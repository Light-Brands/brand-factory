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ind w:left="0" w:firstLine="0"/>
        <w:rPr>
          <w:b w:val="1"/>
          <w:bCs w:val="1"/>
        </w:rPr>
      </w:pPr>
      <w:commentRangeStart w:id="0"/>
      <w:commentRangeStart w:id="1"/>
      <w:r w:rsidDel="00000000" w:rsidR="00000000" w:rsidRPr="00000000">
        <w:rPr>
          <w:b w:val="1"/>
          <w:bCs w:val="1"/>
          <w:rtl w:val="0"/>
        </w:rPr>
        <w:t xml:space="preserve">Email to potential helpers - </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2">
      <w:pPr>
        <w:keepNext w:val="0"/>
        <w:keepLines w:val="0"/>
        <w:ind w:left="0" w:firstLine="0"/>
        <w:rPr/>
      </w:pPr>
      <w:r w:rsidDel="00000000" w:rsidR="00000000" w:rsidRPr="00000000">
        <w:rPr>
          <w:rtl w:val="0"/>
        </w:rPr>
      </w:r>
    </w:p>
    <w:p w:rsidR="00000000" w:rsidDel="00000000" w:rsidP="00000000" w:rsidRDefault="00000000" w:rsidRPr="00000000" w14:paraId="00000003">
      <w:pPr>
        <w:spacing w:after="240" w:before="240" w:lineRule="auto"/>
        <w:ind w:left="0" w:firstLine="0"/>
        <w:rPr/>
      </w:pPr>
      <w:r w:rsidDel="00000000" w:rsidR="00000000" w:rsidRPr="00000000">
        <w:rPr>
          <w:rtl w:val="0"/>
        </w:rPr>
        <w:t xml:space="preserve">Hi friends, </w:t>
      </w:r>
    </w:p>
    <w:p w:rsidR="00000000" w:rsidDel="00000000" w:rsidP="00000000" w:rsidRDefault="00000000" w:rsidRPr="00000000" w14:paraId="00000004">
      <w:pPr>
        <w:spacing w:after="240" w:before="240" w:lineRule="auto"/>
        <w:ind w:left="0" w:firstLine="0"/>
        <w:rPr/>
      </w:pPr>
      <w:r w:rsidDel="00000000" w:rsidR="00000000" w:rsidRPr="00000000">
        <w:rPr>
          <w:rtl w:val="0"/>
        </w:rPr>
        <w:t xml:space="preserve">I’m excited to share that I’m launching a series of recurring live sessions starting in February = weekly gatherings around regenerative capital flows, Planetary Party ecosystem building, and Unified Sanctuaries (a land-based regenerative project), plus monthly non-recorded heartsharing circles. These aren’t webinars - they’re participatory, values-aligned spaces for learning, co-creation, and real systems-building. To do this well, I’m calling in support to help me set up and steward the tech, operations, community, and content side of this ecosystem</w:t>
      </w:r>
    </w:p>
    <w:p w:rsidR="00000000" w:rsidDel="00000000" w:rsidP="00000000" w:rsidRDefault="00000000" w:rsidRPr="00000000" w14:paraId="00000005">
      <w:pPr>
        <w:spacing w:after="240" w:before="240" w:lineRule="auto"/>
        <w:ind w:left="0" w:firstLine="0"/>
        <w:rPr/>
      </w:pPr>
      <w:r w:rsidDel="00000000" w:rsidR="00000000" w:rsidRPr="00000000">
        <w:rPr>
          <w:rtl w:val="0"/>
        </w:rPr>
        <w:t xml:space="preserve">More specifically, I’m looking for </w:t>
      </w:r>
      <w:r w:rsidDel="00000000" w:rsidR="00000000" w:rsidRPr="00000000">
        <w:rPr>
          <w:b w:val="1"/>
          <w:bCs w:val="1"/>
          <w:rtl w:val="0"/>
        </w:rPr>
        <w:t xml:space="preserve">help designing and running a clean, ethical, low-stress tech and operations stack</w:t>
      </w:r>
      <w:r w:rsidDel="00000000" w:rsidR="00000000" w:rsidRPr="00000000">
        <w:rPr>
          <w:rtl w:val="0"/>
        </w:rPr>
        <w:t xml:space="preserve"> - from registration and anti-spam gates, to live room moderation, to publishing replays and nurturing community across Discord, socials, and email. I want this to be privacy-respecting, consent-based, and scalable. Some of this is a one-time setup lift; some is ongoing support.</w:t>
      </w:r>
    </w:p>
    <w:p w:rsidR="00000000" w:rsidDel="00000000" w:rsidP="00000000" w:rsidRDefault="00000000" w:rsidRPr="00000000" w14:paraId="00000006">
      <w:pPr>
        <w:pStyle w:val="Heading3"/>
        <w:keepNext w:val="0"/>
        <w:keepLines w:val="0"/>
        <w:ind w:left="0" w:firstLine="0"/>
        <w:rPr>
          <w:sz w:val="26"/>
          <w:szCs w:val="26"/>
        </w:rPr>
      </w:pPr>
      <w:bookmarkStart w:colFirst="0" w:colLast="0" w:name="_gh0ka1d76i36" w:id="0"/>
      <w:bookmarkEnd w:id="0"/>
      <w:r w:rsidDel="00000000" w:rsidR="00000000" w:rsidRPr="00000000">
        <w:rPr>
          <w:sz w:val="26"/>
          <w:szCs w:val="26"/>
          <w:rtl w:val="0"/>
        </w:rPr>
        <w:t xml:space="preserve">Types of Support &amp; Roles I’m Looking For</w:t>
      </w:r>
    </w:p>
    <w:p w:rsidR="00000000" w:rsidDel="00000000" w:rsidP="00000000" w:rsidRDefault="00000000" w:rsidRPr="00000000" w14:paraId="00000007">
      <w:pPr>
        <w:spacing w:after="240" w:before="240" w:lineRule="auto"/>
        <w:ind w:left="0" w:firstLine="0"/>
        <w:rPr/>
      </w:pPr>
      <w:r w:rsidDel="00000000" w:rsidR="00000000" w:rsidRPr="00000000">
        <w:rPr>
          <w:rtl w:val="0"/>
        </w:rPr>
        <w:t xml:space="preserve">There are a few distinct (and sometimes combinable) kinds of help I’m seeking:</w:t>
      </w:r>
    </w:p>
    <w:p w:rsidR="00000000" w:rsidDel="00000000" w:rsidP="00000000" w:rsidRDefault="00000000" w:rsidRPr="00000000" w14:paraId="00000008">
      <w:pPr>
        <w:numPr>
          <w:ilvl w:val="0"/>
          <w:numId w:val="207"/>
        </w:numPr>
        <w:spacing w:after="0" w:afterAutospacing="0" w:before="240" w:lineRule="auto"/>
        <w:ind w:left="720" w:hanging="360"/>
      </w:pPr>
      <w:r w:rsidDel="00000000" w:rsidR="00000000" w:rsidRPr="00000000">
        <w:rPr>
          <w:b w:val="1"/>
          <w:bCs w:val="1"/>
          <w:rtl w:val="0"/>
        </w:rPr>
        <w:t xml:space="preserve">Tech &amp; Systems Support</w:t>
      </w:r>
      <w:r w:rsidDel="00000000" w:rsidR="00000000" w:rsidRPr="00000000">
        <w:rPr>
          <w:rtl w:val="0"/>
        </w:rPr>
        <w:t xml:space="preserve"> - someone to design and/or maintain the live session infrastructure (registration forms, automations, live rooms, Notion hub, recordings). This is mostly remote, with </w:t>
      </w:r>
      <w:r w:rsidDel="00000000" w:rsidR="00000000" w:rsidRPr="00000000">
        <w:rPr>
          <w:i w:val="1"/>
          <w:iCs w:val="1"/>
          <w:rtl w:val="0"/>
        </w:rPr>
        <w:t xml:space="preserve">optional</w:t>
      </w:r>
      <w:r w:rsidDel="00000000" w:rsidR="00000000" w:rsidRPr="00000000">
        <w:rPr>
          <w:rtl w:val="0"/>
        </w:rPr>
        <w:t xml:space="preserve"> in-person support if you’re local and excited to help set up my physical hosting space.</w:t>
      </w:r>
    </w:p>
    <w:p w:rsidR="00000000" w:rsidDel="00000000" w:rsidP="00000000" w:rsidRDefault="00000000" w:rsidRPr="00000000" w14:paraId="00000009">
      <w:pPr>
        <w:numPr>
          <w:ilvl w:val="0"/>
          <w:numId w:val="207"/>
        </w:numPr>
        <w:spacing w:after="0" w:afterAutospacing="0" w:before="0" w:beforeAutospacing="0" w:lineRule="auto"/>
        <w:ind w:left="720" w:hanging="360"/>
      </w:pPr>
      <w:r w:rsidDel="00000000" w:rsidR="00000000" w:rsidRPr="00000000">
        <w:rPr>
          <w:b w:val="1"/>
          <w:bCs w:val="1"/>
          <w:rtl w:val="0"/>
        </w:rPr>
        <w:t xml:space="preserve">Live Session &amp; Community Support</w:t>
      </w:r>
      <w:r w:rsidDel="00000000" w:rsidR="00000000" w:rsidRPr="00000000">
        <w:rPr>
          <w:rtl w:val="0"/>
        </w:rPr>
        <w:t xml:space="preserve"> - moderators and community stewards who help protect the container during sessions, manage participation flow, and support healthy Discord spaces. This is fully remote and values-aligned facilitation matters as much as technical skill.</w:t>
      </w:r>
    </w:p>
    <w:p w:rsidR="00000000" w:rsidDel="00000000" w:rsidP="00000000" w:rsidRDefault="00000000" w:rsidRPr="00000000" w14:paraId="0000000A">
      <w:pPr>
        <w:numPr>
          <w:ilvl w:val="0"/>
          <w:numId w:val="207"/>
        </w:numPr>
        <w:spacing w:after="0" w:afterAutospacing="0" w:before="0" w:beforeAutospacing="0" w:lineRule="auto"/>
        <w:ind w:left="720" w:hanging="360"/>
      </w:pPr>
      <w:r w:rsidDel="00000000" w:rsidR="00000000" w:rsidRPr="00000000">
        <w:rPr>
          <w:b w:val="1"/>
          <w:bCs w:val="1"/>
          <w:rtl w:val="0"/>
        </w:rPr>
        <w:t xml:space="preserve">Content &amp; Publishing Support</w:t>
      </w:r>
      <w:r w:rsidDel="00000000" w:rsidR="00000000" w:rsidRPr="00000000">
        <w:rPr>
          <w:rtl w:val="0"/>
        </w:rPr>
        <w:t xml:space="preserve"> - help turning live sessions into replays, clips, newsletters, and other shareable resources so the work has a longer tail and reaches beyond who’s live.</w:t>
      </w:r>
    </w:p>
    <w:p w:rsidR="00000000" w:rsidDel="00000000" w:rsidP="00000000" w:rsidRDefault="00000000" w:rsidRPr="00000000" w14:paraId="0000000B">
      <w:pPr>
        <w:numPr>
          <w:ilvl w:val="0"/>
          <w:numId w:val="207"/>
        </w:numPr>
        <w:spacing w:after="0" w:afterAutospacing="0" w:before="0" w:beforeAutospacing="0" w:lineRule="auto"/>
        <w:ind w:left="720" w:hanging="360"/>
      </w:pPr>
      <w:r w:rsidDel="00000000" w:rsidR="00000000" w:rsidRPr="00000000">
        <w:rPr>
          <w:b w:val="1"/>
          <w:bCs w:val="1"/>
          <w:rtl w:val="0"/>
        </w:rPr>
        <w:t xml:space="preserve">Guest / Speaker Coordination &amp; Program Curation</w:t>
      </w:r>
      <w:r w:rsidDel="00000000" w:rsidR="00000000" w:rsidRPr="00000000">
        <w:rPr>
          <w:rtl w:val="0"/>
        </w:rPr>
        <w:t xml:space="preserve"> - support holding relationships with guest contributors, reviewing session proposals, and helping the overall arc of the offerings feel coherent rather than scattered.</w:t>
      </w:r>
    </w:p>
    <w:p w:rsidR="00000000" w:rsidDel="00000000" w:rsidP="00000000" w:rsidRDefault="00000000" w:rsidRPr="00000000" w14:paraId="0000000C">
      <w:pPr>
        <w:numPr>
          <w:ilvl w:val="0"/>
          <w:numId w:val="207"/>
        </w:numPr>
        <w:spacing w:after="0" w:afterAutospacing="0" w:before="0" w:beforeAutospacing="0" w:lineRule="auto"/>
        <w:ind w:left="720" w:hanging="360"/>
      </w:pPr>
      <w:r w:rsidDel="00000000" w:rsidR="00000000" w:rsidRPr="00000000">
        <w:rPr>
          <w:b w:val="1"/>
          <w:bCs w:val="1"/>
          <w:rtl w:val="0"/>
        </w:rPr>
        <w:t xml:space="preserve">Heart-Sharing Facilitation</w:t>
      </w:r>
      <w:r w:rsidDel="00000000" w:rsidR="00000000" w:rsidRPr="00000000">
        <w:rPr>
          <w:rtl w:val="0"/>
        </w:rPr>
        <w:t xml:space="preserve"> - trauma-informed facilitators for the non-recorded circles, held with care and clear boundaries.</w:t>
      </w:r>
    </w:p>
    <w:p w:rsidR="00000000" w:rsidDel="00000000" w:rsidP="00000000" w:rsidRDefault="00000000" w:rsidRPr="00000000" w14:paraId="0000000D">
      <w:pPr>
        <w:numPr>
          <w:ilvl w:val="0"/>
          <w:numId w:val="207"/>
        </w:numPr>
        <w:spacing w:after="240" w:before="0" w:beforeAutospacing="0" w:lineRule="auto"/>
        <w:ind w:left="720" w:hanging="360"/>
      </w:pPr>
      <w:r w:rsidDel="00000000" w:rsidR="00000000" w:rsidRPr="00000000">
        <w:rPr>
          <w:b w:val="1"/>
          <w:bCs w:val="1"/>
          <w:rtl w:val="0"/>
        </w:rPr>
        <w:t xml:space="preserve">Admin &amp; Ops Support</w:t>
      </w:r>
      <w:r w:rsidDel="00000000" w:rsidR="00000000" w:rsidRPr="00000000">
        <w:rPr>
          <w:rtl w:val="0"/>
        </w:rPr>
        <w:t xml:space="preserve"> - someone who can help coordinate roles, timelines, budgets, and payments so I’m not holding everything alone.</w:t>
      </w:r>
    </w:p>
    <w:p w:rsidR="00000000" w:rsidDel="00000000" w:rsidP="00000000" w:rsidRDefault="00000000" w:rsidRPr="00000000" w14:paraId="0000000E">
      <w:pPr>
        <w:spacing w:after="240" w:before="240" w:lineRule="auto"/>
        <w:ind w:left="0" w:firstLine="0"/>
        <w:rPr/>
      </w:pPr>
      <w:r w:rsidDel="00000000" w:rsidR="00000000" w:rsidRPr="00000000">
        <w:rPr>
          <w:rtl w:val="0"/>
        </w:rPr>
        <w:t xml:space="preserve">Some people may want to take on </w:t>
      </w:r>
      <w:r w:rsidDel="00000000" w:rsidR="00000000" w:rsidRPr="00000000">
        <w:rPr>
          <w:rtl w:val="0"/>
        </w:rPr>
        <w:t xml:space="preserve">one focused role; ot</w:t>
      </w:r>
      <w:r w:rsidDel="00000000" w:rsidR="00000000" w:rsidRPr="00000000">
        <w:rPr>
          <w:rtl w:val="0"/>
        </w:rPr>
        <w:t xml:space="preserve">hers might naturally blend a few (for example, moderator + community manager, or tech + automation).</w:t>
      </w:r>
    </w:p>
    <w:p w:rsidR="00000000" w:rsidDel="00000000" w:rsidP="00000000" w:rsidRDefault="00000000" w:rsidRPr="00000000" w14:paraId="0000000F">
      <w:pPr>
        <w:pStyle w:val="Heading3"/>
        <w:keepNext w:val="0"/>
        <w:keepLines w:val="0"/>
        <w:ind w:left="0" w:firstLine="0"/>
        <w:rPr>
          <w:sz w:val="26"/>
          <w:szCs w:val="26"/>
        </w:rPr>
      </w:pPr>
      <w:bookmarkStart w:colFirst="0" w:colLast="0" w:name="_xmjt51m2onju" w:id="1"/>
      <w:bookmarkEnd w:id="1"/>
      <w:r w:rsidDel="00000000" w:rsidR="00000000" w:rsidRPr="00000000">
        <w:rPr>
          <w:sz w:val="26"/>
          <w:szCs w:val="26"/>
          <w:rtl w:val="0"/>
        </w:rPr>
        <w:t xml:space="preserve">How I’m Inviting Support</w:t>
      </w:r>
    </w:p>
    <w:p w:rsidR="00000000" w:rsidDel="00000000" w:rsidP="00000000" w:rsidRDefault="00000000" w:rsidRPr="00000000" w14:paraId="00000010">
      <w:pPr>
        <w:spacing w:after="240" w:before="240" w:lineRule="auto"/>
        <w:ind w:left="0" w:firstLine="0"/>
        <w:rPr/>
      </w:pPr>
      <w:r w:rsidDel="00000000" w:rsidR="00000000" w:rsidRPr="00000000">
        <w:rPr>
          <w:rtl w:val="0"/>
        </w:rPr>
        <w:t xml:space="preserve">If any part of this lights you up, I’d love to explore it together. I’m asking anyone interested to share:</w:t>
      </w:r>
    </w:p>
    <w:p w:rsidR="00000000" w:rsidDel="00000000" w:rsidP="00000000" w:rsidRDefault="00000000" w:rsidRPr="00000000" w14:paraId="00000011">
      <w:pPr>
        <w:numPr>
          <w:ilvl w:val="0"/>
          <w:numId w:val="95"/>
        </w:numPr>
        <w:spacing w:after="0" w:afterAutospacing="0" w:before="240" w:lineRule="auto"/>
        <w:ind w:left="720" w:hanging="360"/>
      </w:pPr>
      <w:r w:rsidDel="00000000" w:rsidR="00000000" w:rsidRPr="00000000">
        <w:rPr>
          <w:rtl w:val="0"/>
        </w:rPr>
        <w:t xml:space="preserve">what role(s) they’d be excited to support</w:t>
      </w:r>
    </w:p>
    <w:p w:rsidR="00000000" w:rsidDel="00000000" w:rsidP="00000000" w:rsidRDefault="00000000" w:rsidRPr="00000000" w14:paraId="00000012">
      <w:pPr>
        <w:numPr>
          <w:ilvl w:val="0"/>
          <w:numId w:val="95"/>
        </w:numPr>
        <w:spacing w:after="0" w:afterAutospacing="0" w:before="0" w:beforeAutospacing="0" w:lineRule="auto"/>
        <w:ind w:left="720" w:hanging="360"/>
      </w:pPr>
      <w:r w:rsidDel="00000000" w:rsidR="00000000" w:rsidRPr="00000000">
        <w:rPr>
          <w:rtl w:val="0"/>
        </w:rPr>
        <w:t xml:space="preserve">how much time/energy they realistically have</w:t>
      </w:r>
    </w:p>
    <w:p w:rsidR="00000000" w:rsidDel="00000000" w:rsidP="00000000" w:rsidRDefault="00000000" w:rsidRPr="00000000" w14:paraId="00000013">
      <w:pPr>
        <w:numPr>
          <w:ilvl w:val="0"/>
          <w:numId w:val="95"/>
        </w:numPr>
        <w:spacing w:after="0" w:afterAutospacing="0" w:before="0" w:beforeAutospacing="0" w:lineRule="auto"/>
        <w:ind w:left="720" w:hanging="360"/>
      </w:pPr>
      <w:r w:rsidDel="00000000" w:rsidR="00000000" w:rsidRPr="00000000">
        <w:rPr>
          <w:rtl w:val="0"/>
        </w:rPr>
        <w:t xml:space="preserve">and what funding they’d need to do the work well (project-based, hourly, or monthly)</w:t>
      </w:r>
    </w:p>
    <w:p w:rsidR="00000000" w:rsidDel="00000000" w:rsidP="00000000" w:rsidRDefault="00000000" w:rsidRPr="00000000" w14:paraId="00000014">
      <w:pPr>
        <w:numPr>
          <w:ilvl w:val="0"/>
          <w:numId w:val="95"/>
        </w:numPr>
        <w:spacing w:after="240" w:before="0" w:beforeAutospacing="0" w:lineRule="auto"/>
        <w:ind w:left="720" w:hanging="360"/>
        <w:rPr>
          <w:u w:val="none"/>
        </w:rPr>
      </w:pPr>
      <w:r w:rsidDel="00000000" w:rsidR="00000000" w:rsidRPr="00000000">
        <w:rPr>
          <w:rtl w:val="0"/>
        </w:rPr>
        <w:t xml:space="preserve">Or, if you’re not interested / don't have the capacity, do you recommend anyone who could help? </w:t>
      </w:r>
    </w:p>
    <w:p w:rsidR="00000000" w:rsidDel="00000000" w:rsidP="00000000" w:rsidRDefault="00000000" w:rsidRPr="00000000" w14:paraId="00000015">
      <w:pPr>
        <w:spacing w:after="240" w:before="240" w:lineRule="auto"/>
        <w:ind w:left="0" w:firstLine="0"/>
        <w:rPr/>
      </w:pPr>
      <w:r w:rsidDel="00000000" w:rsidR="00000000" w:rsidRPr="00000000">
        <w:rPr>
          <w:rtl w:val="0"/>
        </w:rPr>
        <w:t xml:space="preserve">Thank you gaias :) </w:t>
      </w:r>
    </w:p>
    <w:p w:rsidR="00000000" w:rsidDel="00000000" w:rsidP="00000000" w:rsidRDefault="00000000" w:rsidRPr="00000000" w14:paraId="00000016">
      <w:pPr>
        <w:keepNext w:val="0"/>
        <w:keepLines w:val="0"/>
        <w:ind w:left="0" w:firstLine="0"/>
        <w:rPr/>
      </w:pPr>
      <w:r w:rsidDel="00000000" w:rsidR="00000000" w:rsidRPr="00000000">
        <w:rPr>
          <w:rtl w:val="0"/>
        </w:rPr>
      </w:r>
    </w:p>
    <w:p w:rsidR="00000000" w:rsidDel="00000000" w:rsidP="00000000" w:rsidRDefault="00000000" w:rsidRPr="00000000" w14:paraId="00000017">
      <w:pPr>
        <w:pStyle w:val="Heading1"/>
        <w:keepNext w:val="0"/>
        <w:keepLines w:val="0"/>
        <w:ind w:left="0" w:firstLine="0"/>
        <w:rPr>
          <w:sz w:val="46"/>
          <w:szCs w:val="46"/>
        </w:rPr>
      </w:pPr>
      <w:bookmarkStart w:colFirst="0" w:colLast="0" w:name="_4uh67dc6lgjq" w:id="2"/>
      <w:bookmarkEnd w:id="2"/>
      <w:r w:rsidDel="00000000" w:rsidR="00000000" w:rsidRPr="00000000">
        <w:rPr>
          <w:rtl w:val="0"/>
        </w:rPr>
      </w:r>
    </w:p>
    <w:p w:rsidR="00000000" w:rsidDel="00000000" w:rsidP="00000000" w:rsidRDefault="00000000" w:rsidRPr="00000000" w14:paraId="00000018">
      <w:pPr>
        <w:pStyle w:val="Heading1"/>
        <w:keepNext w:val="0"/>
        <w:keepLines w:val="0"/>
        <w:ind w:left="0" w:firstLine="0"/>
        <w:rPr>
          <w:sz w:val="46"/>
          <w:szCs w:val="46"/>
        </w:rPr>
      </w:pPr>
      <w:bookmarkStart w:colFirst="0" w:colLast="0" w:name="_tzo2qsnmg54e" w:id="3"/>
      <w:bookmarkEnd w:id="3"/>
      <w:r w:rsidDel="00000000" w:rsidR="00000000" w:rsidRPr="00000000">
        <w:rPr>
          <w:sz w:val="46"/>
          <w:szCs w:val="46"/>
          <w:rtl w:val="0"/>
        </w:rPr>
        <w:t xml:space="preserve">INTENTION &amp; TECHNICAL NEEDS </w:t>
      </w:r>
    </w:p>
    <w:p w:rsidR="00000000" w:rsidDel="00000000" w:rsidP="00000000" w:rsidRDefault="00000000" w:rsidRPr="00000000" w14:paraId="00000019">
      <w:pPr>
        <w:pStyle w:val="Heading3"/>
        <w:keepNext w:val="0"/>
        <w:keepLines w:val="0"/>
        <w:ind w:left="0" w:firstLine="0"/>
        <w:rPr>
          <w:sz w:val="26"/>
          <w:szCs w:val="26"/>
        </w:rPr>
      </w:pPr>
      <w:bookmarkStart w:colFirst="0" w:colLast="0" w:name="_qzmm2s5m4l6o" w:id="4"/>
      <w:bookmarkEnd w:id="4"/>
      <w:r w:rsidDel="00000000" w:rsidR="00000000" w:rsidRPr="00000000">
        <w:rPr>
          <w:sz w:val="26"/>
          <w:szCs w:val="26"/>
          <w:rtl w:val="0"/>
        </w:rPr>
        <w:t xml:space="preserve">Project Summary:</w:t>
      </w:r>
    </w:p>
    <w:p w:rsidR="00000000" w:rsidDel="00000000" w:rsidP="00000000" w:rsidRDefault="00000000" w:rsidRPr="00000000" w14:paraId="0000001A">
      <w:pPr>
        <w:spacing w:after="240" w:before="240" w:lineRule="auto"/>
        <w:ind w:left="0" w:firstLine="0"/>
        <w:rPr/>
      </w:pPr>
      <w:r w:rsidDel="00000000" w:rsidR="00000000" w:rsidRPr="00000000">
        <w:rPr>
          <w:rtl w:val="0"/>
        </w:rPr>
        <w:t xml:space="preserve">I am launching a recurring, values-aligned live program with multiple weekly sessions focused on:</w:t>
      </w:r>
    </w:p>
    <w:p w:rsidR="00000000" w:rsidDel="00000000" w:rsidP="00000000" w:rsidRDefault="00000000" w:rsidRPr="00000000" w14:paraId="0000001B">
      <w:pPr>
        <w:numPr>
          <w:ilvl w:val="0"/>
          <w:numId w:val="170"/>
        </w:numPr>
        <w:spacing w:after="0" w:before="480" w:lineRule="auto"/>
        <w:ind w:left="720" w:hanging="360"/>
        <w:rPr/>
      </w:pPr>
      <w:r w:rsidDel="00000000" w:rsidR="00000000" w:rsidRPr="00000000">
        <w:rPr>
          <w:rtl w:val="0"/>
        </w:rPr>
        <w:t xml:space="preserve">Mondays: Regenerative capital flows (unlocking capital for grassroots communities)</w:t>
      </w:r>
    </w:p>
    <w:p w:rsidR="00000000" w:rsidDel="00000000" w:rsidP="00000000" w:rsidRDefault="00000000" w:rsidRPr="00000000" w14:paraId="0000001C">
      <w:pPr>
        <w:numPr>
          <w:ilvl w:val="0"/>
          <w:numId w:val="170"/>
        </w:numPr>
        <w:spacing w:after="0" w:before="0" w:lineRule="auto"/>
        <w:ind w:left="720" w:hanging="360"/>
        <w:rPr/>
      </w:pPr>
      <w:r w:rsidDel="00000000" w:rsidR="00000000" w:rsidRPr="00000000">
        <w:rPr>
          <w:rtl w:val="0"/>
        </w:rPr>
        <w:t xml:space="preserve">Wednesdays: The Planetary Party (bioregional coordination, culture, governance, regenerative finance)</w:t>
      </w:r>
    </w:p>
    <w:p w:rsidR="00000000" w:rsidDel="00000000" w:rsidP="00000000" w:rsidRDefault="00000000" w:rsidRPr="00000000" w14:paraId="0000001D">
      <w:pPr>
        <w:numPr>
          <w:ilvl w:val="0"/>
          <w:numId w:val="170"/>
        </w:numPr>
        <w:spacing w:after="0" w:before="0" w:lineRule="auto"/>
        <w:ind w:left="720" w:hanging="360"/>
        <w:rPr/>
      </w:pPr>
      <w:r w:rsidDel="00000000" w:rsidR="00000000" w:rsidRPr="00000000">
        <w:rPr>
          <w:rtl w:val="0"/>
        </w:rPr>
        <w:t xml:space="preserve">Fridays: Unified Sanctuaries (land stewardship, regenerative community, trust models)</w:t>
      </w:r>
    </w:p>
    <w:p w:rsidR="00000000" w:rsidDel="00000000" w:rsidP="00000000" w:rsidRDefault="00000000" w:rsidRPr="00000000" w14:paraId="0000001E">
      <w:pPr>
        <w:numPr>
          <w:ilvl w:val="0"/>
          <w:numId w:val="170"/>
        </w:numPr>
        <w:spacing w:after="480" w:before="0" w:lineRule="auto"/>
        <w:ind w:left="720" w:hanging="360"/>
        <w:rPr/>
      </w:pPr>
      <w:r w:rsidDel="00000000" w:rsidR="00000000" w:rsidRPr="00000000">
        <w:rPr>
          <w:rtl w:val="0"/>
        </w:rPr>
        <w:t xml:space="preserve">Monthly: Heartsharing + grounding circles (non-recorded sacred container)</w:t>
      </w:r>
    </w:p>
    <w:p w:rsidR="00000000" w:rsidDel="00000000" w:rsidP="00000000" w:rsidRDefault="00000000" w:rsidRPr="00000000" w14:paraId="0000001F">
      <w:pPr>
        <w:spacing w:after="240" w:before="240" w:lineRule="auto"/>
        <w:ind w:left="0" w:firstLine="0"/>
        <w:rPr/>
      </w:pPr>
      <w:r w:rsidDel="00000000" w:rsidR="00000000" w:rsidRPr="00000000">
        <w:rPr>
          <w:rtl w:val="0"/>
        </w:rPr>
        <w:t xml:space="preserve">These sessions are intended to be:</w:t>
      </w:r>
    </w:p>
    <w:p w:rsidR="00000000" w:rsidDel="00000000" w:rsidP="00000000" w:rsidRDefault="00000000" w:rsidRPr="00000000" w14:paraId="00000020">
      <w:pPr>
        <w:numPr>
          <w:ilvl w:val="0"/>
          <w:numId w:val="138"/>
        </w:numPr>
        <w:spacing w:after="0" w:before="480" w:lineRule="auto"/>
        <w:ind w:left="720" w:hanging="360"/>
        <w:rPr/>
      </w:pPr>
      <w:r w:rsidDel="00000000" w:rsidR="00000000" w:rsidRPr="00000000">
        <w:rPr>
          <w:rtl w:val="0"/>
        </w:rPr>
        <w:t xml:space="preserve">Participatory (people can speak, share video, or just listen)</w:t>
      </w:r>
    </w:p>
    <w:p w:rsidR="00000000" w:rsidDel="00000000" w:rsidP="00000000" w:rsidRDefault="00000000" w:rsidRPr="00000000" w14:paraId="00000021">
      <w:pPr>
        <w:numPr>
          <w:ilvl w:val="0"/>
          <w:numId w:val="138"/>
        </w:numPr>
        <w:spacing w:after="0" w:before="0" w:lineRule="auto"/>
        <w:ind w:left="720" w:hanging="360"/>
        <w:rPr/>
      </w:pPr>
      <w:r w:rsidDel="00000000" w:rsidR="00000000" w:rsidRPr="00000000">
        <w:rPr>
          <w:rtl w:val="0"/>
        </w:rPr>
        <w:t xml:space="preserve">Intentional (registration required to prevent spam and disruption)</w:t>
      </w:r>
    </w:p>
    <w:p w:rsidR="00000000" w:rsidDel="00000000" w:rsidP="00000000" w:rsidRDefault="00000000" w:rsidRPr="00000000" w14:paraId="00000022">
      <w:pPr>
        <w:numPr>
          <w:ilvl w:val="0"/>
          <w:numId w:val="138"/>
        </w:numPr>
        <w:spacing w:after="0" w:before="0" w:lineRule="auto"/>
        <w:ind w:left="720" w:hanging="360"/>
        <w:rPr/>
      </w:pPr>
      <w:r w:rsidDel="00000000" w:rsidR="00000000" w:rsidRPr="00000000">
        <w:rPr>
          <w:rtl w:val="0"/>
        </w:rPr>
        <w:t xml:space="preserve">Co-creative (people can apply to offer presentations or education)</w:t>
      </w:r>
    </w:p>
    <w:p w:rsidR="00000000" w:rsidDel="00000000" w:rsidP="00000000" w:rsidRDefault="00000000" w:rsidRPr="00000000" w14:paraId="00000023">
      <w:pPr>
        <w:numPr>
          <w:ilvl w:val="0"/>
          <w:numId w:val="138"/>
        </w:numPr>
        <w:spacing w:after="0" w:before="0" w:lineRule="auto"/>
        <w:ind w:left="720" w:hanging="360"/>
        <w:rPr/>
      </w:pPr>
      <w:r w:rsidDel="00000000" w:rsidR="00000000" w:rsidRPr="00000000">
        <w:rPr>
          <w:rtl w:val="0"/>
        </w:rPr>
        <w:t xml:space="preserve">Discoverable (published afterward so others can join later or watch replays)</w:t>
      </w:r>
    </w:p>
    <w:p w:rsidR="00000000" w:rsidDel="00000000" w:rsidP="00000000" w:rsidRDefault="00000000" w:rsidRPr="00000000" w14:paraId="00000024">
      <w:pPr>
        <w:numPr>
          <w:ilvl w:val="0"/>
          <w:numId w:val="138"/>
        </w:numPr>
        <w:spacing w:after="480" w:before="0" w:lineRule="auto"/>
        <w:ind w:left="720" w:hanging="360"/>
        <w:rPr/>
      </w:pPr>
      <w:r w:rsidDel="00000000" w:rsidR="00000000" w:rsidRPr="00000000">
        <w:rPr>
          <w:rtl w:val="0"/>
        </w:rPr>
        <w:t xml:space="preserve">Values-aligned (strong data privacy, ethical tech choices, no exploitative media rights clauses)</w:t>
      </w:r>
    </w:p>
    <w:p w:rsidR="00000000" w:rsidDel="00000000" w:rsidP="00000000" w:rsidRDefault="00000000" w:rsidRPr="00000000" w14:paraId="00000025">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ind w:left="0" w:firstLine="0"/>
        <w:rPr>
          <w:sz w:val="26"/>
          <w:szCs w:val="26"/>
        </w:rPr>
      </w:pPr>
      <w:bookmarkStart w:colFirst="0" w:colLast="0" w:name="_v9zzdad0ep6k" w:id="5"/>
      <w:bookmarkEnd w:id="5"/>
      <w:r w:rsidDel="00000000" w:rsidR="00000000" w:rsidRPr="00000000">
        <w:rPr>
          <w:sz w:val="26"/>
          <w:szCs w:val="26"/>
          <w:rtl w:val="0"/>
        </w:rPr>
        <w:t xml:space="preserve">Core Functional Requirements:</w:t>
      </w:r>
    </w:p>
    <w:p w:rsidR="00000000" w:rsidDel="00000000" w:rsidP="00000000" w:rsidRDefault="00000000" w:rsidRPr="00000000" w14:paraId="00000027">
      <w:pPr>
        <w:pStyle w:val="Heading4"/>
        <w:keepNext w:val="0"/>
        <w:keepLines w:val="0"/>
        <w:ind w:left="0" w:firstLine="0"/>
        <w:rPr>
          <w:sz w:val="22"/>
          <w:szCs w:val="22"/>
        </w:rPr>
      </w:pPr>
      <w:bookmarkStart w:colFirst="0" w:colLast="0" w:name="_bu2odti9l7hc" w:id="6"/>
      <w:bookmarkEnd w:id="6"/>
      <w:r w:rsidDel="00000000" w:rsidR="00000000" w:rsidRPr="00000000">
        <w:rPr>
          <w:sz w:val="22"/>
          <w:szCs w:val="22"/>
          <w:rtl w:val="0"/>
        </w:rPr>
        <w:t xml:space="preserve">1. Registration &amp; Anti-Spam Gate</w:t>
      </w:r>
    </w:p>
    <w:p w:rsidR="00000000" w:rsidDel="00000000" w:rsidP="00000000" w:rsidRDefault="00000000" w:rsidRPr="00000000" w14:paraId="00000028">
      <w:pPr>
        <w:numPr>
          <w:ilvl w:val="0"/>
          <w:numId w:val="125"/>
        </w:numPr>
        <w:spacing w:after="0" w:before="480" w:lineRule="auto"/>
        <w:ind w:left="720" w:hanging="360"/>
        <w:rPr/>
      </w:pPr>
      <w:r w:rsidDel="00000000" w:rsidR="00000000" w:rsidRPr="00000000">
        <w:rPr>
          <w:rtl w:val="0"/>
        </w:rPr>
        <w:t xml:space="preserve">People must register before joining sessions</w:t>
      </w:r>
    </w:p>
    <w:p w:rsidR="00000000" w:rsidDel="00000000" w:rsidP="00000000" w:rsidRDefault="00000000" w:rsidRPr="00000000" w14:paraId="00000029">
      <w:pPr>
        <w:numPr>
          <w:ilvl w:val="0"/>
          <w:numId w:val="125"/>
        </w:numPr>
        <w:spacing w:after="0" w:before="0" w:lineRule="auto"/>
        <w:ind w:left="720" w:hanging="360"/>
        <w:rPr/>
      </w:pPr>
      <w:r w:rsidDel="00000000" w:rsidR="00000000" w:rsidRPr="00000000">
        <w:rPr>
          <w:rtl w:val="0"/>
        </w:rPr>
        <w:t xml:space="preserve">I want basic screening (intentionality, agreements, consent to recording)</w:t>
      </w:r>
    </w:p>
    <w:p w:rsidR="00000000" w:rsidDel="00000000" w:rsidP="00000000" w:rsidRDefault="00000000" w:rsidRPr="00000000" w14:paraId="0000002A">
      <w:pPr>
        <w:numPr>
          <w:ilvl w:val="0"/>
          <w:numId w:val="125"/>
        </w:numPr>
        <w:spacing w:after="0" w:before="0" w:lineRule="auto"/>
        <w:ind w:left="720" w:hanging="360"/>
        <w:rPr/>
      </w:pPr>
      <w:r w:rsidDel="00000000" w:rsidR="00000000" w:rsidRPr="00000000">
        <w:rPr>
          <w:rtl w:val="0"/>
        </w:rPr>
        <w:t xml:space="preserve">Ideally auto-approve or auto-email room links to avoid manual bottlenecks</w:t>
      </w:r>
    </w:p>
    <w:p w:rsidR="00000000" w:rsidDel="00000000" w:rsidP="00000000" w:rsidRDefault="00000000" w:rsidRPr="00000000" w14:paraId="0000002B">
      <w:pPr>
        <w:numPr>
          <w:ilvl w:val="0"/>
          <w:numId w:val="125"/>
        </w:numPr>
        <w:spacing w:after="0" w:before="0" w:lineRule="auto"/>
        <w:ind w:left="720" w:hanging="360"/>
        <w:rPr/>
      </w:pPr>
      <w:r w:rsidDel="00000000" w:rsidR="00000000" w:rsidRPr="00000000">
        <w:rPr>
          <w:rtl w:val="0"/>
        </w:rPr>
        <w:t xml:space="preserve">I need a way to prevent last-minute chaos if 30+ people register</w:t>
      </w:r>
    </w:p>
    <w:p w:rsidR="00000000" w:rsidDel="00000000" w:rsidP="00000000" w:rsidRDefault="00000000" w:rsidRPr="00000000" w14:paraId="0000002C">
      <w:pPr>
        <w:numPr>
          <w:ilvl w:val="0"/>
          <w:numId w:val="125"/>
        </w:numPr>
        <w:spacing w:after="480" w:before="0" w:lineRule="auto"/>
        <w:ind w:left="720" w:hanging="360"/>
        <w:rPr/>
      </w:pPr>
      <w:r w:rsidDel="00000000" w:rsidR="00000000" w:rsidRPr="00000000">
        <w:rPr>
          <w:rtl w:val="0"/>
        </w:rPr>
        <w:t xml:space="preserve">I want to retain the ability to manually block or remove disruptive users</w:t>
        <w:br w:type="textWrapping"/>
      </w:r>
    </w:p>
    <w:p w:rsidR="00000000" w:rsidDel="00000000" w:rsidP="00000000" w:rsidRDefault="00000000" w:rsidRPr="00000000" w14:paraId="0000002D">
      <w:pPr>
        <w:pStyle w:val="Heading4"/>
        <w:keepNext w:val="0"/>
        <w:keepLines w:val="0"/>
        <w:ind w:left="0" w:firstLine="0"/>
        <w:rPr>
          <w:sz w:val="22"/>
          <w:szCs w:val="22"/>
        </w:rPr>
      </w:pPr>
      <w:bookmarkStart w:colFirst="0" w:colLast="0" w:name="_gi4j7w5yye5w" w:id="7"/>
      <w:bookmarkEnd w:id="7"/>
      <w:r w:rsidDel="00000000" w:rsidR="00000000" w:rsidRPr="00000000">
        <w:rPr>
          <w:sz w:val="22"/>
          <w:szCs w:val="22"/>
          <w:rtl w:val="0"/>
        </w:rPr>
        <w:t xml:space="preserve">2. Live Room Experience (Non-Zoom)</w:t>
      </w:r>
    </w:p>
    <w:p w:rsidR="00000000" w:rsidDel="00000000" w:rsidP="00000000" w:rsidRDefault="00000000" w:rsidRPr="00000000" w14:paraId="0000002E">
      <w:pPr>
        <w:numPr>
          <w:ilvl w:val="0"/>
          <w:numId w:val="194"/>
        </w:numPr>
        <w:spacing w:after="0" w:before="480" w:lineRule="auto"/>
        <w:ind w:left="720" w:hanging="360"/>
        <w:rPr/>
      </w:pPr>
      <w:r w:rsidDel="00000000" w:rsidR="00000000" w:rsidRPr="00000000">
        <w:rPr>
          <w:rtl w:val="0"/>
        </w:rPr>
        <w:t xml:space="preserve">Open-source or privacy-respecting platform</w:t>
        <w:br w:type="textWrapping"/>
      </w:r>
    </w:p>
    <w:p w:rsidR="00000000" w:rsidDel="00000000" w:rsidP="00000000" w:rsidRDefault="00000000" w:rsidRPr="00000000" w14:paraId="0000002F">
      <w:pPr>
        <w:numPr>
          <w:ilvl w:val="0"/>
          <w:numId w:val="194"/>
        </w:numPr>
        <w:spacing w:after="0" w:before="0" w:lineRule="auto"/>
        <w:ind w:left="720" w:hanging="360"/>
        <w:rPr/>
      </w:pPr>
      <w:r w:rsidDel="00000000" w:rsidR="00000000" w:rsidRPr="00000000">
        <w:rPr>
          <w:rtl w:val="0"/>
        </w:rPr>
        <w:t xml:space="preserve">Video on/off, audio participation, chat</w:t>
        <w:br w:type="textWrapping"/>
      </w:r>
    </w:p>
    <w:p w:rsidR="00000000" w:rsidDel="00000000" w:rsidP="00000000" w:rsidRDefault="00000000" w:rsidRPr="00000000" w14:paraId="00000030">
      <w:pPr>
        <w:numPr>
          <w:ilvl w:val="0"/>
          <w:numId w:val="194"/>
        </w:numPr>
        <w:spacing w:after="0" w:before="0" w:lineRule="auto"/>
        <w:ind w:left="720" w:hanging="360"/>
        <w:rPr/>
      </w:pPr>
      <w:r w:rsidDel="00000000" w:rsidR="00000000" w:rsidRPr="00000000">
        <w:rPr>
          <w:rtl w:val="0"/>
        </w:rPr>
        <w:t xml:space="preserve">Ability to:</w:t>
        <w:br w:type="textWrapping"/>
      </w:r>
    </w:p>
    <w:p w:rsidR="00000000" w:rsidDel="00000000" w:rsidP="00000000" w:rsidRDefault="00000000" w:rsidRPr="00000000" w14:paraId="00000031">
      <w:pPr>
        <w:numPr>
          <w:ilvl w:val="1"/>
          <w:numId w:val="194"/>
        </w:numPr>
        <w:spacing w:after="0" w:before="0" w:lineRule="auto"/>
        <w:ind w:left="1440" w:hanging="360"/>
        <w:rPr/>
      </w:pPr>
      <w:r w:rsidDel="00000000" w:rsidR="00000000" w:rsidRPr="00000000">
        <w:rPr>
          <w:rtl w:val="0"/>
        </w:rPr>
        <w:t xml:space="preserve">Mute all on entry</w:t>
      </w:r>
    </w:p>
    <w:p w:rsidR="00000000" w:rsidDel="00000000" w:rsidP="00000000" w:rsidRDefault="00000000" w:rsidRPr="00000000" w14:paraId="00000032">
      <w:pPr>
        <w:numPr>
          <w:ilvl w:val="1"/>
          <w:numId w:val="194"/>
        </w:numPr>
        <w:spacing w:after="0" w:before="0" w:lineRule="auto"/>
        <w:ind w:left="1440" w:hanging="360"/>
        <w:rPr/>
      </w:pPr>
      <w:r w:rsidDel="00000000" w:rsidR="00000000" w:rsidRPr="00000000">
        <w:rPr>
          <w:rtl w:val="0"/>
        </w:rPr>
        <w:t xml:space="preserve">Control who can unmute</w:t>
      </w:r>
    </w:p>
    <w:p w:rsidR="00000000" w:rsidDel="00000000" w:rsidP="00000000" w:rsidRDefault="00000000" w:rsidRPr="00000000" w14:paraId="00000033">
      <w:pPr>
        <w:numPr>
          <w:ilvl w:val="1"/>
          <w:numId w:val="194"/>
        </w:numPr>
        <w:spacing w:after="0" w:before="0" w:lineRule="auto"/>
        <w:ind w:left="1440" w:hanging="360"/>
        <w:rPr/>
      </w:pPr>
      <w:r w:rsidDel="00000000" w:rsidR="00000000" w:rsidRPr="00000000">
        <w:rPr>
          <w:rtl w:val="0"/>
        </w:rPr>
        <w:t xml:space="preserve">Spotlight speakers</w:t>
      </w:r>
    </w:p>
    <w:p w:rsidR="00000000" w:rsidDel="00000000" w:rsidP="00000000" w:rsidRDefault="00000000" w:rsidRPr="00000000" w14:paraId="00000034">
      <w:pPr>
        <w:numPr>
          <w:ilvl w:val="1"/>
          <w:numId w:val="194"/>
        </w:numPr>
        <w:spacing w:after="0" w:before="0" w:lineRule="auto"/>
        <w:ind w:left="1440" w:hanging="360"/>
        <w:rPr/>
      </w:pPr>
      <w:r w:rsidDel="00000000" w:rsidR="00000000" w:rsidRPr="00000000">
        <w:rPr>
          <w:rtl w:val="0"/>
        </w:rPr>
        <w:t xml:space="preserve">Lock the room after session starts</w:t>
      </w:r>
    </w:p>
    <w:p w:rsidR="00000000" w:rsidDel="00000000" w:rsidP="00000000" w:rsidRDefault="00000000" w:rsidRPr="00000000" w14:paraId="00000035">
      <w:pPr>
        <w:numPr>
          <w:ilvl w:val="1"/>
          <w:numId w:val="194"/>
        </w:numPr>
        <w:spacing w:after="0" w:before="0" w:lineRule="auto"/>
        <w:ind w:left="1440" w:hanging="360"/>
        <w:rPr/>
      </w:pPr>
      <w:r w:rsidDel="00000000" w:rsidR="00000000" w:rsidRPr="00000000">
        <w:rPr>
          <w:rtl w:val="0"/>
        </w:rPr>
        <w:t xml:space="preserve">Remove disruptive users</w:t>
        <w:br w:type="textWrapping"/>
      </w:r>
    </w:p>
    <w:p w:rsidR="00000000" w:rsidDel="00000000" w:rsidP="00000000" w:rsidRDefault="00000000" w:rsidRPr="00000000" w14:paraId="00000036">
      <w:pPr>
        <w:numPr>
          <w:ilvl w:val="0"/>
          <w:numId w:val="194"/>
        </w:numPr>
        <w:spacing w:after="480" w:before="0" w:lineRule="auto"/>
        <w:ind w:left="720" w:hanging="360"/>
        <w:rPr/>
      </w:pPr>
      <w:r w:rsidDel="00000000" w:rsidR="00000000" w:rsidRPr="00000000">
        <w:rPr>
          <w:rtl w:val="0"/>
        </w:rPr>
        <w:t xml:space="preserve">Recording capability (for most sessions, but not grief circles)</w:t>
        <w:br w:type="textWrapping"/>
      </w:r>
    </w:p>
    <w:p w:rsidR="00000000" w:rsidDel="00000000" w:rsidP="00000000" w:rsidRDefault="00000000" w:rsidRPr="00000000" w14:paraId="00000037">
      <w:pPr>
        <w:pStyle w:val="Heading4"/>
        <w:keepNext w:val="0"/>
        <w:keepLines w:val="0"/>
        <w:ind w:left="0" w:firstLine="0"/>
        <w:rPr>
          <w:sz w:val="22"/>
          <w:szCs w:val="22"/>
        </w:rPr>
      </w:pPr>
      <w:bookmarkStart w:colFirst="0" w:colLast="0" w:name="_cz2ctw6c17as" w:id="8"/>
      <w:bookmarkEnd w:id="8"/>
      <w:r w:rsidDel="00000000" w:rsidR="00000000" w:rsidRPr="00000000">
        <w:rPr>
          <w:sz w:val="22"/>
          <w:szCs w:val="22"/>
          <w:rtl w:val="0"/>
        </w:rPr>
        <w:t xml:space="preserve">3. Speaker / Educator Intake</w:t>
      </w:r>
    </w:p>
    <w:p w:rsidR="00000000" w:rsidDel="00000000" w:rsidP="00000000" w:rsidRDefault="00000000" w:rsidRPr="00000000" w14:paraId="00000038">
      <w:pPr>
        <w:numPr>
          <w:ilvl w:val="0"/>
          <w:numId w:val="179"/>
        </w:numPr>
        <w:spacing w:after="0" w:before="720" w:lineRule="auto"/>
        <w:ind w:left="720" w:hanging="360"/>
        <w:rPr/>
      </w:pPr>
      <w:r w:rsidDel="00000000" w:rsidR="00000000" w:rsidRPr="00000000">
        <w:rPr>
          <w:rtl w:val="0"/>
        </w:rPr>
        <w:t xml:space="preserve">Separate form where people can propose:</w:t>
        <w:br w:type="textWrapping"/>
      </w:r>
    </w:p>
    <w:p w:rsidR="00000000" w:rsidDel="00000000" w:rsidP="00000000" w:rsidRDefault="00000000" w:rsidRPr="00000000" w14:paraId="00000039">
      <w:pPr>
        <w:numPr>
          <w:ilvl w:val="1"/>
          <w:numId w:val="179"/>
        </w:numPr>
        <w:spacing w:after="0" w:before="0" w:lineRule="auto"/>
        <w:ind w:left="1440" w:hanging="360"/>
        <w:rPr/>
      </w:pPr>
      <w:r w:rsidDel="00000000" w:rsidR="00000000" w:rsidRPr="00000000">
        <w:rPr>
          <w:rtl w:val="0"/>
        </w:rPr>
        <w:t xml:space="preserve">Topics</w:t>
      </w:r>
    </w:p>
    <w:p w:rsidR="00000000" w:rsidDel="00000000" w:rsidP="00000000" w:rsidRDefault="00000000" w:rsidRPr="00000000" w14:paraId="0000003A">
      <w:pPr>
        <w:numPr>
          <w:ilvl w:val="1"/>
          <w:numId w:val="179"/>
        </w:numPr>
        <w:spacing w:after="0" w:before="0" w:lineRule="auto"/>
        <w:ind w:left="1440" w:hanging="360"/>
        <w:rPr/>
      </w:pPr>
      <w:r w:rsidDel="00000000" w:rsidR="00000000" w:rsidRPr="00000000">
        <w:rPr>
          <w:rtl w:val="0"/>
        </w:rPr>
        <w:t xml:space="preserve">Which day (Mon/Wed/Fri)</w:t>
      </w:r>
    </w:p>
    <w:p w:rsidR="00000000" w:rsidDel="00000000" w:rsidP="00000000" w:rsidRDefault="00000000" w:rsidRPr="00000000" w14:paraId="0000003B">
      <w:pPr>
        <w:numPr>
          <w:ilvl w:val="1"/>
          <w:numId w:val="179"/>
        </w:numPr>
        <w:spacing w:after="0" w:before="0" w:lineRule="auto"/>
        <w:ind w:left="1440" w:hanging="360"/>
        <w:rPr/>
      </w:pPr>
      <w:r w:rsidDel="00000000" w:rsidR="00000000" w:rsidRPr="00000000">
        <w:rPr>
          <w:rtl w:val="0"/>
        </w:rPr>
        <w:t xml:space="preserve">Short bio</w:t>
      </w:r>
    </w:p>
    <w:p w:rsidR="00000000" w:rsidDel="00000000" w:rsidP="00000000" w:rsidRDefault="00000000" w:rsidRPr="00000000" w14:paraId="0000003C">
      <w:pPr>
        <w:numPr>
          <w:ilvl w:val="1"/>
          <w:numId w:val="179"/>
        </w:numPr>
        <w:spacing w:after="0" w:before="0" w:lineRule="auto"/>
        <w:ind w:left="1440" w:hanging="360"/>
        <w:rPr/>
      </w:pPr>
      <w:r w:rsidDel="00000000" w:rsidR="00000000" w:rsidRPr="00000000">
        <w:rPr>
          <w:rtl w:val="0"/>
        </w:rPr>
        <w:t xml:space="preserve">Links or materials</w:t>
        <w:br w:type="textWrapping"/>
      </w:r>
    </w:p>
    <w:p w:rsidR="00000000" w:rsidDel="00000000" w:rsidP="00000000" w:rsidRDefault="00000000" w:rsidRPr="00000000" w14:paraId="0000003D">
      <w:pPr>
        <w:numPr>
          <w:ilvl w:val="0"/>
          <w:numId w:val="179"/>
        </w:numPr>
        <w:spacing w:after="0" w:before="0" w:lineRule="auto"/>
        <w:ind w:left="720" w:hanging="360"/>
        <w:rPr/>
      </w:pPr>
      <w:r w:rsidDel="00000000" w:rsidR="00000000" w:rsidRPr="00000000">
        <w:rPr>
          <w:rtl w:val="0"/>
        </w:rPr>
        <w:t xml:space="preserve">I want submissions to:</w:t>
        <w:br w:type="textWrapping"/>
      </w:r>
    </w:p>
    <w:p w:rsidR="00000000" w:rsidDel="00000000" w:rsidP="00000000" w:rsidRDefault="00000000" w:rsidRPr="00000000" w14:paraId="0000003E">
      <w:pPr>
        <w:numPr>
          <w:ilvl w:val="1"/>
          <w:numId w:val="179"/>
        </w:numPr>
        <w:spacing w:after="0" w:before="0" w:lineRule="auto"/>
        <w:ind w:left="1440" w:hanging="360"/>
        <w:rPr/>
      </w:pPr>
      <w:r w:rsidDel="00000000" w:rsidR="00000000" w:rsidRPr="00000000">
        <w:rPr>
          <w:rtl w:val="0"/>
        </w:rPr>
        <w:t xml:space="preserve">Go into a backend database</w:t>
      </w:r>
    </w:p>
    <w:p w:rsidR="00000000" w:rsidDel="00000000" w:rsidP="00000000" w:rsidRDefault="00000000" w:rsidRPr="00000000" w14:paraId="0000003F">
      <w:pPr>
        <w:numPr>
          <w:ilvl w:val="1"/>
          <w:numId w:val="179"/>
        </w:numPr>
        <w:spacing w:after="0" w:before="0" w:lineRule="auto"/>
        <w:ind w:left="1440" w:hanging="360"/>
        <w:rPr/>
      </w:pPr>
      <w:r w:rsidDel="00000000" w:rsidR="00000000" w:rsidRPr="00000000">
        <w:rPr>
          <w:rtl w:val="0"/>
        </w:rPr>
        <w:t xml:space="preserve">Be reviewed by me</w:t>
      </w:r>
    </w:p>
    <w:p w:rsidR="00000000" w:rsidDel="00000000" w:rsidP="00000000" w:rsidRDefault="00000000" w:rsidRPr="00000000" w14:paraId="00000040">
      <w:pPr>
        <w:numPr>
          <w:ilvl w:val="1"/>
          <w:numId w:val="179"/>
        </w:numPr>
        <w:spacing w:after="0" w:before="0" w:lineRule="auto"/>
        <w:ind w:left="1440" w:hanging="360"/>
        <w:rPr/>
      </w:pPr>
      <w:r w:rsidDel="00000000" w:rsidR="00000000" w:rsidRPr="00000000">
        <w:rPr>
          <w:rtl w:val="0"/>
        </w:rPr>
        <w:t xml:space="preserve">Appear publicly only after approval</w:t>
        <w:br w:type="textWrapping"/>
      </w:r>
    </w:p>
    <w:p w:rsidR="00000000" w:rsidDel="00000000" w:rsidP="00000000" w:rsidRDefault="00000000" w:rsidRPr="00000000" w14:paraId="00000041">
      <w:pPr>
        <w:numPr>
          <w:ilvl w:val="0"/>
          <w:numId w:val="179"/>
        </w:numPr>
        <w:spacing w:after="0" w:before="0" w:lineRule="auto"/>
        <w:ind w:left="720" w:hanging="360"/>
        <w:rPr/>
      </w:pPr>
      <w:r w:rsidDel="00000000" w:rsidR="00000000" w:rsidRPr="00000000">
        <w:rPr>
          <w:rtl w:val="0"/>
        </w:rPr>
        <w:t xml:space="preserve">Public view should show:</w:t>
        <w:br w:type="textWrapping"/>
      </w:r>
    </w:p>
    <w:p w:rsidR="00000000" w:rsidDel="00000000" w:rsidP="00000000" w:rsidRDefault="00000000" w:rsidRPr="00000000" w14:paraId="00000042">
      <w:pPr>
        <w:numPr>
          <w:ilvl w:val="1"/>
          <w:numId w:val="179"/>
        </w:numPr>
        <w:spacing w:after="0" w:before="0" w:lineRule="auto"/>
        <w:ind w:left="1440" w:hanging="360"/>
        <w:rPr/>
      </w:pPr>
      <w:r w:rsidDel="00000000" w:rsidR="00000000" w:rsidRPr="00000000">
        <w:rPr>
          <w:rtl w:val="0"/>
        </w:rPr>
        <w:t xml:space="preserve">Upcoming proposed sessions</w:t>
      </w:r>
    </w:p>
    <w:p w:rsidR="00000000" w:rsidDel="00000000" w:rsidP="00000000" w:rsidRDefault="00000000" w:rsidRPr="00000000" w14:paraId="00000043">
      <w:pPr>
        <w:numPr>
          <w:ilvl w:val="1"/>
          <w:numId w:val="179"/>
        </w:numPr>
        <w:spacing w:after="0" w:before="0" w:lineRule="auto"/>
        <w:ind w:left="1440" w:hanging="360"/>
        <w:rPr/>
      </w:pPr>
      <w:r w:rsidDel="00000000" w:rsidR="00000000" w:rsidRPr="00000000">
        <w:rPr>
          <w:rtl w:val="0"/>
        </w:rPr>
        <w:t xml:space="preserve">Who else is already on the docket</w:t>
        <w:br w:type="textWrapping"/>
      </w:r>
    </w:p>
    <w:p w:rsidR="00000000" w:rsidDel="00000000" w:rsidP="00000000" w:rsidRDefault="00000000" w:rsidRPr="00000000" w14:paraId="00000044">
      <w:pPr>
        <w:numPr>
          <w:ilvl w:val="0"/>
          <w:numId w:val="179"/>
        </w:numPr>
        <w:spacing w:after="480" w:before="0" w:lineRule="auto"/>
        <w:ind w:left="720" w:hanging="360"/>
        <w:rPr/>
      </w:pPr>
      <w:r w:rsidDel="00000000" w:rsidR="00000000" w:rsidRPr="00000000">
        <w:rPr>
          <w:rtl w:val="0"/>
        </w:rPr>
        <w:t xml:space="preserve">People must not be able to edit others’ submissions</w:t>
        <w:br w:type="textWrapping"/>
      </w:r>
    </w:p>
    <w:p w:rsidR="00000000" w:rsidDel="00000000" w:rsidP="00000000" w:rsidRDefault="00000000" w:rsidRPr="00000000" w14:paraId="00000045">
      <w:pPr>
        <w:pStyle w:val="Heading4"/>
        <w:keepNext w:val="0"/>
        <w:keepLines w:val="0"/>
        <w:ind w:left="0" w:firstLine="0"/>
        <w:rPr>
          <w:sz w:val="22"/>
          <w:szCs w:val="22"/>
        </w:rPr>
      </w:pPr>
      <w:bookmarkStart w:colFirst="0" w:colLast="0" w:name="_7wrfq11beh2z" w:id="9"/>
      <w:bookmarkEnd w:id="9"/>
      <w:r w:rsidDel="00000000" w:rsidR="00000000" w:rsidRPr="00000000">
        <w:rPr>
          <w:sz w:val="22"/>
          <w:szCs w:val="22"/>
          <w:rtl w:val="0"/>
        </w:rPr>
        <w:t xml:space="preserve">4. Discoverability + Publishing</w:t>
      </w:r>
    </w:p>
    <w:p w:rsidR="00000000" w:rsidDel="00000000" w:rsidP="00000000" w:rsidRDefault="00000000" w:rsidRPr="00000000" w14:paraId="00000046">
      <w:pPr>
        <w:numPr>
          <w:ilvl w:val="0"/>
          <w:numId w:val="185"/>
        </w:numPr>
        <w:spacing w:after="0" w:before="720" w:lineRule="auto"/>
        <w:ind w:left="720" w:hanging="360"/>
        <w:rPr/>
      </w:pPr>
      <w:r w:rsidDel="00000000" w:rsidR="00000000" w:rsidRPr="00000000">
        <w:rPr>
          <w:rtl w:val="0"/>
        </w:rPr>
        <w:t xml:space="preserve">People should be able to:</w:t>
        <w:br w:type="textWrapping"/>
      </w:r>
    </w:p>
    <w:p w:rsidR="00000000" w:rsidDel="00000000" w:rsidP="00000000" w:rsidRDefault="00000000" w:rsidRPr="00000000" w14:paraId="00000047">
      <w:pPr>
        <w:numPr>
          <w:ilvl w:val="1"/>
          <w:numId w:val="185"/>
        </w:numPr>
        <w:spacing w:after="0" w:before="0" w:lineRule="auto"/>
        <w:ind w:left="1440" w:hanging="360"/>
        <w:rPr/>
      </w:pPr>
      <w:r w:rsidDel="00000000" w:rsidR="00000000" w:rsidRPr="00000000">
        <w:rPr>
          <w:rtl w:val="0"/>
        </w:rPr>
        <w:t xml:space="preserve">See upcoming sessions</w:t>
      </w:r>
    </w:p>
    <w:p w:rsidR="00000000" w:rsidDel="00000000" w:rsidP="00000000" w:rsidRDefault="00000000" w:rsidRPr="00000000" w14:paraId="00000048">
      <w:pPr>
        <w:numPr>
          <w:ilvl w:val="1"/>
          <w:numId w:val="185"/>
        </w:numPr>
        <w:spacing w:after="0" w:before="0" w:lineRule="auto"/>
        <w:ind w:left="1440" w:hanging="360"/>
        <w:rPr/>
      </w:pPr>
      <w:r w:rsidDel="00000000" w:rsidR="00000000" w:rsidRPr="00000000">
        <w:rPr>
          <w:rtl w:val="0"/>
        </w:rPr>
        <w:t xml:space="preserve">Register</w:t>
      </w:r>
    </w:p>
    <w:p w:rsidR="00000000" w:rsidDel="00000000" w:rsidP="00000000" w:rsidRDefault="00000000" w:rsidRPr="00000000" w14:paraId="00000049">
      <w:pPr>
        <w:numPr>
          <w:ilvl w:val="1"/>
          <w:numId w:val="185"/>
        </w:numPr>
        <w:spacing w:after="0" w:before="0" w:lineRule="auto"/>
        <w:ind w:left="1440" w:hanging="360"/>
        <w:rPr/>
      </w:pPr>
      <w:r w:rsidDel="00000000" w:rsidR="00000000" w:rsidRPr="00000000">
        <w:rPr>
          <w:rtl w:val="0"/>
        </w:rPr>
        <w:t xml:space="preserve">Watch past replays</w:t>
      </w:r>
    </w:p>
    <w:p w:rsidR="00000000" w:rsidDel="00000000" w:rsidP="00000000" w:rsidRDefault="00000000" w:rsidRPr="00000000" w14:paraId="0000004A">
      <w:pPr>
        <w:numPr>
          <w:ilvl w:val="1"/>
          <w:numId w:val="185"/>
        </w:numPr>
        <w:spacing w:after="0" w:before="0" w:lineRule="auto"/>
        <w:ind w:left="1440" w:hanging="360"/>
        <w:rPr/>
      </w:pPr>
      <w:r w:rsidDel="00000000" w:rsidR="00000000" w:rsidRPr="00000000">
        <w:rPr>
          <w:rtl w:val="0"/>
        </w:rPr>
        <w:t xml:space="preserve">Browse by theme (Capital / Planetary Party / Sanctuaries)</w:t>
        <w:br w:type="textWrapping"/>
      </w:r>
    </w:p>
    <w:p w:rsidR="00000000" w:rsidDel="00000000" w:rsidP="00000000" w:rsidRDefault="00000000" w:rsidRPr="00000000" w14:paraId="0000004B">
      <w:pPr>
        <w:numPr>
          <w:ilvl w:val="0"/>
          <w:numId w:val="185"/>
        </w:numPr>
        <w:spacing w:after="0" w:before="0" w:lineRule="auto"/>
        <w:ind w:left="720" w:hanging="360"/>
        <w:rPr/>
      </w:pPr>
      <w:r w:rsidDel="00000000" w:rsidR="00000000" w:rsidRPr="00000000">
        <w:rPr>
          <w:rtl w:val="0"/>
        </w:rPr>
        <w:t xml:space="preserve">Sessions should be:</w:t>
        <w:br w:type="textWrapping"/>
      </w:r>
    </w:p>
    <w:p w:rsidR="00000000" w:rsidDel="00000000" w:rsidP="00000000" w:rsidRDefault="00000000" w:rsidRPr="00000000" w14:paraId="0000004C">
      <w:pPr>
        <w:numPr>
          <w:ilvl w:val="1"/>
          <w:numId w:val="185"/>
        </w:numPr>
        <w:spacing w:after="0" w:before="0" w:lineRule="auto"/>
        <w:ind w:left="1440" w:hanging="360"/>
        <w:rPr/>
      </w:pPr>
      <w:r w:rsidDel="00000000" w:rsidR="00000000" w:rsidRPr="00000000">
        <w:rPr>
          <w:rtl w:val="0"/>
        </w:rPr>
        <w:t xml:space="preserve">Streamable live to public platforms (YouTube, etc.)</w:t>
      </w:r>
    </w:p>
    <w:p w:rsidR="00000000" w:rsidDel="00000000" w:rsidP="00000000" w:rsidRDefault="00000000" w:rsidRPr="00000000" w14:paraId="0000004D">
      <w:pPr>
        <w:numPr>
          <w:ilvl w:val="1"/>
          <w:numId w:val="185"/>
        </w:numPr>
        <w:spacing w:after="0" w:before="0" w:lineRule="auto"/>
        <w:ind w:left="1440" w:hanging="360"/>
        <w:rPr/>
      </w:pPr>
      <w:r w:rsidDel="00000000" w:rsidR="00000000" w:rsidRPr="00000000">
        <w:rPr>
          <w:rtl w:val="0"/>
        </w:rPr>
        <w:t xml:space="preserve">Archived afterward</w:t>
      </w:r>
    </w:p>
    <w:p w:rsidR="00000000" w:rsidDel="00000000" w:rsidP="00000000" w:rsidRDefault="00000000" w:rsidRPr="00000000" w14:paraId="0000004E">
      <w:pPr>
        <w:numPr>
          <w:ilvl w:val="1"/>
          <w:numId w:val="185"/>
        </w:numPr>
        <w:spacing w:after="720" w:before="0" w:lineRule="auto"/>
        <w:ind w:left="1440" w:hanging="360"/>
        <w:rPr/>
      </w:pPr>
      <w:r w:rsidDel="00000000" w:rsidR="00000000" w:rsidRPr="00000000">
        <w:rPr>
          <w:rtl w:val="0"/>
        </w:rPr>
        <w:t xml:space="preserve">Repurposed into clips, newsletters, and posts</w:t>
        <w:br w:type="textWrapping"/>
      </w:r>
    </w:p>
    <w:p w:rsidR="00000000" w:rsidDel="00000000" w:rsidP="00000000" w:rsidRDefault="00000000" w:rsidRPr="00000000" w14:paraId="0000004F">
      <w:pPr>
        <w:pStyle w:val="Heading4"/>
        <w:keepNext w:val="0"/>
        <w:keepLines w:val="0"/>
        <w:ind w:left="0" w:firstLine="0"/>
        <w:rPr>
          <w:sz w:val="22"/>
          <w:szCs w:val="22"/>
        </w:rPr>
      </w:pPr>
      <w:bookmarkStart w:colFirst="0" w:colLast="0" w:name="_5matu9hylq5t" w:id="10"/>
      <w:bookmarkEnd w:id="10"/>
      <w:r w:rsidDel="00000000" w:rsidR="00000000" w:rsidRPr="00000000">
        <w:rPr>
          <w:sz w:val="22"/>
          <w:szCs w:val="22"/>
          <w:rtl w:val="0"/>
        </w:rPr>
        <w:t xml:space="preserve">5. Scalability &amp; Moderation</w:t>
      </w:r>
    </w:p>
    <w:p w:rsidR="00000000" w:rsidDel="00000000" w:rsidP="00000000" w:rsidRDefault="00000000" w:rsidRPr="00000000" w14:paraId="00000050">
      <w:pPr>
        <w:numPr>
          <w:ilvl w:val="0"/>
          <w:numId w:val="122"/>
        </w:numPr>
        <w:spacing w:after="0" w:before="720" w:lineRule="auto"/>
        <w:ind w:left="720" w:hanging="360"/>
        <w:rPr/>
      </w:pPr>
      <w:r w:rsidDel="00000000" w:rsidR="00000000" w:rsidRPr="00000000">
        <w:rPr>
          <w:rtl w:val="0"/>
        </w:rPr>
        <w:t xml:space="preserve">I need a way to:</w:t>
        <w:br w:type="textWrapping"/>
      </w:r>
    </w:p>
    <w:p w:rsidR="00000000" w:rsidDel="00000000" w:rsidP="00000000" w:rsidRDefault="00000000" w:rsidRPr="00000000" w14:paraId="00000051">
      <w:pPr>
        <w:numPr>
          <w:ilvl w:val="1"/>
          <w:numId w:val="122"/>
        </w:numPr>
        <w:spacing w:after="0" w:before="0" w:lineRule="auto"/>
        <w:ind w:left="1440" w:hanging="360"/>
        <w:rPr/>
      </w:pPr>
      <w:r w:rsidDel="00000000" w:rsidR="00000000" w:rsidRPr="00000000">
        <w:rPr>
          <w:rtl w:val="0"/>
        </w:rPr>
        <w:t xml:space="preserve">Prevent Zoombomb-style disruptions</w:t>
      </w:r>
    </w:p>
    <w:p w:rsidR="00000000" w:rsidDel="00000000" w:rsidP="00000000" w:rsidRDefault="00000000" w:rsidRPr="00000000" w14:paraId="00000052">
      <w:pPr>
        <w:numPr>
          <w:ilvl w:val="1"/>
          <w:numId w:val="122"/>
        </w:numPr>
        <w:spacing w:after="0" w:before="0" w:lineRule="auto"/>
        <w:ind w:left="1440" w:hanging="360"/>
        <w:rPr/>
      </w:pPr>
      <w:r w:rsidDel="00000000" w:rsidR="00000000" w:rsidRPr="00000000">
        <w:rPr>
          <w:rtl w:val="0"/>
        </w:rPr>
        <w:t xml:space="preserve">Handle 30–100+ attendees without stress</w:t>
      </w:r>
    </w:p>
    <w:p w:rsidR="00000000" w:rsidDel="00000000" w:rsidP="00000000" w:rsidRDefault="00000000" w:rsidRPr="00000000" w14:paraId="00000053">
      <w:pPr>
        <w:numPr>
          <w:ilvl w:val="1"/>
          <w:numId w:val="122"/>
        </w:numPr>
        <w:spacing w:after="0" w:before="0" w:lineRule="auto"/>
        <w:ind w:left="1440" w:hanging="360"/>
        <w:rPr/>
      </w:pPr>
      <w:r w:rsidDel="00000000" w:rsidR="00000000" w:rsidRPr="00000000">
        <w:rPr>
          <w:rtl w:val="0"/>
        </w:rPr>
        <w:t xml:space="preserve">Mute all by default</w:t>
      </w:r>
    </w:p>
    <w:p w:rsidR="00000000" w:rsidDel="00000000" w:rsidP="00000000" w:rsidRDefault="00000000" w:rsidRPr="00000000" w14:paraId="00000054">
      <w:pPr>
        <w:numPr>
          <w:ilvl w:val="1"/>
          <w:numId w:val="122"/>
        </w:numPr>
        <w:spacing w:after="0" w:before="0" w:lineRule="auto"/>
        <w:ind w:left="1440" w:hanging="360"/>
        <w:rPr/>
      </w:pPr>
      <w:r w:rsidDel="00000000" w:rsidR="00000000" w:rsidRPr="00000000">
        <w:rPr>
          <w:rtl w:val="0"/>
        </w:rPr>
        <w:t xml:space="preserve">Use “raise hand” or queueing to speak</w:t>
      </w:r>
    </w:p>
    <w:p w:rsidR="00000000" w:rsidDel="00000000" w:rsidP="00000000" w:rsidRDefault="00000000" w:rsidRPr="00000000" w14:paraId="00000055">
      <w:pPr>
        <w:numPr>
          <w:ilvl w:val="1"/>
          <w:numId w:val="122"/>
        </w:numPr>
        <w:spacing w:after="0" w:before="0" w:lineRule="auto"/>
        <w:ind w:left="1440" w:hanging="360"/>
        <w:rPr/>
      </w:pPr>
      <w:r w:rsidDel="00000000" w:rsidR="00000000" w:rsidRPr="00000000">
        <w:rPr>
          <w:rtl w:val="0"/>
        </w:rPr>
        <w:t xml:space="preserve">Grant and revoke speaking permissions</w:t>
      </w:r>
    </w:p>
    <w:p w:rsidR="00000000" w:rsidDel="00000000" w:rsidP="00000000" w:rsidRDefault="00000000" w:rsidRPr="00000000" w14:paraId="00000056">
      <w:pPr>
        <w:numPr>
          <w:ilvl w:val="1"/>
          <w:numId w:val="122"/>
        </w:numPr>
        <w:spacing w:after="720" w:before="0" w:lineRule="auto"/>
        <w:ind w:left="1440" w:hanging="360"/>
        <w:rPr/>
      </w:pPr>
      <w:r w:rsidDel="00000000" w:rsidR="00000000" w:rsidRPr="00000000">
        <w:rPr>
          <w:rtl w:val="0"/>
        </w:rPr>
        <w:t xml:space="preserve">Assign moderators if this grows</w:t>
        <w:br w:type="textWrapping"/>
      </w:r>
    </w:p>
    <w:p w:rsidR="00000000" w:rsidDel="00000000" w:rsidP="00000000" w:rsidRDefault="00000000" w:rsidRPr="00000000" w14:paraId="00000057">
      <w:pPr>
        <w:pStyle w:val="Heading4"/>
        <w:keepNext w:val="0"/>
        <w:keepLines w:val="0"/>
        <w:ind w:left="0" w:firstLine="0"/>
        <w:rPr>
          <w:sz w:val="22"/>
          <w:szCs w:val="22"/>
        </w:rPr>
      </w:pPr>
      <w:bookmarkStart w:colFirst="0" w:colLast="0" w:name="_162sujobhh53" w:id="11"/>
      <w:bookmarkEnd w:id="11"/>
      <w:r w:rsidDel="00000000" w:rsidR="00000000" w:rsidRPr="00000000">
        <w:rPr>
          <w:sz w:val="22"/>
          <w:szCs w:val="22"/>
          <w:rtl w:val="0"/>
        </w:rPr>
        <w:t xml:space="preserve">6. Values &amp; Ethics Constraints</w:t>
      </w:r>
    </w:p>
    <w:p w:rsidR="00000000" w:rsidDel="00000000" w:rsidP="00000000" w:rsidRDefault="00000000" w:rsidRPr="00000000" w14:paraId="00000058">
      <w:pPr>
        <w:numPr>
          <w:ilvl w:val="0"/>
          <w:numId w:val="188"/>
        </w:numPr>
        <w:spacing w:after="0" w:before="480" w:lineRule="auto"/>
        <w:ind w:left="720" w:hanging="360"/>
        <w:rPr/>
      </w:pPr>
      <w:r w:rsidDel="00000000" w:rsidR="00000000" w:rsidRPr="00000000">
        <w:rPr>
          <w:rtl w:val="0"/>
        </w:rPr>
        <w:t xml:space="preserve">No Zoom</w:t>
      </w:r>
    </w:p>
    <w:p w:rsidR="00000000" w:rsidDel="00000000" w:rsidP="00000000" w:rsidRDefault="00000000" w:rsidRPr="00000000" w14:paraId="00000059">
      <w:pPr>
        <w:numPr>
          <w:ilvl w:val="0"/>
          <w:numId w:val="188"/>
        </w:numPr>
        <w:spacing w:after="0" w:before="0" w:lineRule="auto"/>
        <w:ind w:left="720" w:hanging="360"/>
        <w:rPr/>
      </w:pPr>
      <w:r w:rsidDel="00000000" w:rsidR="00000000" w:rsidRPr="00000000">
        <w:rPr>
          <w:rtl w:val="0"/>
        </w:rPr>
        <w:t xml:space="preserve">No platforms with predatory data usage</w:t>
      </w:r>
    </w:p>
    <w:p w:rsidR="00000000" w:rsidDel="00000000" w:rsidP="00000000" w:rsidRDefault="00000000" w:rsidRPr="00000000" w14:paraId="0000005A">
      <w:pPr>
        <w:numPr>
          <w:ilvl w:val="0"/>
          <w:numId w:val="188"/>
        </w:numPr>
        <w:spacing w:after="0" w:before="0" w:lineRule="auto"/>
        <w:ind w:left="720" w:hanging="360"/>
        <w:rPr/>
      </w:pPr>
      <w:r w:rsidDel="00000000" w:rsidR="00000000" w:rsidRPr="00000000">
        <w:rPr>
          <w:rtl w:val="0"/>
        </w:rPr>
        <w:t xml:space="preserve">No fine-print media ownership clauses</w:t>
      </w:r>
    </w:p>
    <w:p w:rsidR="00000000" w:rsidDel="00000000" w:rsidP="00000000" w:rsidRDefault="00000000" w:rsidRPr="00000000" w14:paraId="0000005B">
      <w:pPr>
        <w:numPr>
          <w:ilvl w:val="0"/>
          <w:numId w:val="188"/>
        </w:numPr>
        <w:spacing w:after="0" w:before="0" w:lineRule="auto"/>
        <w:ind w:left="720" w:hanging="360"/>
        <w:rPr/>
      </w:pPr>
      <w:r w:rsidDel="00000000" w:rsidR="00000000" w:rsidRPr="00000000">
        <w:rPr>
          <w:rtl w:val="0"/>
        </w:rPr>
        <w:t xml:space="preserve">Preference for open-source or privacy-first tools</w:t>
      </w:r>
    </w:p>
    <w:p w:rsidR="00000000" w:rsidDel="00000000" w:rsidP="00000000" w:rsidRDefault="00000000" w:rsidRPr="00000000" w14:paraId="0000005C">
      <w:pPr>
        <w:numPr>
          <w:ilvl w:val="0"/>
          <w:numId w:val="188"/>
        </w:numPr>
        <w:spacing w:after="0" w:before="0" w:lineRule="auto"/>
        <w:ind w:left="720" w:hanging="360"/>
        <w:rPr/>
      </w:pPr>
      <w:r w:rsidDel="00000000" w:rsidR="00000000" w:rsidRPr="00000000">
        <w:rPr>
          <w:rtl w:val="0"/>
        </w:rPr>
        <w:t xml:space="preserve">I must retain ownership of all recordings and content</w:t>
      </w:r>
    </w:p>
    <w:p w:rsidR="00000000" w:rsidDel="00000000" w:rsidP="00000000" w:rsidRDefault="00000000" w:rsidRPr="00000000" w14:paraId="0000005D">
      <w:pPr>
        <w:numPr>
          <w:ilvl w:val="0"/>
          <w:numId w:val="188"/>
        </w:numPr>
        <w:spacing w:after="480" w:before="0" w:lineRule="auto"/>
        <w:ind w:left="720" w:hanging="360"/>
        <w:rPr/>
      </w:pPr>
      <w:r w:rsidDel="00000000" w:rsidR="00000000" w:rsidRPr="00000000">
        <w:rPr>
          <w:rtl w:val="0"/>
        </w:rPr>
        <w:t xml:space="preserve">GDPR-friendly where possible</w:t>
        <w:br w:type="textWrapping"/>
      </w:r>
    </w:p>
    <w:p w:rsidR="00000000" w:rsidDel="00000000" w:rsidP="00000000" w:rsidRDefault="00000000" w:rsidRPr="00000000" w14:paraId="0000005E">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ind w:left="0" w:firstLine="0"/>
        <w:rPr>
          <w:sz w:val="26"/>
          <w:szCs w:val="26"/>
        </w:rPr>
      </w:pPr>
      <w:bookmarkStart w:colFirst="0" w:colLast="0" w:name="_2hx427z3892x" w:id="12"/>
      <w:bookmarkEnd w:id="12"/>
      <w:r w:rsidDel="00000000" w:rsidR="00000000" w:rsidRPr="00000000">
        <w:rPr>
          <w:sz w:val="26"/>
          <w:szCs w:val="26"/>
          <w:rtl w:val="0"/>
        </w:rPr>
        <w:t xml:space="preserve">Technical Support Request:</w:t>
      </w:r>
    </w:p>
    <w:p w:rsidR="00000000" w:rsidDel="00000000" w:rsidP="00000000" w:rsidRDefault="00000000" w:rsidRPr="00000000" w14:paraId="00000060">
      <w:pPr>
        <w:spacing w:after="240" w:before="240" w:lineRule="auto"/>
        <w:ind w:left="0" w:firstLine="0"/>
        <w:rPr/>
      </w:pPr>
      <w:r w:rsidDel="00000000" w:rsidR="00000000" w:rsidRPr="00000000">
        <w:rPr>
          <w:rtl w:val="0"/>
        </w:rPr>
        <w:t xml:space="preserve">I’m looking for support to:</w:t>
      </w:r>
    </w:p>
    <w:p w:rsidR="00000000" w:rsidDel="00000000" w:rsidP="00000000" w:rsidRDefault="00000000" w:rsidRPr="00000000" w14:paraId="00000061">
      <w:pPr>
        <w:numPr>
          <w:ilvl w:val="0"/>
          <w:numId w:val="176"/>
        </w:numPr>
        <w:spacing w:after="0" w:before="480" w:lineRule="auto"/>
        <w:ind w:left="720" w:hanging="360"/>
        <w:rPr/>
      </w:pPr>
      <w:r w:rsidDel="00000000" w:rsidR="00000000" w:rsidRPr="00000000">
        <w:rPr>
          <w:rtl w:val="0"/>
        </w:rPr>
        <w:t xml:space="preserve">Design a lightweight, scalable tech stack that meets the above needs</w:t>
      </w:r>
    </w:p>
    <w:p w:rsidR="00000000" w:rsidDel="00000000" w:rsidP="00000000" w:rsidRDefault="00000000" w:rsidRPr="00000000" w14:paraId="00000062">
      <w:pPr>
        <w:numPr>
          <w:ilvl w:val="0"/>
          <w:numId w:val="176"/>
        </w:numPr>
        <w:spacing w:after="0" w:before="0" w:lineRule="auto"/>
        <w:ind w:left="720" w:hanging="360"/>
        <w:rPr/>
      </w:pPr>
      <w:r w:rsidDel="00000000" w:rsidR="00000000" w:rsidRPr="00000000">
        <w:rPr>
          <w:rtl w:val="0"/>
        </w:rPr>
        <w:t xml:space="preserve">Set up:</w:t>
        <w:br w:type="textWrapping"/>
      </w:r>
    </w:p>
    <w:p w:rsidR="00000000" w:rsidDel="00000000" w:rsidP="00000000" w:rsidRDefault="00000000" w:rsidRPr="00000000" w14:paraId="00000063">
      <w:pPr>
        <w:numPr>
          <w:ilvl w:val="1"/>
          <w:numId w:val="176"/>
        </w:numPr>
        <w:spacing w:after="0" w:before="0" w:lineRule="auto"/>
        <w:ind w:left="1440" w:hanging="360"/>
        <w:rPr/>
      </w:pPr>
      <w:r w:rsidDel="00000000" w:rsidR="00000000" w:rsidRPr="00000000">
        <w:rPr>
          <w:rtl w:val="0"/>
        </w:rPr>
        <w:t xml:space="preserve">Registration forms</w:t>
      </w:r>
    </w:p>
    <w:p w:rsidR="00000000" w:rsidDel="00000000" w:rsidP="00000000" w:rsidRDefault="00000000" w:rsidRPr="00000000" w14:paraId="00000064">
      <w:pPr>
        <w:numPr>
          <w:ilvl w:val="1"/>
          <w:numId w:val="176"/>
        </w:numPr>
        <w:spacing w:after="0" w:before="0" w:lineRule="auto"/>
        <w:ind w:left="1440" w:hanging="360"/>
        <w:rPr/>
      </w:pPr>
      <w:r w:rsidDel="00000000" w:rsidR="00000000" w:rsidRPr="00000000">
        <w:rPr>
          <w:rtl w:val="0"/>
        </w:rPr>
        <w:t xml:space="preserve">Speaker intake forms</w:t>
      </w:r>
    </w:p>
    <w:p w:rsidR="00000000" w:rsidDel="00000000" w:rsidP="00000000" w:rsidRDefault="00000000" w:rsidRPr="00000000" w14:paraId="00000065">
      <w:pPr>
        <w:numPr>
          <w:ilvl w:val="1"/>
          <w:numId w:val="176"/>
        </w:numPr>
        <w:spacing w:after="0" w:before="0" w:lineRule="auto"/>
        <w:ind w:left="1440" w:hanging="360"/>
        <w:rPr/>
      </w:pPr>
      <w:r w:rsidDel="00000000" w:rsidR="00000000" w:rsidRPr="00000000">
        <w:rPr>
          <w:rtl w:val="0"/>
        </w:rPr>
        <w:t xml:space="preserve">Live room configuration</w:t>
      </w:r>
    </w:p>
    <w:p w:rsidR="00000000" w:rsidDel="00000000" w:rsidP="00000000" w:rsidRDefault="00000000" w:rsidRPr="00000000" w14:paraId="00000066">
      <w:pPr>
        <w:numPr>
          <w:ilvl w:val="1"/>
          <w:numId w:val="176"/>
        </w:numPr>
        <w:spacing w:after="0" w:before="0" w:lineRule="auto"/>
        <w:ind w:left="1440" w:hanging="360"/>
        <w:rPr/>
      </w:pPr>
      <w:r w:rsidDel="00000000" w:rsidR="00000000" w:rsidRPr="00000000">
        <w:rPr>
          <w:rtl w:val="0"/>
        </w:rPr>
        <w:t xml:space="preserve">Backend database</w:t>
      </w:r>
    </w:p>
    <w:p w:rsidR="00000000" w:rsidDel="00000000" w:rsidP="00000000" w:rsidRDefault="00000000" w:rsidRPr="00000000" w14:paraId="00000067">
      <w:pPr>
        <w:numPr>
          <w:ilvl w:val="1"/>
          <w:numId w:val="176"/>
        </w:numPr>
        <w:spacing w:after="0" w:before="0" w:lineRule="auto"/>
        <w:ind w:left="1440" w:hanging="360"/>
        <w:rPr/>
      </w:pPr>
      <w:r w:rsidDel="00000000" w:rsidR="00000000" w:rsidRPr="00000000">
        <w:rPr>
          <w:rtl w:val="0"/>
        </w:rPr>
        <w:t xml:space="preserve">Public session hub</w:t>
        <w:br w:type="textWrapping"/>
      </w:r>
    </w:p>
    <w:p w:rsidR="00000000" w:rsidDel="00000000" w:rsidP="00000000" w:rsidRDefault="00000000" w:rsidRPr="00000000" w14:paraId="00000068">
      <w:pPr>
        <w:numPr>
          <w:ilvl w:val="0"/>
          <w:numId w:val="176"/>
        </w:numPr>
        <w:spacing w:after="0" w:before="0" w:lineRule="auto"/>
        <w:ind w:left="720" w:hanging="360"/>
        <w:rPr/>
      </w:pPr>
      <w:r w:rsidDel="00000000" w:rsidR="00000000" w:rsidRPr="00000000">
        <w:rPr>
          <w:rtl w:val="0"/>
        </w:rPr>
        <w:t xml:space="preserve">Automate:</w:t>
        <w:br w:type="textWrapping"/>
      </w:r>
    </w:p>
    <w:p w:rsidR="00000000" w:rsidDel="00000000" w:rsidP="00000000" w:rsidRDefault="00000000" w:rsidRPr="00000000" w14:paraId="00000069">
      <w:pPr>
        <w:numPr>
          <w:ilvl w:val="1"/>
          <w:numId w:val="176"/>
        </w:numPr>
        <w:spacing w:after="0" w:before="0" w:lineRule="auto"/>
        <w:ind w:left="1440" w:hanging="360"/>
        <w:rPr/>
      </w:pPr>
      <w:r w:rsidDel="00000000" w:rsidR="00000000" w:rsidRPr="00000000">
        <w:rPr>
          <w:rtl w:val="0"/>
        </w:rPr>
        <w:t xml:space="preserve">Registration confirmations</w:t>
      </w:r>
    </w:p>
    <w:p w:rsidR="00000000" w:rsidDel="00000000" w:rsidP="00000000" w:rsidRDefault="00000000" w:rsidRPr="00000000" w14:paraId="0000006A">
      <w:pPr>
        <w:numPr>
          <w:ilvl w:val="1"/>
          <w:numId w:val="176"/>
        </w:numPr>
        <w:spacing w:after="0" w:before="0" w:lineRule="auto"/>
        <w:ind w:left="1440" w:hanging="360"/>
        <w:rPr/>
      </w:pPr>
      <w:r w:rsidDel="00000000" w:rsidR="00000000" w:rsidRPr="00000000">
        <w:rPr>
          <w:rtl w:val="0"/>
        </w:rPr>
        <w:t xml:space="preserve">Room access links</w:t>
      </w:r>
    </w:p>
    <w:p w:rsidR="00000000" w:rsidDel="00000000" w:rsidP="00000000" w:rsidRDefault="00000000" w:rsidRPr="00000000" w14:paraId="0000006B">
      <w:pPr>
        <w:numPr>
          <w:ilvl w:val="1"/>
          <w:numId w:val="176"/>
        </w:numPr>
        <w:spacing w:after="0" w:before="0" w:lineRule="auto"/>
        <w:ind w:left="1440" w:hanging="360"/>
        <w:rPr/>
      </w:pPr>
      <w:r w:rsidDel="00000000" w:rsidR="00000000" w:rsidRPr="00000000">
        <w:rPr>
          <w:rtl w:val="0"/>
        </w:rPr>
        <w:t xml:space="preserve">Publishing workflows</w:t>
        <w:br w:type="textWrapping"/>
      </w:r>
    </w:p>
    <w:p w:rsidR="00000000" w:rsidDel="00000000" w:rsidP="00000000" w:rsidRDefault="00000000" w:rsidRPr="00000000" w14:paraId="0000006C">
      <w:pPr>
        <w:numPr>
          <w:ilvl w:val="0"/>
          <w:numId w:val="176"/>
        </w:numPr>
        <w:spacing w:after="0" w:before="0" w:lineRule="auto"/>
        <w:ind w:left="720" w:hanging="360"/>
        <w:rPr/>
      </w:pPr>
      <w:r w:rsidDel="00000000" w:rsidR="00000000" w:rsidRPr="00000000">
        <w:rPr>
          <w:rtl w:val="0"/>
        </w:rPr>
        <w:t xml:space="preserve">Build in:</w:t>
        <w:br w:type="textWrapping"/>
      </w:r>
    </w:p>
    <w:p w:rsidR="00000000" w:rsidDel="00000000" w:rsidP="00000000" w:rsidRDefault="00000000" w:rsidRPr="00000000" w14:paraId="0000006D">
      <w:pPr>
        <w:numPr>
          <w:ilvl w:val="1"/>
          <w:numId w:val="176"/>
        </w:numPr>
        <w:spacing w:after="0" w:before="0" w:lineRule="auto"/>
        <w:ind w:left="1440" w:hanging="360"/>
        <w:rPr/>
      </w:pPr>
      <w:r w:rsidDel="00000000" w:rsidR="00000000" w:rsidRPr="00000000">
        <w:rPr>
          <w:rtl w:val="0"/>
        </w:rPr>
        <w:t xml:space="preserve">Moderation controls</w:t>
      </w:r>
    </w:p>
    <w:p w:rsidR="00000000" w:rsidDel="00000000" w:rsidP="00000000" w:rsidRDefault="00000000" w:rsidRPr="00000000" w14:paraId="0000006E">
      <w:pPr>
        <w:numPr>
          <w:ilvl w:val="1"/>
          <w:numId w:val="176"/>
        </w:numPr>
        <w:spacing w:after="0" w:before="0" w:lineRule="auto"/>
        <w:ind w:left="1440" w:hanging="360"/>
        <w:rPr/>
      </w:pPr>
      <w:r w:rsidDel="00000000" w:rsidR="00000000" w:rsidRPr="00000000">
        <w:rPr>
          <w:rtl w:val="0"/>
        </w:rPr>
        <w:t xml:space="preserve">Anti-disruption safeguards</w:t>
      </w:r>
    </w:p>
    <w:p w:rsidR="00000000" w:rsidDel="00000000" w:rsidP="00000000" w:rsidRDefault="00000000" w:rsidRPr="00000000" w14:paraId="0000006F">
      <w:pPr>
        <w:numPr>
          <w:ilvl w:val="1"/>
          <w:numId w:val="176"/>
        </w:numPr>
        <w:spacing w:after="0" w:before="0" w:lineRule="auto"/>
        <w:ind w:left="1440" w:hanging="360"/>
        <w:rPr/>
      </w:pPr>
      <w:r w:rsidDel="00000000" w:rsidR="00000000" w:rsidRPr="00000000">
        <w:rPr>
          <w:rtl w:val="0"/>
        </w:rPr>
        <w:t xml:space="preserve">Growth-ready architecture</w:t>
        <w:br w:type="textWrapping"/>
      </w:r>
    </w:p>
    <w:p w:rsidR="00000000" w:rsidDel="00000000" w:rsidP="00000000" w:rsidRDefault="00000000" w:rsidRPr="00000000" w14:paraId="00000070">
      <w:pPr>
        <w:numPr>
          <w:ilvl w:val="0"/>
          <w:numId w:val="176"/>
        </w:numPr>
        <w:spacing w:after="0" w:before="0" w:lineRule="auto"/>
        <w:ind w:left="720" w:hanging="360"/>
        <w:rPr/>
      </w:pPr>
      <w:r w:rsidDel="00000000" w:rsidR="00000000" w:rsidRPr="00000000">
        <w:rPr>
          <w:rtl w:val="0"/>
        </w:rPr>
        <w:t xml:space="preserve">Train me (briefly) on how to:</w:t>
        <w:br w:type="textWrapping"/>
      </w:r>
    </w:p>
    <w:p w:rsidR="00000000" w:rsidDel="00000000" w:rsidP="00000000" w:rsidRDefault="00000000" w:rsidRPr="00000000" w14:paraId="00000071">
      <w:pPr>
        <w:numPr>
          <w:ilvl w:val="1"/>
          <w:numId w:val="176"/>
        </w:numPr>
        <w:spacing w:after="0" w:before="0" w:lineRule="auto"/>
        <w:ind w:left="1440" w:hanging="360"/>
        <w:rPr/>
      </w:pPr>
      <w:r w:rsidDel="00000000" w:rsidR="00000000" w:rsidRPr="00000000">
        <w:rPr>
          <w:rtl w:val="0"/>
        </w:rPr>
        <w:t xml:space="preserve">Admit participants</w:t>
      </w:r>
    </w:p>
    <w:p w:rsidR="00000000" w:rsidDel="00000000" w:rsidP="00000000" w:rsidRDefault="00000000" w:rsidRPr="00000000" w14:paraId="00000072">
      <w:pPr>
        <w:numPr>
          <w:ilvl w:val="1"/>
          <w:numId w:val="176"/>
        </w:numPr>
        <w:spacing w:after="0" w:before="0" w:lineRule="auto"/>
        <w:ind w:left="1440" w:hanging="360"/>
        <w:rPr/>
      </w:pPr>
      <w:r w:rsidDel="00000000" w:rsidR="00000000" w:rsidRPr="00000000">
        <w:rPr>
          <w:rtl w:val="0"/>
        </w:rPr>
        <w:t xml:space="preserve">Mute/unmute</w:t>
      </w:r>
    </w:p>
    <w:p w:rsidR="00000000" w:rsidDel="00000000" w:rsidP="00000000" w:rsidRDefault="00000000" w:rsidRPr="00000000" w14:paraId="00000073">
      <w:pPr>
        <w:numPr>
          <w:ilvl w:val="1"/>
          <w:numId w:val="176"/>
        </w:numPr>
        <w:spacing w:after="0" w:before="0" w:lineRule="auto"/>
        <w:ind w:left="1440" w:hanging="360"/>
        <w:rPr/>
      </w:pPr>
      <w:r w:rsidDel="00000000" w:rsidR="00000000" w:rsidRPr="00000000">
        <w:rPr>
          <w:rtl w:val="0"/>
        </w:rPr>
        <w:t xml:space="preserve">Manage speakers</w:t>
      </w:r>
    </w:p>
    <w:p w:rsidR="00000000" w:rsidDel="00000000" w:rsidP="00000000" w:rsidRDefault="00000000" w:rsidRPr="00000000" w14:paraId="00000074">
      <w:pPr>
        <w:numPr>
          <w:ilvl w:val="1"/>
          <w:numId w:val="176"/>
        </w:numPr>
        <w:spacing w:after="0" w:before="0" w:lineRule="auto"/>
        <w:ind w:left="1440" w:hanging="360"/>
        <w:rPr/>
      </w:pPr>
      <w:r w:rsidDel="00000000" w:rsidR="00000000" w:rsidRPr="00000000">
        <w:rPr>
          <w:rtl w:val="0"/>
        </w:rPr>
        <w:t xml:space="preserve">Lock rooms</w:t>
      </w:r>
    </w:p>
    <w:p w:rsidR="00000000" w:rsidDel="00000000" w:rsidP="00000000" w:rsidRDefault="00000000" w:rsidRPr="00000000" w14:paraId="00000075">
      <w:pPr>
        <w:numPr>
          <w:ilvl w:val="1"/>
          <w:numId w:val="176"/>
        </w:numPr>
        <w:spacing w:after="720" w:before="0" w:lineRule="auto"/>
        <w:ind w:left="1440" w:hanging="360"/>
        <w:rPr/>
      </w:pPr>
      <w:r w:rsidDel="00000000" w:rsidR="00000000" w:rsidRPr="00000000">
        <w:rPr>
          <w:rtl w:val="0"/>
        </w:rPr>
        <w:t xml:space="preserve">Publish replays</w:t>
        <w:br w:type="textWrapping"/>
      </w:r>
    </w:p>
    <w:p w:rsidR="00000000" w:rsidDel="00000000" w:rsidP="00000000" w:rsidRDefault="00000000" w:rsidRPr="00000000" w14:paraId="00000076">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1"/>
        <w:rPr>
          <w:ins w:author="Nadim Hamdan" w:id="0" w:date="2026-01-27T18:52:10Z"/>
          <w:rPrChange w:author="Nadim Hamdan" w:id="1" w:date="2026-01-27T18:52:10Z">
            <w:rPr/>
          </w:rPrChange>
        </w:rPr>
      </w:pPr>
      <w:ins w:author="Nadim Hamdan" w:id="0" w:date="2026-01-27T18:52:10Z">
        <w:bookmarkStart w:colFirst="0" w:colLast="0" w:name="_1eb8kis14zom" w:id="13"/>
        <w:bookmarkEnd w:id="13"/>
        <w:r w:rsidDel="00000000" w:rsidR="00000000" w:rsidRPr="00000000">
          <w:br w:type="page"/>
        </w:r>
        <w:r w:rsidDel="00000000" w:rsidR="00000000" w:rsidRPr="00000000">
          <w:rPr>
            <w:rtl w:val="0"/>
          </w:rPr>
        </w:r>
      </w:ins>
    </w:p>
    <w:p w:rsidR="00000000" w:rsidDel="00000000" w:rsidP="00000000" w:rsidRDefault="00000000" w:rsidRPr="00000000" w14:paraId="00000078">
      <w:pPr>
        <w:rPr>
          <w:ins w:author="Nadim Hamdan" w:id="0" w:date="2026-01-27T18:52:10Z"/>
          <w:rPrChange w:author="Nadim Hamdan" w:id="1" w:date="2026-01-27T18:52:10Z">
            <w:rPr/>
          </w:rPrChange>
        </w:rPr>
      </w:pPr>
      <w:ins w:author="Nadim Hamdan" w:id="0" w:date="2026-01-27T18:52:10Z">
        <w:r w:rsidDel="00000000" w:rsidR="00000000" w:rsidRPr="00000000">
          <w:rPr>
            <w:rtl w:val="0"/>
          </w:rPr>
        </w:r>
      </w:ins>
    </w:p>
    <w:tbl>
      <w:tblPr>
        <w:tblStyle w:val="Table1"/>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500"/>
        <w:gridCol w:w="1320"/>
        <w:gridCol w:w="1545"/>
        <w:gridCol w:w="3420"/>
        <w:tblGridChange w:id="0">
          <w:tblGrid>
            <w:gridCol w:w="1590"/>
            <w:gridCol w:w="1500"/>
            <w:gridCol w:w="1320"/>
            <w:gridCol w:w="1545"/>
            <w:gridCol w:w="3420"/>
          </w:tblGrid>
        </w:tblGridChange>
      </w:tblGrid>
      <w:tr>
        <w:trPr>
          <w:cantSplit w:val="0"/>
          <w:trHeight w:val="785" w:hRule="atLeast"/>
          <w:tblHeader w:val="0"/>
          <w:ins w:author="Nadim Hamdan" w:id="0" w:date="2026-01-27T18:52:10Z"/>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ind w:left="0" w:firstLine="0"/>
              <w:rPr>
                <w:ins w:author="Nadim Hamdan" w:id="0" w:date="2026-01-27T18:52:10Z"/>
                <w:b w:val="1"/>
                <w:bCs w:val="1"/>
                <w:rPrChange w:author="Nadim Hamdan" w:id="1" w:date="2026-01-27T18:52:10Z">
                  <w:rPr>
                    <w:b w:val="1"/>
                    <w:bCs w:val="1"/>
                  </w:rPr>
                </w:rPrChange>
              </w:rPr>
            </w:pPr>
            <w:ins w:author="Nadim Hamdan" w:id="0" w:date="2026-01-27T18:52:10Z">
              <w:r w:rsidDel="00000000" w:rsidR="00000000" w:rsidRPr="00000000">
                <w:rPr>
                  <w:b w:val="1"/>
                  <w:bCs w:val="1"/>
                  <w:rtl w:val="0"/>
                  <w:rPrChange w:author="Nadim Hamdan" w:id="1" w:date="2026-01-27T18:52:10Z">
                    <w:rPr>
                      <w:b w:val="1"/>
                      <w:bCs w:val="1"/>
                    </w:rPr>
                  </w:rPrChange>
                </w:rPr>
                <w:t xml:space="preserve">Platform</w:t>
              </w:r>
              <w:r w:rsidDel="00000000" w:rsidR="00000000" w:rsidRPr="00000000">
                <w:rPr>
                  <w:rtl w:val="0"/>
                </w:rPr>
              </w:r>
            </w:ins>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ind w:left="0" w:firstLine="0"/>
              <w:rPr>
                <w:ins w:author="Nadim Hamdan" w:id="0" w:date="2026-01-27T18:52:10Z"/>
                <w:b w:val="1"/>
                <w:bCs w:val="1"/>
                <w:rPrChange w:author="Nadim Hamdan" w:id="1" w:date="2026-01-27T18:52:10Z">
                  <w:rPr>
                    <w:b w:val="1"/>
                    <w:bCs w:val="1"/>
                  </w:rPr>
                </w:rPrChange>
              </w:rPr>
            </w:pPr>
            <w:ins w:author="Nadim Hamdan" w:id="0" w:date="2026-01-27T18:52:10Z">
              <w:r w:rsidDel="00000000" w:rsidR="00000000" w:rsidRPr="00000000">
                <w:rPr>
                  <w:b w:val="1"/>
                  <w:bCs w:val="1"/>
                  <w:rtl w:val="0"/>
                  <w:rPrChange w:author="Nadim Hamdan" w:id="1" w:date="2026-01-27T18:52:10Z">
                    <w:rPr>
                      <w:b w:val="1"/>
                      <w:bCs w:val="1"/>
                    </w:rPr>
                  </w:rPrChange>
                </w:rPr>
                <w:t xml:space="preserve">Plan / Tier</w:t>
              </w:r>
            </w:ins>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ind w:left="0" w:firstLine="0"/>
              <w:rPr>
                <w:ins w:author="Nadim Hamdan" w:id="0" w:date="2026-01-27T18:52:10Z"/>
                <w:b w:val="1"/>
                <w:bCs w:val="1"/>
                <w:rPrChange w:author="Nadim Hamdan" w:id="1" w:date="2026-01-27T18:52:10Z">
                  <w:rPr>
                    <w:b w:val="1"/>
                    <w:bCs w:val="1"/>
                  </w:rPr>
                </w:rPrChange>
              </w:rPr>
            </w:pPr>
            <w:ins w:author="Nadim Hamdan" w:id="0" w:date="2026-01-27T18:52:10Z">
              <w:r w:rsidDel="00000000" w:rsidR="00000000" w:rsidRPr="00000000">
                <w:rPr>
                  <w:b w:val="1"/>
                  <w:bCs w:val="1"/>
                  <w:rtl w:val="0"/>
                  <w:rPrChange w:author="Nadim Hamdan" w:id="1" w:date="2026-01-27T18:52:10Z">
                    <w:rPr>
                      <w:b w:val="1"/>
                      <w:bCs w:val="1"/>
                    </w:rPr>
                  </w:rPrChange>
                </w:rPr>
                <w:t xml:space="preserve">Approx. Cost</w:t>
              </w:r>
            </w:ins>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ind w:left="0" w:firstLine="0"/>
              <w:rPr>
                <w:ins w:author="Nadim Hamdan" w:id="0" w:date="2026-01-27T18:52:10Z"/>
                <w:b w:val="1"/>
                <w:bCs w:val="1"/>
                <w:rPrChange w:author="Nadim Hamdan" w:id="1" w:date="2026-01-27T18:52:10Z">
                  <w:rPr>
                    <w:b w:val="1"/>
                    <w:bCs w:val="1"/>
                  </w:rPr>
                </w:rPrChange>
              </w:rPr>
            </w:pPr>
            <w:ins w:author="Nadim Hamdan" w:id="0" w:date="2026-01-27T18:52:10Z">
              <w:r w:rsidDel="00000000" w:rsidR="00000000" w:rsidRPr="00000000">
                <w:rPr>
                  <w:b w:val="1"/>
                  <w:bCs w:val="1"/>
                  <w:rtl w:val="0"/>
                  <w:rPrChange w:author="Nadim Hamdan" w:id="1" w:date="2026-01-27T18:52:10Z">
                    <w:rPr>
                      <w:b w:val="1"/>
                      <w:bCs w:val="1"/>
                    </w:rPr>
                  </w:rPrChange>
                </w:rPr>
                <w:t xml:space="preserve">Capacity</w:t>
              </w:r>
            </w:ins>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ind w:left="0" w:firstLine="0"/>
              <w:rPr>
                <w:ins w:author="Nadim Hamdan" w:id="0" w:date="2026-01-27T18:52:10Z"/>
                <w:b w:val="1"/>
                <w:bCs w:val="1"/>
                <w:rPrChange w:author="Nadim Hamdan" w:id="1" w:date="2026-01-27T18:52:10Z">
                  <w:rPr>
                    <w:b w:val="1"/>
                    <w:bCs w:val="1"/>
                  </w:rPr>
                </w:rPrChange>
              </w:rPr>
            </w:pPr>
            <w:ins w:author="Nadim Hamdan" w:id="0" w:date="2026-01-27T18:52:10Z">
              <w:r w:rsidDel="00000000" w:rsidR="00000000" w:rsidRPr="00000000">
                <w:rPr>
                  <w:b w:val="1"/>
                  <w:bCs w:val="1"/>
                  <w:rtl w:val="0"/>
                  <w:rPrChange w:author="Nadim Hamdan" w:id="1" w:date="2026-01-27T18:52:10Z">
                    <w:rPr>
                      <w:b w:val="1"/>
                      <w:bCs w:val="1"/>
                    </w:rPr>
                  </w:rPrChange>
                </w:rPr>
                <w:t xml:space="preserve">Notes</w:t>
              </w:r>
            </w:ins>
          </w:p>
        </w:tc>
      </w:tr>
      <w:tr>
        <w:trPr>
          <w:cantSplit w:val="0"/>
          <w:trHeight w:val="1340" w:hRule="atLeast"/>
          <w:tblHeader w:val="0"/>
          <w:ins w:author="Nadim Hamdan" w:id="0" w:date="2026-01-27T18:52:10Z"/>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ind w:left="0" w:firstLine="0"/>
              <w:rPr>
                <w:ins w:author="Nadim Hamdan" w:id="0" w:date="2026-01-27T18:52:10Z"/>
                <w:rPrChange w:author="Nadim Hamdan" w:id="1" w:date="2026-01-27T18:52:10Z">
                  <w:rPr/>
                </w:rPrChange>
              </w:rPr>
            </w:pPr>
            <w:ins w:author="Nadim Hamdan" w:id="0" w:date="2026-01-27T18:52:10Z">
              <w:r w:rsidDel="00000000" w:rsidR="00000000" w:rsidRPr="00000000">
                <w:rPr>
                  <w:rtl w:val="0"/>
                  <w:rPrChange w:author="Nadim Hamdan" w:id="1" w:date="2026-01-27T18:52:10Z">
                    <w:rPr/>
                  </w:rPrChange>
                </w:rPr>
                <w:t xml:space="preserve">Livestorm</w:t>
              </w:r>
            </w:ins>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ind w:left="0" w:firstLine="0"/>
              <w:rPr>
                <w:ins w:author="Nadim Hamdan" w:id="0" w:date="2026-01-27T18:52:10Z"/>
                <w:rPrChange w:author="Nadim Hamdan" w:id="1" w:date="2026-01-27T18:52:10Z">
                  <w:rPr/>
                </w:rPrChange>
              </w:rPr>
            </w:pPr>
            <w:ins w:author="Nadim Hamdan" w:id="0" w:date="2026-01-27T18:52:10Z">
              <w:r w:rsidDel="00000000" w:rsidR="00000000" w:rsidRPr="00000000">
                <w:rPr>
                  <w:rtl w:val="0"/>
                  <w:rPrChange w:author="Nadim Hamdan" w:id="1" w:date="2026-01-27T18:52:10Z">
                    <w:rPr/>
                  </w:rPrChange>
                </w:rPr>
                <w:t xml:space="preserve">Pro</w:t>
              </w:r>
            </w:ins>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ind w:left="0" w:firstLine="0"/>
              <w:rPr>
                <w:ins w:author="Nadim Hamdan" w:id="0" w:date="2026-01-27T18:52:10Z"/>
                <w:rPrChange w:author="Nadim Hamdan" w:id="1" w:date="2026-01-27T18:52:10Z">
                  <w:rPr/>
                </w:rPrChange>
              </w:rPr>
            </w:pPr>
            <w:ins w:author="Nadim Hamdan" w:id="0" w:date="2026-01-27T18:52:10Z">
              <w:r w:rsidDel="00000000" w:rsidR="00000000" w:rsidRPr="00000000">
                <w:rPr>
                  <w:rtl w:val="0"/>
                  <w:rPrChange w:author="Nadim Hamdan" w:id="1" w:date="2026-01-27T18:52:10Z">
                    <w:rPr/>
                  </w:rPrChange>
                </w:rPr>
                <w:t xml:space="preserve">~€99–€110 / month</w:t>
              </w:r>
            </w:ins>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ind w:left="0" w:firstLine="0"/>
              <w:rPr>
                <w:ins w:author="Nadim Hamdan" w:id="0" w:date="2026-01-27T18:52:10Z"/>
                <w:rPrChange w:author="Nadim Hamdan" w:id="1" w:date="2026-01-27T18:52:10Z">
                  <w:rPr/>
                </w:rPrChange>
              </w:rPr>
            </w:pPr>
            <w:ins w:author="Nadim Hamdan" w:id="0" w:date="2026-01-27T18:52:10Z">
              <w:r w:rsidDel="00000000" w:rsidR="00000000" w:rsidRPr="00000000">
                <w:rPr>
                  <w:rtl w:val="0"/>
                  <w:rPrChange w:author="Nadim Hamdan" w:id="1" w:date="2026-01-27T18:52:10Z">
                    <w:rPr/>
                  </w:rPrChange>
                </w:rPr>
                <w:t xml:space="preserve">Up to 500 attendees</w:t>
              </w:r>
            </w:ins>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ind w:left="0" w:firstLine="0"/>
              <w:rPr>
                <w:ins w:author="Nadim Hamdan" w:id="0" w:date="2026-01-27T18:52:10Z"/>
                <w:rPrChange w:author="Nadim Hamdan" w:id="1" w:date="2026-01-27T18:52:10Z">
                  <w:rPr/>
                </w:rPrChange>
              </w:rPr>
            </w:pPr>
            <w:ins w:author="Nadim Hamdan" w:id="0" w:date="2026-01-27T18:52:10Z">
              <w:r w:rsidDel="00000000" w:rsidR="00000000" w:rsidRPr="00000000">
                <w:rPr>
                  <w:rtl w:val="0"/>
                  <w:rPrChange w:author="Nadim Hamdan" w:id="1" w:date="2026-01-27T18:52:10Z">
                    <w:rPr/>
                  </w:rPrChange>
                </w:rPr>
                <w:t xml:space="preserve">GDPR-compliant webinar platform. Plan scales with active contacts (up to 1,000+). Best balance of webinar features. (</w:t>
              </w:r>
              <w:r w:rsidDel="00000000" w:rsidR="00000000" w:rsidRPr="00000000">
                <w:fldChar w:fldCharType="begin"/>
              </w:r>
              <w:r w:rsidDel="00000000" w:rsidR="00000000" w:rsidRPr="00000000">
                <w:instrText xml:space="preserve">HYPERLINK "https://livestorm.co/pricing?utm_source=chatgpt.com"</w:instrText>
              </w:r>
              <w:r w:rsidDel="00000000" w:rsidR="00000000" w:rsidRPr="00000000">
                <w:fldChar w:fldCharType="separate"/>
              </w:r>
              <w:r w:rsidDel="00000000" w:rsidR="00000000" w:rsidRPr="00000000">
                <w:rPr>
                  <w:color w:val="1155cc"/>
                  <w:u w:val="single"/>
                  <w:rtl w:val="0"/>
                </w:rPr>
                <w:t xml:space="preserve">livestorm.co</w:t>
              </w:r>
              <w:r w:rsidDel="00000000" w:rsidR="00000000" w:rsidRPr="00000000">
                <w:fldChar w:fldCharType="end"/>
              </w:r>
              <w:r w:rsidDel="00000000" w:rsidR="00000000" w:rsidRPr="00000000">
                <w:rPr>
                  <w:rtl w:val="0"/>
                  <w:rPrChange w:author="Nadim Hamdan" w:id="1" w:date="2026-01-27T18:52:10Z">
                    <w:rPr/>
                  </w:rPrChange>
                </w:rPr>
                <w:t xml:space="preserve">)</w:t>
              </w:r>
            </w:ins>
          </w:p>
        </w:tc>
      </w:tr>
      <w:tr>
        <w:trPr>
          <w:cantSplit w:val="0"/>
          <w:trHeight w:val="1610" w:hRule="atLeast"/>
          <w:tblHeader w:val="0"/>
          <w:ins w:author="Nadim Hamdan" w:id="0" w:date="2026-01-27T18:52:10Z"/>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ind w:left="0" w:firstLine="0"/>
              <w:rPr>
                <w:ins w:author="Nadim Hamdan" w:id="0" w:date="2026-01-27T18:52:10Z"/>
                <w:rPrChange w:author="Nadim Hamdan" w:id="1" w:date="2026-01-27T18:52:10Z">
                  <w:rPr/>
                </w:rPrChange>
              </w:rPr>
            </w:pPr>
            <w:ins w:author="Nadim Hamdan" w:id="0" w:date="2026-01-27T18:52:10Z">
              <w:r w:rsidDel="00000000" w:rsidR="00000000" w:rsidRPr="00000000">
                <w:rPr>
                  <w:rtl w:val="0"/>
                  <w:rPrChange w:author="Nadim Hamdan" w:id="1" w:date="2026-01-27T18:52:10Z">
                    <w:rPr/>
                  </w:rPrChange>
                </w:rPr>
                <w:t xml:space="preserve">Univid</w:t>
              </w:r>
            </w:ins>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ind w:left="0" w:firstLine="0"/>
              <w:rPr>
                <w:ins w:author="Nadim Hamdan" w:id="0" w:date="2026-01-27T18:52:10Z"/>
                <w:rPrChange w:author="Nadim Hamdan" w:id="1" w:date="2026-01-27T18:52:10Z">
                  <w:rPr/>
                </w:rPrChange>
              </w:rPr>
            </w:pPr>
            <w:ins w:author="Nadim Hamdan" w:id="0" w:date="2026-01-27T18:52:10Z">
              <w:r w:rsidDel="00000000" w:rsidR="00000000" w:rsidRPr="00000000">
                <w:rPr>
                  <w:rtl w:val="0"/>
                  <w:rPrChange w:author="Nadim Hamdan" w:id="1" w:date="2026-01-27T18:52:10Z">
                    <w:rPr/>
                  </w:rPrChange>
                </w:rPr>
                <w:t xml:space="preserve">Growth</w:t>
              </w:r>
            </w:ins>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ind w:left="0" w:firstLine="0"/>
              <w:rPr>
                <w:ins w:author="Nadim Hamdan" w:id="0" w:date="2026-01-27T18:52:10Z"/>
                <w:rPrChange w:author="Nadim Hamdan" w:id="1" w:date="2026-01-27T18:52:10Z">
                  <w:rPr/>
                </w:rPrChange>
              </w:rPr>
            </w:pPr>
            <w:ins w:author="Nadim Hamdan" w:id="0" w:date="2026-01-27T18:52:10Z">
              <w:r w:rsidDel="00000000" w:rsidR="00000000" w:rsidRPr="00000000">
                <w:rPr>
                  <w:rtl w:val="0"/>
                  <w:rPrChange w:author="Nadim Hamdan" w:id="1" w:date="2026-01-27T18:52:10Z">
                    <w:rPr/>
                  </w:rPrChange>
                </w:rPr>
                <w:t xml:space="preserve">~€99 / month</w:t>
              </w:r>
            </w:ins>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ind w:left="0" w:firstLine="0"/>
              <w:rPr>
                <w:ins w:author="Nadim Hamdan" w:id="0" w:date="2026-01-27T18:52:10Z"/>
                <w:rPrChange w:author="Nadim Hamdan" w:id="1" w:date="2026-01-27T18:52:10Z">
                  <w:rPr/>
                </w:rPrChange>
              </w:rPr>
            </w:pPr>
            <w:ins w:author="Nadim Hamdan" w:id="0" w:date="2026-01-27T18:52:10Z">
              <w:r w:rsidDel="00000000" w:rsidR="00000000" w:rsidRPr="00000000">
                <w:rPr>
                  <w:rtl w:val="0"/>
                  <w:rPrChange w:author="Nadim Hamdan" w:id="1" w:date="2026-01-27T18:52:10Z">
                    <w:rPr/>
                  </w:rPrChange>
                </w:rPr>
                <w:t xml:space="preserve">~100 live participants</w:t>
              </w:r>
            </w:ins>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ind w:left="0" w:firstLine="0"/>
              <w:rPr>
                <w:ins w:author="Nadim Hamdan" w:id="0" w:date="2026-01-27T18:52:10Z"/>
                <w:rPrChange w:author="Nadim Hamdan" w:id="1" w:date="2026-01-27T18:52:10Z">
                  <w:rPr/>
                </w:rPrChange>
              </w:rPr>
            </w:pPr>
            <w:ins w:author="Nadim Hamdan" w:id="0" w:date="2026-01-27T18:52:10Z">
              <w:r w:rsidDel="00000000" w:rsidR="00000000" w:rsidRPr="00000000">
                <w:rPr>
                  <w:rtl w:val="0"/>
                  <w:rPrChange w:author="Nadim Hamdan" w:id="1" w:date="2026-01-27T18:52:10Z">
                    <w:rPr/>
                  </w:rPrChange>
                </w:rPr>
                <w:t xml:space="preserve">Webinar-focused; GDPR compliant, but standard plan limits to ~100 participants (just below 150); custom tier likely needed for 150+. (</w:t>
              </w:r>
              <w:r w:rsidDel="00000000" w:rsidR="00000000" w:rsidRPr="00000000">
                <w:fldChar w:fldCharType="begin"/>
              </w:r>
              <w:r w:rsidDel="00000000" w:rsidR="00000000" w:rsidRPr="00000000">
                <w:instrText xml:space="preserve">HYPERLINK "https://univid.io/pricing/?utm_source=chatgpt.com"</w:instrText>
              </w:r>
              <w:r w:rsidDel="00000000" w:rsidR="00000000" w:rsidRPr="00000000">
                <w:fldChar w:fldCharType="separate"/>
              </w:r>
              <w:r w:rsidDel="00000000" w:rsidR="00000000" w:rsidRPr="00000000">
                <w:rPr>
                  <w:color w:val="1155cc"/>
                  <w:u w:val="single"/>
                  <w:rtl w:val="0"/>
                </w:rPr>
                <w:t xml:space="preserve">univid.io</w:t>
              </w:r>
              <w:r w:rsidDel="00000000" w:rsidR="00000000" w:rsidRPr="00000000">
                <w:fldChar w:fldCharType="end"/>
              </w:r>
              <w:r w:rsidDel="00000000" w:rsidR="00000000" w:rsidRPr="00000000">
                <w:rPr>
                  <w:rtl w:val="0"/>
                  <w:rPrChange w:author="Nadim Hamdan" w:id="1" w:date="2026-01-27T18:52:10Z">
                    <w:rPr/>
                  </w:rPrChange>
                </w:rPr>
                <w:t xml:space="preserve">)</w:t>
              </w:r>
            </w:ins>
          </w:p>
        </w:tc>
      </w:tr>
      <w:tr>
        <w:trPr>
          <w:cantSplit w:val="0"/>
          <w:trHeight w:val="1340" w:hRule="atLeast"/>
          <w:tblHeader w:val="0"/>
          <w:ins w:author="Nadim Hamdan" w:id="0" w:date="2026-01-27T18:52:10Z"/>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ind w:left="0" w:firstLine="0"/>
              <w:rPr>
                <w:ins w:author="Nadim Hamdan" w:id="0" w:date="2026-01-27T18:52:10Z"/>
                <w:rPrChange w:author="Nadim Hamdan" w:id="1" w:date="2026-01-27T18:52:10Z">
                  <w:rPr/>
                </w:rPrChange>
              </w:rPr>
            </w:pPr>
            <w:ins w:author="Nadim Hamdan" w:id="0" w:date="2026-01-27T18:52:10Z">
              <w:r w:rsidDel="00000000" w:rsidR="00000000" w:rsidRPr="00000000">
                <w:rPr>
                  <w:rtl w:val="0"/>
                  <w:rPrChange w:author="Nadim Hamdan" w:id="1" w:date="2026-01-27T18:52:10Z">
                    <w:rPr/>
                  </w:rPrChange>
                </w:rPr>
                <w:t xml:space="preserve">alfaview</w:t>
              </w:r>
            </w:ins>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ind w:left="0" w:firstLine="0"/>
              <w:rPr>
                <w:ins w:author="Nadim Hamdan" w:id="0" w:date="2026-01-27T18:52:10Z"/>
                <w:rPrChange w:author="Nadim Hamdan" w:id="1" w:date="2026-01-27T18:52:10Z">
                  <w:rPr/>
                </w:rPrChange>
              </w:rPr>
            </w:pPr>
            <w:ins w:author="Nadim Hamdan" w:id="0" w:date="2026-01-27T18:52:10Z">
              <w:r w:rsidDel="00000000" w:rsidR="00000000" w:rsidRPr="00000000">
                <w:rPr>
                  <w:rtl w:val="0"/>
                  <w:rPrChange w:author="Nadim Hamdan" w:id="1" w:date="2026-01-27T18:52:10Z">
                    <w:rPr/>
                  </w:rPrChange>
                </w:rPr>
                <w:t xml:space="preserve">Business 500</w:t>
              </w:r>
            </w:ins>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ind w:left="0" w:firstLine="0"/>
              <w:rPr>
                <w:ins w:author="Nadim Hamdan" w:id="0" w:date="2026-01-27T18:52:10Z"/>
                <w:rPrChange w:author="Nadim Hamdan" w:id="1" w:date="2026-01-27T18:52:10Z">
                  <w:rPr/>
                </w:rPrChange>
              </w:rPr>
            </w:pPr>
            <w:ins w:author="Nadim Hamdan" w:id="0" w:date="2026-01-27T18:52:10Z">
              <w:r w:rsidDel="00000000" w:rsidR="00000000" w:rsidRPr="00000000">
                <w:rPr>
                  <w:rtl w:val="0"/>
                  <w:rPrChange w:author="Nadim Hamdan" w:id="1" w:date="2026-01-27T18:52:10Z">
                    <w:rPr/>
                  </w:rPrChange>
                </w:rPr>
                <w:t xml:space="preserve">~€7.63 / month</w:t>
              </w:r>
            </w:ins>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ind w:left="0" w:firstLine="0"/>
              <w:rPr>
                <w:ins w:author="Nadim Hamdan" w:id="0" w:date="2026-01-27T18:52:10Z"/>
                <w:rPrChange w:author="Nadim Hamdan" w:id="1" w:date="2026-01-27T18:52:10Z">
                  <w:rPr/>
                </w:rPrChange>
              </w:rPr>
            </w:pPr>
            <w:ins w:author="Nadim Hamdan" w:id="0" w:date="2026-01-27T18:52:10Z">
              <w:r w:rsidDel="00000000" w:rsidR="00000000" w:rsidRPr="00000000">
                <w:rPr>
                  <w:rtl w:val="0"/>
                  <w:rPrChange w:author="Nadim Hamdan" w:id="1" w:date="2026-01-27T18:52:10Z">
                    <w:rPr/>
                  </w:rPrChange>
                </w:rPr>
                <w:t xml:space="preserve">~500 participants</w:t>
              </w:r>
            </w:ins>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ind w:left="0" w:firstLine="0"/>
              <w:rPr>
                <w:ins w:author="Nadim Hamdan" w:id="0" w:date="2026-01-27T18:52:10Z"/>
                <w:rPrChange w:author="Nadim Hamdan" w:id="1" w:date="2026-01-27T18:52:10Z">
                  <w:rPr/>
                </w:rPrChange>
              </w:rPr>
            </w:pPr>
            <w:ins w:author="Nadim Hamdan" w:id="0" w:date="2026-01-27T18:52:10Z">
              <w:r w:rsidDel="00000000" w:rsidR="00000000" w:rsidRPr="00000000">
                <w:rPr>
                  <w:rtl w:val="0"/>
                  <w:rPrChange w:author="Nadim Hamdan" w:id="1" w:date="2026-01-27T18:52:10Z">
                    <w:rPr/>
                  </w:rPrChange>
                </w:rPr>
                <w:t xml:space="preserve">GDPR-hosted in EU, includes video/audio up to ~200 on video, others as viewers; strong for meetings/events. (</w:t>
              </w:r>
              <w:r w:rsidDel="00000000" w:rsidR="00000000" w:rsidRPr="00000000">
                <w:fldChar w:fldCharType="begin"/>
              </w:r>
              <w:r w:rsidDel="00000000" w:rsidR="00000000" w:rsidRPr="00000000">
                <w:instrText xml:space="preserve">HYPERLINK "https://alfaview.com/en/pricing?utm_source=chatgpt.com"</w:instrText>
              </w:r>
              <w:r w:rsidDel="00000000" w:rsidR="00000000" w:rsidRPr="00000000">
                <w:fldChar w:fldCharType="separate"/>
              </w:r>
              <w:r w:rsidDel="00000000" w:rsidR="00000000" w:rsidRPr="00000000">
                <w:rPr>
                  <w:color w:val="1155cc"/>
                  <w:u w:val="single"/>
                  <w:rtl w:val="0"/>
                </w:rPr>
                <w:t xml:space="preserve">alfaview</w:t>
              </w:r>
              <w:r w:rsidDel="00000000" w:rsidR="00000000" w:rsidRPr="00000000">
                <w:fldChar w:fldCharType="end"/>
              </w:r>
              <w:r w:rsidDel="00000000" w:rsidR="00000000" w:rsidRPr="00000000">
                <w:rPr>
                  <w:rtl w:val="0"/>
                  <w:rPrChange w:author="Nadim Hamdan" w:id="1" w:date="2026-01-27T18:52:10Z">
                    <w:rPr/>
                  </w:rPrChange>
                </w:rPr>
                <w:t xml:space="preserve">)</w:t>
              </w:r>
            </w:ins>
          </w:p>
        </w:tc>
      </w:tr>
      <w:tr>
        <w:trPr>
          <w:cantSplit w:val="0"/>
          <w:trHeight w:val="1610" w:hRule="atLeast"/>
          <w:tblHeader w:val="0"/>
          <w:ins w:author="Nadim Hamdan" w:id="0" w:date="2026-01-27T18:52:10Z"/>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ind w:left="0" w:firstLine="0"/>
              <w:rPr>
                <w:ins w:author="Nadim Hamdan" w:id="0" w:date="2026-01-27T18:52:10Z"/>
                <w:rPrChange w:author="Nadim Hamdan" w:id="1" w:date="2026-01-27T18:52:10Z">
                  <w:rPr/>
                </w:rPrChange>
              </w:rPr>
            </w:pPr>
            <w:ins w:author="Nadim Hamdan" w:id="0" w:date="2026-01-27T18:52:10Z">
              <w:r w:rsidDel="00000000" w:rsidR="00000000" w:rsidRPr="00000000">
                <w:rPr>
                  <w:rtl w:val="0"/>
                  <w:rPrChange w:author="Nadim Hamdan" w:id="1" w:date="2026-01-27T18:52:10Z">
                    <w:rPr/>
                  </w:rPrChange>
                </w:rPr>
                <w:t xml:space="preserve">Pexip</w:t>
              </w:r>
            </w:ins>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ind w:left="0" w:firstLine="0"/>
              <w:rPr>
                <w:ins w:author="Nadim Hamdan" w:id="0" w:date="2026-01-27T18:52:10Z"/>
                <w:rPrChange w:author="Nadim Hamdan" w:id="1" w:date="2026-01-27T18:52:10Z">
                  <w:rPr/>
                </w:rPrChange>
              </w:rPr>
            </w:pPr>
            <w:ins w:author="Nadim Hamdan" w:id="0" w:date="2026-01-27T18:52:10Z">
              <w:r w:rsidDel="00000000" w:rsidR="00000000" w:rsidRPr="00000000">
                <w:rPr>
                  <w:rtl w:val="0"/>
                  <w:rPrChange w:author="Nadim Hamdan" w:id="1" w:date="2026-01-27T18:52:10Z">
                    <w:rPr/>
                  </w:rPrChange>
                </w:rPr>
                <w:t xml:space="preserve">Connect Essentials</w:t>
              </w:r>
            </w:ins>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ind w:left="0" w:firstLine="0"/>
              <w:rPr>
                <w:ins w:author="Nadim Hamdan" w:id="0" w:date="2026-01-27T18:52:10Z"/>
                <w:rPrChange w:author="Nadim Hamdan" w:id="1" w:date="2026-01-27T18:52:10Z">
                  <w:rPr/>
                </w:rPrChange>
              </w:rPr>
            </w:pPr>
            <w:ins w:author="Nadim Hamdan" w:id="0" w:date="2026-01-27T18:52:10Z">
              <w:r w:rsidDel="00000000" w:rsidR="00000000" w:rsidRPr="00000000">
                <w:rPr>
                  <w:rtl w:val="0"/>
                  <w:rPrChange w:author="Nadim Hamdan" w:id="1" w:date="2026-01-27T18:52:10Z">
                    <w:rPr/>
                  </w:rPrChange>
                </w:rPr>
                <w:t xml:space="preserve">~US$39–$20+ / month per room*</w:t>
              </w:r>
            </w:ins>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ind w:left="0" w:firstLine="0"/>
              <w:rPr>
                <w:ins w:author="Nadim Hamdan" w:id="0" w:date="2026-01-27T18:52:10Z"/>
                <w:rPrChange w:author="Nadim Hamdan" w:id="1" w:date="2026-01-27T18:52:10Z">
                  <w:rPr/>
                </w:rPrChange>
              </w:rPr>
            </w:pPr>
            <w:ins w:author="Nadim Hamdan" w:id="0" w:date="2026-01-27T18:52:10Z">
              <w:r w:rsidDel="00000000" w:rsidR="00000000" w:rsidRPr="00000000">
                <w:rPr>
                  <w:rtl w:val="0"/>
                  <w:rPrChange w:author="Nadim Hamdan" w:id="1" w:date="2026-01-27T18:52:10Z">
                    <w:rPr/>
                  </w:rPrChange>
                </w:rPr>
                <w:t xml:space="preserve">Scales with configuration</w:t>
              </w:r>
            </w:ins>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ind w:left="0" w:firstLine="0"/>
              <w:rPr>
                <w:ins w:author="Nadim Hamdan" w:id="0" w:date="2026-01-27T18:52:10Z"/>
                <w:rPrChange w:author="Nadim Hamdan" w:id="1" w:date="2026-01-27T18:52:10Z">
                  <w:rPr/>
                </w:rPrChange>
              </w:rPr>
            </w:pPr>
            <w:ins w:author="Nadim Hamdan" w:id="0" w:date="2026-01-27T18:52:10Z">
              <w:r w:rsidDel="00000000" w:rsidR="00000000" w:rsidRPr="00000000">
                <w:rPr>
                  <w:rtl w:val="0"/>
                  <w:rPrChange w:author="Nadim Hamdan" w:id="1" w:date="2026-01-27T18:52:10Z">
                    <w:rPr/>
                  </w:rPrChange>
                </w:rPr>
                <w:t xml:space="preserve">Enterprise solution with variable pricing — quote required for full event/webinar use; starting room prices low but full event webinar costs custom. (</w:t>
              </w:r>
              <w:r w:rsidDel="00000000" w:rsidR="00000000" w:rsidRPr="00000000">
                <w:fldChar w:fldCharType="begin"/>
              </w:r>
              <w:r w:rsidDel="00000000" w:rsidR="00000000" w:rsidRPr="00000000">
                <w:instrText xml:space="preserve">HYPERLINK "https://www.g2.com/products/pexip/pricing?utm_source=chatgpt.com"</w:instrText>
              </w:r>
              <w:r w:rsidDel="00000000" w:rsidR="00000000" w:rsidRPr="00000000">
                <w:fldChar w:fldCharType="separate"/>
              </w:r>
              <w:r w:rsidDel="00000000" w:rsidR="00000000" w:rsidRPr="00000000">
                <w:rPr>
                  <w:color w:val="1155cc"/>
                  <w:u w:val="single"/>
                  <w:rtl w:val="0"/>
                </w:rPr>
                <w:t xml:space="preserve">G2</w:t>
              </w:r>
              <w:r w:rsidDel="00000000" w:rsidR="00000000" w:rsidRPr="00000000">
                <w:fldChar w:fldCharType="end"/>
              </w:r>
              <w:r w:rsidDel="00000000" w:rsidR="00000000" w:rsidRPr="00000000">
                <w:rPr>
                  <w:rtl w:val="0"/>
                  <w:rPrChange w:author="Nadim Hamdan" w:id="1" w:date="2026-01-27T18:52:10Z">
                    <w:rPr/>
                  </w:rPrChange>
                </w:rPr>
                <w:t xml:space="preserve">)</w:t>
              </w:r>
            </w:ins>
          </w:p>
        </w:tc>
      </w:tr>
      <w:tr>
        <w:trPr>
          <w:cantSplit w:val="0"/>
          <w:trHeight w:val="1610" w:hRule="atLeast"/>
          <w:tblHeader w:val="0"/>
          <w:ins w:author="Nadim Hamdan" w:id="0" w:date="2026-01-27T18:52:10Z"/>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ind w:left="0" w:firstLine="0"/>
              <w:rPr>
                <w:ins w:author="Nadim Hamdan" w:id="0" w:date="2026-01-27T18:52:10Z"/>
                <w:rPrChange w:author="Nadim Hamdan" w:id="1" w:date="2026-01-27T18:52:10Z">
                  <w:rPr/>
                </w:rPrChange>
              </w:rPr>
            </w:pPr>
            <w:ins w:author="Nadim Hamdan" w:id="0" w:date="2026-01-27T18:52:10Z">
              <w:r w:rsidDel="00000000" w:rsidR="00000000" w:rsidRPr="00000000">
                <w:rPr>
                  <w:rtl w:val="0"/>
                  <w:rPrChange w:author="Nadim Hamdan" w:id="1" w:date="2026-01-27T18:52:10Z">
                    <w:rPr/>
                  </w:rPrChange>
                </w:rPr>
                <w:t xml:space="preserve">Jitsi (Self-Hosted)</w:t>
              </w:r>
            </w:ins>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ind w:left="0" w:firstLine="0"/>
              <w:rPr>
                <w:ins w:author="Nadim Hamdan" w:id="0" w:date="2026-01-27T18:52:10Z"/>
                <w:rPrChange w:author="Nadim Hamdan" w:id="1" w:date="2026-01-27T18:52:10Z">
                  <w:rPr/>
                </w:rPrChange>
              </w:rPr>
            </w:pPr>
            <w:ins w:author="Nadim Hamdan" w:id="0" w:date="2026-01-27T18:52:10Z">
              <w:r w:rsidDel="00000000" w:rsidR="00000000" w:rsidRPr="00000000">
                <w:rPr>
                  <w:rtl w:val="0"/>
                  <w:rPrChange w:author="Nadim Hamdan" w:id="1" w:date="2026-01-27T18:52:10Z">
                    <w:rPr/>
                  </w:rPrChange>
                </w:rPr>
                <w:t xml:space="preserve">Open-Source Self-Host</w:t>
              </w:r>
            </w:ins>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ind w:left="0" w:firstLine="0"/>
              <w:rPr>
                <w:ins w:author="Nadim Hamdan" w:id="0" w:date="2026-01-27T18:52:10Z"/>
                <w:rPrChange w:author="Nadim Hamdan" w:id="1" w:date="2026-01-27T18:52:10Z">
                  <w:rPr/>
                </w:rPrChange>
              </w:rPr>
            </w:pPr>
            <w:ins w:author="Nadim Hamdan" w:id="0" w:date="2026-01-27T18:52:10Z">
              <w:r w:rsidDel="00000000" w:rsidR="00000000" w:rsidRPr="00000000">
                <w:rPr>
                  <w:rtl w:val="0"/>
                  <w:rPrChange w:author="Nadim Hamdan" w:id="1" w:date="2026-01-27T18:52:10Z">
                    <w:rPr/>
                  </w:rPrChange>
                </w:rPr>
                <w:t xml:space="preserve">$0 software + hosting</w:t>
              </w:r>
            </w:ins>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ind w:left="0" w:firstLine="0"/>
              <w:rPr>
                <w:ins w:author="Nadim Hamdan" w:id="0" w:date="2026-01-27T18:52:10Z"/>
                <w:rPrChange w:author="Nadim Hamdan" w:id="1" w:date="2026-01-27T18:52:10Z">
                  <w:rPr/>
                </w:rPrChange>
              </w:rPr>
            </w:pPr>
            <w:ins w:author="Nadim Hamdan" w:id="0" w:date="2026-01-27T18:52:10Z">
              <w:r w:rsidDel="00000000" w:rsidR="00000000" w:rsidRPr="00000000">
                <w:rPr>
                  <w:rtl w:val="0"/>
                  <w:rPrChange w:author="Nadim Hamdan" w:id="1" w:date="2026-01-27T18:52:10Z">
                    <w:rPr/>
                  </w:rPrChange>
                </w:rPr>
                <w:t xml:space="preserve">Scales with server</w:t>
              </w:r>
            </w:ins>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ind w:left="0" w:firstLine="0"/>
              <w:rPr>
                <w:ins w:author="Nadim Hamdan" w:id="0" w:date="2026-01-27T18:52:10Z"/>
                <w:rPrChange w:author="Nadim Hamdan" w:id="1" w:date="2026-01-27T18:52:10Z">
                  <w:rPr/>
                </w:rPrChange>
              </w:rPr>
            </w:pPr>
            <w:ins w:author="Nadim Hamdan" w:id="0" w:date="2026-01-27T18:52:10Z">
              <w:r w:rsidDel="00000000" w:rsidR="00000000" w:rsidRPr="00000000">
                <w:rPr>
                  <w:rtl w:val="0"/>
                  <w:rPrChange w:author="Nadim Hamdan" w:id="1" w:date="2026-01-27T18:52:10Z">
                    <w:rPr/>
                  </w:rPrChange>
                </w:rPr>
                <w:t xml:space="preserve">Free software; you pay only server/infra costs (e.g., ~$5–$80 +/mo for VPS). Moderation features are more basic; streaming/recording require extra setup. (</w:t>
              </w:r>
              <w:r w:rsidDel="00000000" w:rsidR="00000000" w:rsidRPr="00000000">
                <w:fldChar w:fldCharType="begin"/>
              </w:r>
              <w:r w:rsidDel="00000000" w:rsidR="00000000" w:rsidRPr="00000000">
                <w:instrText xml:space="preserve">HYPERLINK "https://jitsi.org/?utm_source=chatgpt.com"</w:instrText>
              </w:r>
              <w:r w:rsidDel="00000000" w:rsidR="00000000" w:rsidRPr="00000000">
                <w:fldChar w:fldCharType="separate"/>
              </w:r>
              <w:r w:rsidDel="00000000" w:rsidR="00000000" w:rsidRPr="00000000">
                <w:rPr>
                  <w:color w:val="1155cc"/>
                  <w:u w:val="single"/>
                  <w:rtl w:val="0"/>
                </w:rPr>
                <w:t xml:space="preserve">Jitsi</w:t>
              </w:r>
              <w:r w:rsidDel="00000000" w:rsidR="00000000" w:rsidRPr="00000000">
                <w:fldChar w:fldCharType="end"/>
              </w:r>
              <w:r w:rsidDel="00000000" w:rsidR="00000000" w:rsidRPr="00000000">
                <w:rPr>
                  <w:rtl w:val="0"/>
                  <w:rPrChange w:author="Nadim Hamdan" w:id="1" w:date="2026-01-27T18:52:10Z">
                    <w:rPr/>
                  </w:rPrChange>
                </w:rPr>
                <w:t xml:space="preserve">)</w:t>
              </w:r>
            </w:ins>
          </w:p>
        </w:tc>
      </w:tr>
    </w:tbl>
    <w:p w:rsidR="00000000" w:rsidDel="00000000" w:rsidP="00000000" w:rsidRDefault="00000000" w:rsidRPr="00000000" w14:paraId="00000097">
      <w:pPr>
        <w:keepNext w:val="0"/>
        <w:keepLines w:val="0"/>
        <w:ind w:left="0" w:firstLine="0"/>
        <w:rPr>
          <w:ins w:author="Nadim Hamdan" w:id="0" w:date="2026-01-27T18:52:10Z"/>
          <w:rPrChange w:author="Nadim Hamdan" w:id="1" w:date="2026-01-27T18:52:10Z">
            <w:rPr/>
          </w:rPrChange>
        </w:rPr>
      </w:pPr>
      <w:ins w:author="Nadim Hamdan" w:id="0" w:date="2026-01-27T18:52:10Z">
        <w:r w:rsidDel="00000000" w:rsidR="00000000" w:rsidRPr="00000000">
          <w:br w:type="page"/>
        </w:r>
        <w:r w:rsidDel="00000000" w:rsidR="00000000" w:rsidRPr="00000000">
          <w:rPr>
            <w:rtl w:val="0"/>
          </w:rPr>
        </w:r>
      </w:ins>
    </w:p>
    <w:p w:rsidR="00000000" w:rsidDel="00000000" w:rsidP="00000000" w:rsidRDefault="00000000" w:rsidRPr="00000000" w14:paraId="00000098">
      <w:pPr>
        <w:pStyle w:val="Heading1"/>
        <w:keepNext w:val="0"/>
        <w:keepLines w:val="0"/>
        <w:ind w:left="0" w:firstLine="0"/>
        <w:rPr>
          <w:sz w:val="46"/>
          <w:szCs w:val="46"/>
        </w:rPr>
      </w:pPr>
      <w:bookmarkStart w:colFirst="0" w:colLast="0" w:name="_xjaq40rqynzp" w:id="14"/>
      <w:bookmarkEnd w:id="14"/>
      <w:r w:rsidDel="00000000" w:rsidR="00000000" w:rsidRPr="00000000">
        <w:rPr>
          <w:sz w:val="46"/>
          <w:szCs w:val="46"/>
          <w:rtl w:val="0"/>
        </w:rPr>
        <w:t xml:space="preserve">RECOMMENDED STACK + STEP-BY-STEP SETUP</w:t>
      </w:r>
    </w:p>
    <w:p w:rsidR="00000000" w:rsidDel="00000000" w:rsidP="00000000" w:rsidRDefault="00000000" w:rsidRPr="00000000" w14:paraId="00000099">
      <w:pPr>
        <w:spacing w:after="240" w:before="240" w:lineRule="auto"/>
        <w:ind w:left="0" w:firstLine="0"/>
        <w:rPr/>
      </w:pPr>
      <w:r w:rsidDel="00000000" w:rsidR="00000000" w:rsidRPr="00000000">
        <w:rPr>
          <w:rtl w:val="0"/>
        </w:rPr>
        <w:t xml:space="preserve">Below is a Minimal Viable Setup first, followed by advanced options.</w:t>
      </w:r>
    </w:p>
    <w:p w:rsidR="00000000" w:rsidDel="00000000" w:rsidP="00000000" w:rsidRDefault="00000000" w:rsidRPr="00000000" w14:paraId="0000009A">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keepNext w:val="0"/>
        <w:keepLines w:val="0"/>
        <w:ind w:left="0" w:firstLine="0"/>
        <w:rPr>
          <w:sz w:val="34"/>
          <w:szCs w:val="34"/>
        </w:rPr>
      </w:pPr>
      <w:bookmarkStart w:colFirst="0" w:colLast="0" w:name="_l64pi45hmm85" w:id="15"/>
      <w:bookmarkEnd w:id="15"/>
      <w:r w:rsidDel="00000000" w:rsidR="00000000" w:rsidRPr="00000000">
        <w:rPr>
          <w:sz w:val="34"/>
          <w:szCs w:val="34"/>
          <w:rtl w:val="0"/>
        </w:rPr>
        <w:t xml:space="preserve">A. Live Room Platform (Non-Zoom)</w:t>
      </w:r>
    </w:p>
    <w:p w:rsidR="00000000" w:rsidDel="00000000" w:rsidP="00000000" w:rsidRDefault="00000000" w:rsidRPr="00000000" w14:paraId="0000009C">
      <w:pPr>
        <w:pStyle w:val="Heading3"/>
        <w:keepNext w:val="0"/>
        <w:keepLines w:val="0"/>
        <w:ind w:left="0" w:firstLine="0"/>
        <w:rPr>
          <w:sz w:val="26"/>
          <w:szCs w:val="26"/>
        </w:rPr>
      </w:pPr>
      <w:bookmarkStart w:colFirst="0" w:colLast="0" w:name="_jl809lxevwev" w:id="16"/>
      <w:bookmarkEnd w:id="16"/>
      <w:commentRangeStart w:id="2"/>
      <w:commentRangeStart w:id="3"/>
      <w:commentRangeStart w:id="4"/>
      <w:r w:rsidDel="00000000" w:rsidR="00000000" w:rsidRPr="00000000">
        <w:rPr>
          <w:sz w:val="26"/>
          <w:szCs w:val="26"/>
          <w:rtl w:val="0"/>
        </w:rPr>
        <w:t xml:space="preserve">Option 1: Jitsi (Open Source – Recommended Start)</w:t>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9D">
      <w:pPr>
        <w:spacing w:after="240" w:before="240" w:lineRule="auto"/>
        <w:ind w:left="0" w:firstLine="0"/>
        <w:rPr/>
      </w:pPr>
      <w:r w:rsidDel="00000000" w:rsidR="00000000" w:rsidRPr="00000000">
        <w:rPr>
          <w:rtl w:val="0"/>
        </w:rPr>
        <w:t xml:space="preserve">Pros</w:t>
      </w:r>
    </w:p>
    <w:p w:rsidR="00000000" w:rsidDel="00000000" w:rsidP="00000000" w:rsidRDefault="00000000" w:rsidRPr="00000000" w14:paraId="0000009E">
      <w:pPr>
        <w:numPr>
          <w:ilvl w:val="0"/>
          <w:numId w:val="175"/>
        </w:numPr>
        <w:spacing w:after="0" w:before="480" w:lineRule="auto"/>
        <w:ind w:left="720" w:hanging="360"/>
        <w:rPr/>
      </w:pPr>
      <w:r w:rsidDel="00000000" w:rsidR="00000000" w:rsidRPr="00000000">
        <w:rPr>
          <w:rtl w:val="0"/>
        </w:rPr>
        <w:t xml:space="preserve">Fully open source</w:t>
        <w:br w:type="textWrapping"/>
      </w:r>
    </w:p>
    <w:p w:rsidR="00000000" w:rsidDel="00000000" w:rsidP="00000000" w:rsidRDefault="00000000" w:rsidRPr="00000000" w14:paraId="0000009F">
      <w:pPr>
        <w:numPr>
          <w:ilvl w:val="0"/>
          <w:numId w:val="175"/>
        </w:numPr>
        <w:spacing w:after="0" w:before="0" w:lineRule="auto"/>
        <w:ind w:left="720" w:hanging="360"/>
        <w:rPr/>
      </w:pPr>
      <w:r w:rsidDel="00000000" w:rsidR="00000000" w:rsidRPr="00000000">
        <w:rPr>
          <w:rtl w:val="0"/>
        </w:rPr>
        <w:t xml:space="preserve">No accounts required</w:t>
        <w:br w:type="textWrapping"/>
      </w:r>
    </w:p>
    <w:p w:rsidR="00000000" w:rsidDel="00000000" w:rsidP="00000000" w:rsidRDefault="00000000" w:rsidRPr="00000000" w14:paraId="000000A0">
      <w:pPr>
        <w:numPr>
          <w:ilvl w:val="0"/>
          <w:numId w:val="175"/>
        </w:numPr>
        <w:spacing w:after="0" w:before="0" w:lineRule="auto"/>
        <w:ind w:left="720" w:hanging="360"/>
        <w:rPr/>
      </w:pPr>
      <w:r w:rsidDel="00000000" w:rsidR="00000000" w:rsidRPr="00000000">
        <w:rPr>
          <w:rtl w:val="0"/>
        </w:rPr>
        <w:t xml:space="preserve">Password-protected rooms</w:t>
        <w:br w:type="textWrapping"/>
      </w:r>
    </w:p>
    <w:p w:rsidR="00000000" w:rsidDel="00000000" w:rsidP="00000000" w:rsidRDefault="00000000" w:rsidRPr="00000000" w14:paraId="000000A1">
      <w:pPr>
        <w:numPr>
          <w:ilvl w:val="0"/>
          <w:numId w:val="175"/>
        </w:numPr>
        <w:spacing w:after="0" w:before="0" w:lineRule="auto"/>
        <w:ind w:left="720" w:hanging="360"/>
        <w:rPr/>
      </w:pPr>
      <w:r w:rsidDel="00000000" w:rsidR="00000000" w:rsidRPr="00000000">
        <w:rPr>
          <w:rtl w:val="0"/>
        </w:rPr>
        <w:t xml:space="preserve">Mute all on entry</w:t>
        <w:br w:type="textWrapping"/>
      </w:r>
    </w:p>
    <w:p w:rsidR="00000000" w:rsidDel="00000000" w:rsidP="00000000" w:rsidRDefault="00000000" w:rsidRPr="00000000" w14:paraId="000000A2">
      <w:pPr>
        <w:numPr>
          <w:ilvl w:val="0"/>
          <w:numId w:val="175"/>
        </w:numPr>
        <w:spacing w:after="0" w:before="0" w:lineRule="auto"/>
        <w:ind w:left="720" w:hanging="360"/>
        <w:rPr/>
      </w:pPr>
      <w:r w:rsidDel="00000000" w:rsidR="00000000" w:rsidRPr="00000000">
        <w:rPr>
          <w:rtl w:val="0"/>
        </w:rPr>
        <w:t xml:space="preserve">Lock room</w:t>
        <w:br w:type="textWrapping"/>
      </w:r>
    </w:p>
    <w:p w:rsidR="00000000" w:rsidDel="00000000" w:rsidP="00000000" w:rsidRDefault="00000000" w:rsidRPr="00000000" w14:paraId="000000A3">
      <w:pPr>
        <w:numPr>
          <w:ilvl w:val="0"/>
          <w:numId w:val="175"/>
        </w:numPr>
        <w:spacing w:after="0" w:before="0" w:lineRule="auto"/>
        <w:ind w:left="720" w:hanging="360"/>
        <w:rPr/>
      </w:pPr>
      <w:r w:rsidDel="00000000" w:rsidR="00000000" w:rsidRPr="00000000">
        <w:rPr>
          <w:rtl w:val="0"/>
        </w:rPr>
        <w:t xml:space="preserve">Kick users</w:t>
        <w:br w:type="textWrapping"/>
      </w:r>
    </w:p>
    <w:p w:rsidR="00000000" w:rsidDel="00000000" w:rsidP="00000000" w:rsidRDefault="00000000" w:rsidRPr="00000000" w14:paraId="000000A4">
      <w:pPr>
        <w:numPr>
          <w:ilvl w:val="0"/>
          <w:numId w:val="175"/>
        </w:numPr>
        <w:spacing w:after="0" w:before="0" w:lineRule="auto"/>
        <w:ind w:left="720" w:hanging="360"/>
        <w:rPr/>
      </w:pPr>
      <w:commentRangeStart w:id="5"/>
      <w:commentRangeStart w:id="6"/>
      <w:commentRangeStart w:id="7"/>
      <w:r w:rsidDel="00000000" w:rsidR="00000000" w:rsidRPr="00000000">
        <w:rPr>
          <w:rtl w:val="0"/>
        </w:rPr>
        <w:t xml:space="preserve">Recording (self-hosted or local)</w:t>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r w:rsidDel="00000000" w:rsidR="00000000" w:rsidRPr="00000000">
        <w:rPr>
          <w:rtl w:val="0"/>
        </w:rPr>
        <w:br w:type="textWrapping"/>
      </w:r>
    </w:p>
    <w:p w:rsidR="00000000" w:rsidDel="00000000" w:rsidP="00000000" w:rsidRDefault="00000000" w:rsidRPr="00000000" w14:paraId="000000A5">
      <w:pPr>
        <w:numPr>
          <w:ilvl w:val="0"/>
          <w:numId w:val="175"/>
        </w:numPr>
        <w:spacing w:after="480" w:before="0" w:lineRule="auto"/>
        <w:ind w:left="720" w:hanging="360"/>
        <w:rPr/>
      </w:pPr>
      <w:r w:rsidDel="00000000" w:rsidR="00000000" w:rsidRPr="00000000">
        <w:rPr>
          <w:rtl w:val="0"/>
        </w:rPr>
        <w:t xml:space="preserve">Very low cost</w:t>
        <w:br w:type="textWrapping"/>
      </w:r>
    </w:p>
    <w:p w:rsidR="00000000" w:rsidDel="00000000" w:rsidP="00000000" w:rsidRDefault="00000000" w:rsidRPr="00000000" w14:paraId="000000A6">
      <w:pPr>
        <w:spacing w:after="240" w:before="240" w:lineRule="auto"/>
        <w:ind w:left="0" w:firstLine="0"/>
        <w:rPr/>
      </w:pPr>
      <w:r w:rsidDel="00000000" w:rsidR="00000000" w:rsidRPr="00000000">
        <w:rPr>
          <w:rtl w:val="0"/>
        </w:rPr>
        <w:t xml:space="preserve">Cons</w:t>
      </w:r>
    </w:p>
    <w:p w:rsidR="00000000" w:rsidDel="00000000" w:rsidP="00000000" w:rsidRDefault="00000000" w:rsidRPr="00000000" w14:paraId="000000A7">
      <w:pPr>
        <w:numPr>
          <w:ilvl w:val="0"/>
          <w:numId w:val="141"/>
        </w:numPr>
        <w:spacing w:after="0" w:before="480" w:lineRule="auto"/>
        <w:ind w:left="720" w:hanging="360"/>
        <w:rPr/>
      </w:pPr>
      <w:r w:rsidDel="00000000" w:rsidR="00000000" w:rsidRPr="00000000">
        <w:rPr>
          <w:rtl w:val="0"/>
        </w:rPr>
        <w:t xml:space="preserve">UI less polished</w:t>
        <w:br w:type="textWrapping"/>
      </w:r>
    </w:p>
    <w:p w:rsidR="00000000" w:rsidDel="00000000" w:rsidP="00000000" w:rsidRDefault="00000000" w:rsidRPr="00000000" w14:paraId="000000A8">
      <w:pPr>
        <w:numPr>
          <w:ilvl w:val="0"/>
          <w:numId w:val="141"/>
        </w:numPr>
        <w:spacing w:after="480" w:before="0" w:lineRule="auto"/>
        <w:ind w:left="720" w:hanging="360"/>
        <w:rPr/>
      </w:pPr>
      <w:r w:rsidDel="00000000" w:rsidR="00000000" w:rsidRPr="00000000">
        <w:rPr>
          <w:rtl w:val="0"/>
        </w:rPr>
        <w:t xml:space="preserve">Needs setup for advanced moderation</w:t>
        <w:br w:type="textWrapping"/>
      </w:r>
    </w:p>
    <w:p w:rsidR="00000000" w:rsidDel="00000000" w:rsidP="00000000" w:rsidRDefault="00000000" w:rsidRPr="00000000" w14:paraId="000000A9">
      <w:pPr>
        <w:spacing w:after="240" w:before="240" w:lineRule="auto"/>
        <w:ind w:left="0" w:firstLine="0"/>
        <w:rPr/>
      </w:pPr>
      <w:r w:rsidDel="00000000" w:rsidR="00000000" w:rsidRPr="00000000">
        <w:rPr>
          <w:rtl w:val="0"/>
        </w:rPr>
        <w:t xml:space="preserve">Steps</w:t>
      </w:r>
    </w:p>
    <w:p w:rsidR="00000000" w:rsidDel="00000000" w:rsidP="00000000" w:rsidRDefault="00000000" w:rsidRPr="00000000" w14:paraId="000000AA">
      <w:pPr>
        <w:numPr>
          <w:ilvl w:val="0"/>
          <w:numId w:val="115"/>
        </w:numPr>
        <w:spacing w:after="0" w:before="720" w:lineRule="auto"/>
        <w:ind w:left="720" w:hanging="360"/>
        <w:rPr/>
      </w:pPr>
      <w:r w:rsidDel="00000000" w:rsidR="00000000" w:rsidRPr="00000000">
        <w:rPr>
          <w:rtl w:val="0"/>
        </w:rPr>
        <w:t xml:space="preserve">Choose:</w:t>
        <w:br w:type="textWrapping"/>
      </w:r>
    </w:p>
    <w:p w:rsidR="00000000" w:rsidDel="00000000" w:rsidP="00000000" w:rsidRDefault="00000000" w:rsidRPr="00000000" w14:paraId="000000AB">
      <w:pPr>
        <w:numPr>
          <w:ilvl w:val="1"/>
          <w:numId w:val="115"/>
        </w:numPr>
        <w:spacing w:after="0" w:before="0" w:lineRule="auto"/>
        <w:ind w:left="1440" w:hanging="360"/>
        <w:rPr/>
      </w:pPr>
      <w:r w:rsidDel="00000000" w:rsidR="00000000" w:rsidRPr="00000000">
        <w:rPr>
          <w:rtl w:val="0"/>
        </w:rPr>
        <w:t xml:space="preserve">Public Jitsi server (quick start)</w:t>
        <w:br w:type="textWrapping"/>
      </w:r>
    </w:p>
    <w:p w:rsidR="00000000" w:rsidDel="00000000" w:rsidP="00000000" w:rsidRDefault="00000000" w:rsidRPr="00000000" w14:paraId="000000AC">
      <w:pPr>
        <w:numPr>
          <w:ilvl w:val="1"/>
          <w:numId w:val="115"/>
        </w:numPr>
        <w:spacing w:after="0" w:before="0" w:lineRule="auto"/>
        <w:ind w:left="1440" w:hanging="360"/>
        <w:rPr/>
      </w:pPr>
      <w:r w:rsidDel="00000000" w:rsidR="00000000" w:rsidRPr="00000000">
        <w:rPr>
          <w:rtl w:val="0"/>
        </w:rPr>
        <w:t xml:space="preserve">OR self-hosted Jitsi (best long-term sovereignty)</w:t>
        <w:br w:type="textWrapping"/>
      </w:r>
    </w:p>
    <w:p w:rsidR="00000000" w:rsidDel="00000000" w:rsidP="00000000" w:rsidRDefault="00000000" w:rsidRPr="00000000" w14:paraId="000000AD">
      <w:pPr>
        <w:numPr>
          <w:ilvl w:val="0"/>
          <w:numId w:val="115"/>
        </w:numPr>
        <w:spacing w:after="0" w:before="0" w:lineRule="auto"/>
        <w:ind w:left="720" w:hanging="360"/>
        <w:rPr/>
      </w:pPr>
      <w:r w:rsidDel="00000000" w:rsidR="00000000" w:rsidRPr="00000000">
        <w:rPr>
          <w:rtl w:val="0"/>
        </w:rPr>
        <w:t xml:space="preserve">Create:</w:t>
        <w:br w:type="textWrapping"/>
      </w:r>
    </w:p>
    <w:p w:rsidR="00000000" w:rsidDel="00000000" w:rsidP="00000000" w:rsidRDefault="00000000" w:rsidRPr="00000000" w14:paraId="000000AE">
      <w:pPr>
        <w:numPr>
          <w:ilvl w:val="1"/>
          <w:numId w:val="115"/>
        </w:numPr>
        <w:spacing w:after="0" w:before="0" w:lineRule="auto"/>
        <w:ind w:left="1440" w:hanging="360"/>
        <w:rPr/>
      </w:pPr>
      <w:r w:rsidDel="00000000" w:rsidR="00000000" w:rsidRPr="00000000">
        <w:rPr>
          <w:rtl w:val="0"/>
        </w:rPr>
        <w:t xml:space="preserve">One room per theme (e.g., jitsi.yourdomain.org/mondays)</w:t>
        <w:br w:type="textWrapping"/>
      </w:r>
    </w:p>
    <w:p w:rsidR="00000000" w:rsidDel="00000000" w:rsidP="00000000" w:rsidRDefault="00000000" w:rsidRPr="00000000" w14:paraId="000000AF">
      <w:pPr>
        <w:numPr>
          <w:ilvl w:val="0"/>
          <w:numId w:val="115"/>
        </w:numPr>
        <w:spacing w:after="0" w:before="0" w:lineRule="auto"/>
        <w:ind w:left="720" w:hanging="360"/>
        <w:rPr/>
      </w:pPr>
      <w:r w:rsidDel="00000000" w:rsidR="00000000" w:rsidRPr="00000000">
        <w:rPr>
          <w:rtl w:val="0"/>
        </w:rPr>
        <w:t xml:space="preserve">Enable:</w:t>
        <w:br w:type="textWrapping"/>
      </w:r>
    </w:p>
    <w:p w:rsidR="00000000" w:rsidDel="00000000" w:rsidP="00000000" w:rsidRDefault="00000000" w:rsidRPr="00000000" w14:paraId="000000B0">
      <w:pPr>
        <w:numPr>
          <w:ilvl w:val="1"/>
          <w:numId w:val="115"/>
        </w:numPr>
        <w:spacing w:after="0" w:before="0" w:lineRule="auto"/>
        <w:ind w:left="1440" w:hanging="360"/>
        <w:rPr/>
      </w:pPr>
      <w:r w:rsidDel="00000000" w:rsidR="00000000" w:rsidRPr="00000000">
        <w:rPr>
          <w:rtl w:val="0"/>
        </w:rPr>
        <w:t xml:space="preserve">Lobby mode</w:t>
        <w:br w:type="textWrapping"/>
      </w:r>
    </w:p>
    <w:p w:rsidR="00000000" w:rsidDel="00000000" w:rsidP="00000000" w:rsidRDefault="00000000" w:rsidRPr="00000000" w14:paraId="000000B1">
      <w:pPr>
        <w:numPr>
          <w:ilvl w:val="1"/>
          <w:numId w:val="115"/>
        </w:numPr>
        <w:spacing w:after="0" w:before="0" w:lineRule="auto"/>
        <w:ind w:left="1440" w:hanging="360"/>
        <w:rPr/>
      </w:pPr>
      <w:r w:rsidDel="00000000" w:rsidR="00000000" w:rsidRPr="00000000">
        <w:rPr>
          <w:rtl w:val="0"/>
        </w:rPr>
        <w:t xml:space="preserve">Mute on entry</w:t>
        <w:br w:type="textWrapping"/>
      </w:r>
    </w:p>
    <w:p w:rsidR="00000000" w:rsidDel="00000000" w:rsidP="00000000" w:rsidRDefault="00000000" w:rsidRPr="00000000" w14:paraId="000000B2">
      <w:pPr>
        <w:numPr>
          <w:ilvl w:val="1"/>
          <w:numId w:val="115"/>
        </w:numPr>
        <w:spacing w:after="0" w:before="0" w:lineRule="auto"/>
        <w:ind w:left="1440" w:hanging="360"/>
        <w:rPr/>
      </w:pPr>
      <w:r w:rsidDel="00000000" w:rsidR="00000000" w:rsidRPr="00000000">
        <w:rPr>
          <w:rtl w:val="0"/>
        </w:rPr>
        <w:t xml:space="preserve">Moderator-only unmute</w:t>
        <w:br w:type="textWrapping"/>
      </w:r>
    </w:p>
    <w:p w:rsidR="00000000" w:rsidDel="00000000" w:rsidP="00000000" w:rsidRDefault="00000000" w:rsidRPr="00000000" w14:paraId="000000B3">
      <w:pPr>
        <w:numPr>
          <w:ilvl w:val="1"/>
          <w:numId w:val="115"/>
        </w:numPr>
        <w:spacing w:after="0" w:before="0" w:lineRule="auto"/>
        <w:ind w:left="1440" w:hanging="360"/>
        <w:rPr/>
      </w:pPr>
      <w:r w:rsidDel="00000000" w:rsidR="00000000" w:rsidRPr="00000000">
        <w:rPr>
          <w:rtl w:val="0"/>
        </w:rPr>
        <w:t xml:space="preserve">Password access</w:t>
        <w:br w:type="textWrapping"/>
      </w:r>
    </w:p>
    <w:p w:rsidR="00000000" w:rsidDel="00000000" w:rsidP="00000000" w:rsidRDefault="00000000" w:rsidRPr="00000000" w14:paraId="000000B4">
      <w:pPr>
        <w:numPr>
          <w:ilvl w:val="0"/>
          <w:numId w:val="115"/>
        </w:numPr>
        <w:spacing w:after="0" w:before="0" w:lineRule="auto"/>
        <w:ind w:left="720" w:hanging="360"/>
        <w:rPr/>
      </w:pPr>
      <w:r w:rsidDel="00000000" w:rsidR="00000000" w:rsidRPr="00000000">
        <w:rPr>
          <w:rtl w:val="0"/>
        </w:rPr>
        <w:t xml:space="preserve">Configure:</w:t>
        <w:br w:type="textWrapping"/>
      </w:r>
    </w:p>
    <w:p w:rsidR="00000000" w:rsidDel="00000000" w:rsidP="00000000" w:rsidRDefault="00000000" w:rsidRPr="00000000" w14:paraId="000000B5">
      <w:pPr>
        <w:numPr>
          <w:ilvl w:val="1"/>
          <w:numId w:val="115"/>
        </w:numPr>
        <w:spacing w:after="0" w:before="0" w:lineRule="auto"/>
        <w:ind w:left="1440" w:hanging="360"/>
        <w:rPr/>
      </w:pPr>
      <w:r w:rsidDel="00000000" w:rsidR="00000000" w:rsidRPr="00000000">
        <w:rPr>
          <w:rtl w:val="0"/>
        </w:rPr>
        <w:t xml:space="preserve">Only moderators can enable cameras/audio</w:t>
        <w:br w:type="textWrapping"/>
      </w:r>
    </w:p>
    <w:p w:rsidR="00000000" w:rsidDel="00000000" w:rsidP="00000000" w:rsidRDefault="00000000" w:rsidRPr="00000000" w14:paraId="000000B6">
      <w:pPr>
        <w:numPr>
          <w:ilvl w:val="1"/>
          <w:numId w:val="115"/>
        </w:numPr>
        <w:spacing w:after="0" w:before="0" w:lineRule="auto"/>
        <w:ind w:left="1440" w:hanging="360"/>
        <w:rPr/>
      </w:pPr>
      <w:r w:rsidDel="00000000" w:rsidR="00000000" w:rsidRPr="00000000">
        <w:rPr>
          <w:rtl w:val="0"/>
        </w:rPr>
        <w:t xml:space="preserve">Disable screen sharing for attendees</w:t>
        <w:br w:type="textWrapping"/>
      </w:r>
    </w:p>
    <w:p w:rsidR="00000000" w:rsidDel="00000000" w:rsidP="00000000" w:rsidRDefault="00000000" w:rsidRPr="00000000" w14:paraId="000000B7">
      <w:pPr>
        <w:numPr>
          <w:ilvl w:val="0"/>
          <w:numId w:val="115"/>
        </w:numPr>
        <w:spacing w:after="0" w:before="0" w:lineRule="auto"/>
        <w:ind w:left="720" w:hanging="360"/>
        <w:rPr/>
      </w:pPr>
      <w:r w:rsidDel="00000000" w:rsidR="00000000" w:rsidRPr="00000000">
        <w:rPr>
          <w:rtl w:val="0"/>
        </w:rPr>
        <w:t xml:space="preserve">Add:</w:t>
        <w:br w:type="textWrapping"/>
      </w:r>
    </w:p>
    <w:p w:rsidR="00000000" w:rsidDel="00000000" w:rsidP="00000000" w:rsidRDefault="00000000" w:rsidRPr="00000000" w14:paraId="000000B8">
      <w:pPr>
        <w:numPr>
          <w:ilvl w:val="1"/>
          <w:numId w:val="115"/>
        </w:numPr>
        <w:spacing w:after="720" w:before="0" w:lineRule="auto"/>
        <w:ind w:left="1440" w:hanging="360"/>
        <w:rPr/>
      </w:pPr>
      <w:r w:rsidDel="00000000" w:rsidR="00000000" w:rsidRPr="00000000">
        <w:rPr>
          <w:rtl w:val="0"/>
        </w:rPr>
        <w:t xml:space="preserve">Recording toggle (local or server)</w:t>
        <w:br w:type="textWrapping"/>
      </w:r>
    </w:p>
    <w:p w:rsidR="00000000" w:rsidDel="00000000" w:rsidP="00000000" w:rsidRDefault="00000000" w:rsidRPr="00000000" w14:paraId="000000B9">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3"/>
        <w:keepNext w:val="0"/>
        <w:keepLines w:val="0"/>
        <w:ind w:left="0" w:firstLine="0"/>
        <w:rPr>
          <w:sz w:val="26"/>
          <w:szCs w:val="26"/>
        </w:rPr>
      </w:pPr>
      <w:bookmarkStart w:colFirst="0" w:colLast="0" w:name="_x1k78icqstwz" w:id="17"/>
      <w:bookmarkEnd w:id="17"/>
      <w:r w:rsidDel="00000000" w:rsidR="00000000" w:rsidRPr="00000000">
        <w:rPr>
          <w:sz w:val="26"/>
          <w:szCs w:val="26"/>
          <w:rtl w:val="0"/>
        </w:rPr>
        <w:t xml:space="preserve">Option 2: BigBlueButton (Education-Grade)</w:t>
      </w:r>
    </w:p>
    <w:p w:rsidR="00000000" w:rsidDel="00000000" w:rsidP="00000000" w:rsidRDefault="00000000" w:rsidRPr="00000000" w14:paraId="000000BB">
      <w:pPr>
        <w:spacing w:after="240" w:before="240" w:lineRule="auto"/>
        <w:ind w:left="0" w:firstLine="0"/>
        <w:rPr/>
      </w:pPr>
      <w:r w:rsidDel="00000000" w:rsidR="00000000" w:rsidRPr="00000000">
        <w:rPr>
          <w:rtl w:val="0"/>
        </w:rPr>
        <w:t xml:space="preserve">Pros</w:t>
      </w:r>
    </w:p>
    <w:p w:rsidR="00000000" w:rsidDel="00000000" w:rsidP="00000000" w:rsidRDefault="00000000" w:rsidRPr="00000000" w14:paraId="000000BC">
      <w:pPr>
        <w:numPr>
          <w:ilvl w:val="0"/>
          <w:numId w:val="191"/>
        </w:numPr>
        <w:spacing w:after="0" w:before="480" w:lineRule="auto"/>
        <w:ind w:left="720" w:hanging="360"/>
        <w:rPr/>
      </w:pPr>
      <w:r w:rsidDel="00000000" w:rsidR="00000000" w:rsidRPr="00000000">
        <w:rPr>
          <w:rtl w:val="0"/>
        </w:rPr>
        <w:t xml:space="preserve">Open source</w:t>
        <w:br w:type="textWrapping"/>
      </w:r>
    </w:p>
    <w:p w:rsidR="00000000" w:rsidDel="00000000" w:rsidP="00000000" w:rsidRDefault="00000000" w:rsidRPr="00000000" w14:paraId="000000BD">
      <w:pPr>
        <w:numPr>
          <w:ilvl w:val="0"/>
          <w:numId w:val="191"/>
        </w:numPr>
        <w:spacing w:after="0" w:before="0" w:lineRule="auto"/>
        <w:ind w:left="720" w:hanging="360"/>
        <w:rPr/>
      </w:pPr>
      <w:r w:rsidDel="00000000" w:rsidR="00000000" w:rsidRPr="00000000">
        <w:rPr>
          <w:rtl w:val="0"/>
        </w:rPr>
        <w:t xml:space="preserve">Built-in:</w:t>
        <w:br w:type="textWrapping"/>
      </w:r>
    </w:p>
    <w:p w:rsidR="00000000" w:rsidDel="00000000" w:rsidP="00000000" w:rsidRDefault="00000000" w:rsidRPr="00000000" w14:paraId="000000BE">
      <w:pPr>
        <w:numPr>
          <w:ilvl w:val="1"/>
          <w:numId w:val="191"/>
        </w:numPr>
        <w:spacing w:after="0" w:before="0" w:lineRule="auto"/>
        <w:ind w:left="1440" w:hanging="360"/>
        <w:rPr/>
      </w:pPr>
      <w:r w:rsidDel="00000000" w:rsidR="00000000" w:rsidRPr="00000000">
        <w:rPr>
          <w:rtl w:val="0"/>
        </w:rPr>
        <w:t xml:space="preserve">Raise hand</w:t>
        <w:br w:type="textWrapping"/>
      </w:r>
    </w:p>
    <w:p w:rsidR="00000000" w:rsidDel="00000000" w:rsidP="00000000" w:rsidRDefault="00000000" w:rsidRPr="00000000" w14:paraId="000000BF">
      <w:pPr>
        <w:numPr>
          <w:ilvl w:val="1"/>
          <w:numId w:val="191"/>
        </w:numPr>
        <w:spacing w:after="0" w:before="0" w:lineRule="auto"/>
        <w:ind w:left="1440" w:hanging="360"/>
        <w:rPr/>
      </w:pPr>
      <w:r w:rsidDel="00000000" w:rsidR="00000000" w:rsidRPr="00000000">
        <w:rPr>
          <w:rtl w:val="0"/>
        </w:rPr>
        <w:t xml:space="preserve">Speaker queue</w:t>
        <w:br w:type="textWrapping"/>
      </w:r>
    </w:p>
    <w:p w:rsidR="00000000" w:rsidDel="00000000" w:rsidP="00000000" w:rsidRDefault="00000000" w:rsidRPr="00000000" w14:paraId="000000C0">
      <w:pPr>
        <w:numPr>
          <w:ilvl w:val="1"/>
          <w:numId w:val="191"/>
        </w:numPr>
        <w:spacing w:after="0" w:before="0" w:lineRule="auto"/>
        <w:ind w:left="1440" w:hanging="360"/>
        <w:rPr/>
      </w:pPr>
      <w:r w:rsidDel="00000000" w:rsidR="00000000" w:rsidRPr="00000000">
        <w:rPr>
          <w:rtl w:val="0"/>
        </w:rPr>
        <w:t xml:space="preserve">Mute all</w:t>
        <w:br w:type="textWrapping"/>
      </w:r>
    </w:p>
    <w:p w:rsidR="00000000" w:rsidDel="00000000" w:rsidP="00000000" w:rsidRDefault="00000000" w:rsidRPr="00000000" w14:paraId="000000C1">
      <w:pPr>
        <w:numPr>
          <w:ilvl w:val="1"/>
          <w:numId w:val="191"/>
        </w:numPr>
        <w:spacing w:after="0" w:before="0" w:lineRule="auto"/>
        <w:ind w:left="1440" w:hanging="360"/>
        <w:rPr/>
      </w:pPr>
      <w:r w:rsidDel="00000000" w:rsidR="00000000" w:rsidRPr="00000000">
        <w:rPr>
          <w:rtl w:val="0"/>
        </w:rPr>
        <w:t xml:space="preserve">Lock microphones</w:t>
        <w:br w:type="textWrapping"/>
      </w:r>
    </w:p>
    <w:p w:rsidR="00000000" w:rsidDel="00000000" w:rsidP="00000000" w:rsidRDefault="00000000" w:rsidRPr="00000000" w14:paraId="000000C2">
      <w:pPr>
        <w:numPr>
          <w:ilvl w:val="1"/>
          <w:numId w:val="191"/>
        </w:numPr>
        <w:spacing w:after="0" w:before="0" w:lineRule="auto"/>
        <w:ind w:left="1440" w:hanging="360"/>
        <w:rPr/>
      </w:pPr>
      <w:r w:rsidDel="00000000" w:rsidR="00000000" w:rsidRPr="00000000">
        <w:rPr>
          <w:rtl w:val="0"/>
        </w:rPr>
        <w:t xml:space="preserve">Whiteboards</w:t>
        <w:br w:type="textWrapping"/>
      </w:r>
    </w:p>
    <w:p w:rsidR="00000000" w:rsidDel="00000000" w:rsidP="00000000" w:rsidRDefault="00000000" w:rsidRPr="00000000" w14:paraId="000000C3">
      <w:pPr>
        <w:numPr>
          <w:ilvl w:val="1"/>
          <w:numId w:val="191"/>
        </w:numPr>
        <w:spacing w:after="0" w:before="0" w:lineRule="auto"/>
        <w:ind w:left="1440" w:hanging="360"/>
        <w:rPr/>
      </w:pPr>
      <w:r w:rsidDel="00000000" w:rsidR="00000000" w:rsidRPr="00000000">
        <w:rPr>
          <w:rtl w:val="0"/>
        </w:rPr>
        <w:t xml:space="preserve">Breakout rooms</w:t>
        <w:br w:type="textWrapping"/>
      </w:r>
    </w:p>
    <w:p w:rsidR="00000000" w:rsidDel="00000000" w:rsidP="00000000" w:rsidRDefault="00000000" w:rsidRPr="00000000" w14:paraId="000000C4">
      <w:pPr>
        <w:numPr>
          <w:ilvl w:val="0"/>
          <w:numId w:val="191"/>
        </w:numPr>
        <w:spacing w:after="480" w:before="0" w:lineRule="auto"/>
        <w:ind w:left="720" w:hanging="360"/>
        <w:rPr/>
      </w:pPr>
      <w:r w:rsidDel="00000000" w:rsidR="00000000" w:rsidRPr="00000000">
        <w:rPr>
          <w:rtl w:val="0"/>
        </w:rPr>
        <w:t xml:space="preserve">Excellent for teaching</w:t>
        <w:br w:type="textWrapping"/>
      </w:r>
    </w:p>
    <w:p w:rsidR="00000000" w:rsidDel="00000000" w:rsidP="00000000" w:rsidRDefault="00000000" w:rsidRPr="00000000" w14:paraId="000000C5">
      <w:pPr>
        <w:spacing w:after="240" w:before="240" w:lineRule="auto"/>
        <w:ind w:left="0" w:firstLine="0"/>
        <w:rPr/>
      </w:pPr>
      <w:r w:rsidDel="00000000" w:rsidR="00000000" w:rsidRPr="00000000">
        <w:rPr>
          <w:rtl w:val="0"/>
        </w:rPr>
        <w:t xml:space="preserve">Cons</w:t>
      </w:r>
    </w:p>
    <w:p w:rsidR="00000000" w:rsidDel="00000000" w:rsidP="00000000" w:rsidRDefault="00000000" w:rsidRPr="00000000" w14:paraId="000000C6">
      <w:pPr>
        <w:numPr>
          <w:ilvl w:val="0"/>
          <w:numId w:val="197"/>
        </w:numPr>
        <w:spacing w:after="0" w:before="480" w:lineRule="auto"/>
        <w:ind w:left="720" w:hanging="360"/>
        <w:rPr/>
      </w:pPr>
      <w:r w:rsidDel="00000000" w:rsidR="00000000" w:rsidRPr="00000000">
        <w:rPr>
          <w:rtl w:val="0"/>
        </w:rPr>
        <w:t xml:space="preserve">Heavier hosting cost</w:t>
        <w:br w:type="textWrapping"/>
      </w:r>
    </w:p>
    <w:p w:rsidR="00000000" w:rsidDel="00000000" w:rsidP="00000000" w:rsidRDefault="00000000" w:rsidRPr="00000000" w14:paraId="000000C7">
      <w:pPr>
        <w:numPr>
          <w:ilvl w:val="0"/>
          <w:numId w:val="197"/>
        </w:numPr>
        <w:spacing w:after="480" w:before="0" w:lineRule="auto"/>
        <w:ind w:left="720" w:hanging="360"/>
        <w:rPr/>
      </w:pPr>
      <w:r w:rsidDel="00000000" w:rsidR="00000000" w:rsidRPr="00000000">
        <w:rPr>
          <w:rtl w:val="0"/>
        </w:rPr>
        <w:t xml:space="preserve">More setup complexity</w:t>
        <w:br w:type="textWrapping"/>
      </w:r>
    </w:p>
    <w:p w:rsidR="00000000" w:rsidDel="00000000" w:rsidP="00000000" w:rsidRDefault="00000000" w:rsidRPr="00000000" w14:paraId="000000C8">
      <w:pPr>
        <w:spacing w:after="240" w:before="240" w:lineRule="auto"/>
        <w:ind w:left="0" w:firstLine="0"/>
        <w:rPr/>
      </w:pPr>
      <w:r w:rsidDel="00000000" w:rsidR="00000000" w:rsidRPr="00000000">
        <w:rPr>
          <w:rtl w:val="0"/>
        </w:rPr>
        <w:t xml:space="preserve">Steps</w:t>
      </w:r>
    </w:p>
    <w:p w:rsidR="00000000" w:rsidDel="00000000" w:rsidP="00000000" w:rsidRDefault="00000000" w:rsidRPr="00000000" w14:paraId="000000C9">
      <w:pPr>
        <w:numPr>
          <w:ilvl w:val="0"/>
          <w:numId w:val="204"/>
        </w:numPr>
        <w:spacing w:after="0" w:before="480" w:lineRule="auto"/>
        <w:ind w:left="720" w:hanging="360"/>
        <w:rPr/>
      </w:pPr>
      <w:r w:rsidDel="00000000" w:rsidR="00000000" w:rsidRPr="00000000">
        <w:rPr>
          <w:rtl w:val="0"/>
        </w:rPr>
        <w:t xml:space="preserve">Deploy BigBlueButton on a VPS</w:t>
        <w:br w:type="textWrapping"/>
      </w:r>
    </w:p>
    <w:p w:rsidR="00000000" w:rsidDel="00000000" w:rsidP="00000000" w:rsidRDefault="00000000" w:rsidRPr="00000000" w14:paraId="000000CA">
      <w:pPr>
        <w:numPr>
          <w:ilvl w:val="0"/>
          <w:numId w:val="204"/>
        </w:numPr>
        <w:spacing w:after="0" w:before="0" w:lineRule="auto"/>
        <w:ind w:left="720" w:hanging="360"/>
        <w:rPr/>
      </w:pPr>
      <w:r w:rsidDel="00000000" w:rsidR="00000000" w:rsidRPr="00000000">
        <w:rPr>
          <w:rtl w:val="0"/>
        </w:rPr>
        <w:t xml:space="preserve">Create room templates per theme</w:t>
        <w:br w:type="textWrapping"/>
      </w:r>
    </w:p>
    <w:p w:rsidR="00000000" w:rsidDel="00000000" w:rsidP="00000000" w:rsidRDefault="00000000" w:rsidRPr="00000000" w14:paraId="000000CB">
      <w:pPr>
        <w:numPr>
          <w:ilvl w:val="0"/>
          <w:numId w:val="204"/>
        </w:numPr>
        <w:spacing w:after="0" w:before="0" w:lineRule="auto"/>
        <w:ind w:left="720" w:hanging="360"/>
        <w:rPr/>
      </w:pPr>
      <w:r w:rsidDel="00000000" w:rsidR="00000000" w:rsidRPr="00000000">
        <w:rPr>
          <w:rtl w:val="0"/>
        </w:rPr>
        <w:t xml:space="preserve">Set defaults:</w:t>
        <w:br w:type="textWrapping"/>
      </w:r>
    </w:p>
    <w:p w:rsidR="00000000" w:rsidDel="00000000" w:rsidP="00000000" w:rsidRDefault="00000000" w:rsidRPr="00000000" w14:paraId="000000CC">
      <w:pPr>
        <w:numPr>
          <w:ilvl w:val="1"/>
          <w:numId w:val="204"/>
        </w:numPr>
        <w:spacing w:after="0" w:before="0" w:lineRule="auto"/>
        <w:ind w:left="1440" w:hanging="360"/>
        <w:rPr/>
      </w:pPr>
      <w:r w:rsidDel="00000000" w:rsidR="00000000" w:rsidRPr="00000000">
        <w:rPr>
          <w:rtl w:val="0"/>
        </w:rPr>
        <w:t xml:space="preserve">Mute all on entry</w:t>
        <w:br w:type="textWrapping"/>
      </w:r>
    </w:p>
    <w:p w:rsidR="00000000" w:rsidDel="00000000" w:rsidP="00000000" w:rsidRDefault="00000000" w:rsidRPr="00000000" w14:paraId="000000CD">
      <w:pPr>
        <w:numPr>
          <w:ilvl w:val="1"/>
          <w:numId w:val="204"/>
        </w:numPr>
        <w:spacing w:after="0" w:before="0" w:lineRule="auto"/>
        <w:ind w:left="1440" w:hanging="360"/>
        <w:rPr/>
      </w:pPr>
      <w:r w:rsidDel="00000000" w:rsidR="00000000" w:rsidRPr="00000000">
        <w:rPr>
          <w:rtl w:val="0"/>
        </w:rPr>
        <w:t xml:space="preserve">Attendees must raise hand</w:t>
        <w:br w:type="textWrapping"/>
      </w:r>
    </w:p>
    <w:p w:rsidR="00000000" w:rsidDel="00000000" w:rsidP="00000000" w:rsidRDefault="00000000" w:rsidRPr="00000000" w14:paraId="000000CE">
      <w:pPr>
        <w:numPr>
          <w:ilvl w:val="1"/>
          <w:numId w:val="204"/>
        </w:numPr>
        <w:spacing w:after="0" w:before="0" w:lineRule="auto"/>
        <w:ind w:left="1440" w:hanging="360"/>
        <w:rPr/>
      </w:pPr>
      <w:r w:rsidDel="00000000" w:rsidR="00000000" w:rsidRPr="00000000">
        <w:rPr>
          <w:rtl w:val="0"/>
        </w:rPr>
        <w:t xml:space="preserve">Moderator approves mic</w:t>
        <w:br w:type="textWrapping"/>
      </w:r>
    </w:p>
    <w:p w:rsidR="00000000" w:rsidDel="00000000" w:rsidP="00000000" w:rsidRDefault="00000000" w:rsidRPr="00000000" w14:paraId="000000CF">
      <w:pPr>
        <w:numPr>
          <w:ilvl w:val="0"/>
          <w:numId w:val="204"/>
        </w:numPr>
        <w:spacing w:after="0" w:before="0" w:lineRule="auto"/>
        <w:ind w:left="720" w:hanging="360"/>
        <w:rPr/>
      </w:pPr>
      <w:r w:rsidDel="00000000" w:rsidR="00000000" w:rsidRPr="00000000">
        <w:rPr>
          <w:rtl w:val="0"/>
        </w:rPr>
        <w:t xml:space="preserve">Configure recording rules</w:t>
        <w:br w:type="textWrapping"/>
      </w:r>
    </w:p>
    <w:p w:rsidR="00000000" w:rsidDel="00000000" w:rsidP="00000000" w:rsidRDefault="00000000" w:rsidRPr="00000000" w14:paraId="000000D0">
      <w:pPr>
        <w:numPr>
          <w:ilvl w:val="0"/>
          <w:numId w:val="204"/>
        </w:numPr>
        <w:spacing w:after="480" w:before="0" w:lineRule="auto"/>
        <w:ind w:left="720" w:hanging="360"/>
        <w:rPr/>
      </w:pPr>
      <w:r w:rsidDel="00000000" w:rsidR="00000000" w:rsidRPr="00000000">
        <w:rPr>
          <w:rtl w:val="0"/>
        </w:rPr>
        <w:t xml:space="preserve">Assign co-hosts/moderators</w:t>
        <w:br w:type="textWrapping"/>
      </w:r>
    </w:p>
    <w:p w:rsidR="00000000" w:rsidDel="00000000" w:rsidP="00000000" w:rsidRDefault="00000000" w:rsidRPr="00000000" w14:paraId="000000D1">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keepNext w:val="0"/>
        <w:keepLines w:val="0"/>
        <w:ind w:left="0" w:firstLine="0"/>
        <w:rPr>
          <w:sz w:val="34"/>
          <w:szCs w:val="34"/>
        </w:rPr>
      </w:pPr>
      <w:bookmarkStart w:colFirst="0" w:colLast="0" w:name="_wg6i9kss20nl" w:id="18"/>
      <w:bookmarkEnd w:id="18"/>
      <w:r w:rsidDel="00000000" w:rsidR="00000000" w:rsidRPr="00000000">
        <w:rPr>
          <w:sz w:val="34"/>
          <w:szCs w:val="34"/>
          <w:rtl w:val="0"/>
        </w:rPr>
        <w:t xml:space="preserve">B. Registration &amp; Anti-Spam Gate</w:t>
      </w:r>
    </w:p>
    <w:p w:rsidR="00000000" w:rsidDel="00000000" w:rsidP="00000000" w:rsidRDefault="00000000" w:rsidRPr="00000000" w14:paraId="000000D3">
      <w:pPr>
        <w:pStyle w:val="Heading3"/>
        <w:keepNext w:val="0"/>
        <w:keepLines w:val="0"/>
        <w:ind w:left="0" w:firstLine="0"/>
        <w:rPr>
          <w:sz w:val="26"/>
          <w:szCs w:val="26"/>
        </w:rPr>
      </w:pPr>
      <w:bookmarkStart w:colFirst="0" w:colLast="0" w:name="_tw03qm8eq3dm" w:id="19"/>
      <w:bookmarkEnd w:id="19"/>
      <w:r w:rsidDel="00000000" w:rsidR="00000000" w:rsidRPr="00000000">
        <w:rPr>
          <w:sz w:val="26"/>
          <w:szCs w:val="26"/>
          <w:rtl w:val="0"/>
        </w:rPr>
        <w:t xml:space="preserve">Tool: Tally Forms (Recommended)</w:t>
      </w:r>
    </w:p>
    <w:p w:rsidR="00000000" w:rsidDel="00000000" w:rsidP="00000000" w:rsidRDefault="00000000" w:rsidRPr="00000000" w14:paraId="000000D4">
      <w:pPr>
        <w:spacing w:after="240" w:before="240" w:lineRule="auto"/>
        <w:ind w:left="0" w:firstLine="0"/>
        <w:rPr/>
      </w:pPr>
      <w:r w:rsidDel="00000000" w:rsidR="00000000" w:rsidRPr="00000000">
        <w:rPr>
          <w:rtl w:val="0"/>
        </w:rPr>
        <w:t xml:space="preserve">Steps</w:t>
      </w:r>
    </w:p>
    <w:p w:rsidR="00000000" w:rsidDel="00000000" w:rsidP="00000000" w:rsidRDefault="00000000" w:rsidRPr="00000000" w14:paraId="000000D5">
      <w:pPr>
        <w:numPr>
          <w:ilvl w:val="0"/>
          <w:numId w:val="111"/>
        </w:numPr>
        <w:spacing w:after="0" w:before="720" w:lineRule="auto"/>
        <w:ind w:left="720" w:hanging="360"/>
        <w:rPr/>
      </w:pPr>
      <w:r w:rsidDel="00000000" w:rsidR="00000000" w:rsidRPr="00000000">
        <w:rPr>
          <w:rtl w:val="0"/>
        </w:rPr>
        <w:t xml:space="preserve">Create registration form with:</w:t>
        <w:br w:type="textWrapping"/>
      </w:r>
    </w:p>
    <w:p w:rsidR="00000000" w:rsidDel="00000000" w:rsidP="00000000" w:rsidRDefault="00000000" w:rsidRPr="00000000" w14:paraId="000000D6">
      <w:pPr>
        <w:numPr>
          <w:ilvl w:val="1"/>
          <w:numId w:val="111"/>
        </w:numPr>
        <w:spacing w:after="0" w:before="0" w:lineRule="auto"/>
        <w:ind w:left="1440" w:hanging="360"/>
        <w:rPr/>
      </w:pPr>
      <w:r w:rsidDel="00000000" w:rsidR="00000000" w:rsidRPr="00000000">
        <w:rPr>
          <w:rtl w:val="0"/>
        </w:rPr>
        <w:t xml:space="preserve">Name</w:t>
        <w:br w:type="textWrapping"/>
      </w:r>
    </w:p>
    <w:p w:rsidR="00000000" w:rsidDel="00000000" w:rsidP="00000000" w:rsidRDefault="00000000" w:rsidRPr="00000000" w14:paraId="000000D7">
      <w:pPr>
        <w:numPr>
          <w:ilvl w:val="1"/>
          <w:numId w:val="111"/>
        </w:numPr>
        <w:spacing w:after="0" w:before="0" w:lineRule="auto"/>
        <w:ind w:left="1440" w:hanging="360"/>
        <w:rPr/>
      </w:pPr>
      <w:r w:rsidDel="00000000" w:rsidR="00000000" w:rsidRPr="00000000">
        <w:rPr>
          <w:rtl w:val="0"/>
        </w:rPr>
        <w:t xml:space="preserve">Email</w:t>
        <w:br w:type="textWrapping"/>
      </w:r>
    </w:p>
    <w:p w:rsidR="00000000" w:rsidDel="00000000" w:rsidP="00000000" w:rsidRDefault="00000000" w:rsidRPr="00000000" w14:paraId="000000D8">
      <w:pPr>
        <w:numPr>
          <w:ilvl w:val="1"/>
          <w:numId w:val="111"/>
        </w:numPr>
        <w:spacing w:after="0" w:before="0" w:lineRule="auto"/>
        <w:ind w:left="1440" w:hanging="360"/>
        <w:rPr/>
      </w:pPr>
      <w:r w:rsidDel="00000000" w:rsidR="00000000" w:rsidRPr="00000000">
        <w:rPr>
          <w:rtl w:val="0"/>
        </w:rPr>
        <w:t xml:space="preserve">Why are you joining?</w:t>
        <w:br w:type="textWrapping"/>
      </w:r>
    </w:p>
    <w:p w:rsidR="00000000" w:rsidDel="00000000" w:rsidP="00000000" w:rsidRDefault="00000000" w:rsidRPr="00000000" w14:paraId="000000D9">
      <w:pPr>
        <w:numPr>
          <w:ilvl w:val="1"/>
          <w:numId w:val="111"/>
        </w:numPr>
        <w:spacing w:after="0" w:before="0" w:lineRule="auto"/>
        <w:ind w:left="1440" w:hanging="360"/>
        <w:rPr/>
      </w:pPr>
      <w:r w:rsidDel="00000000" w:rsidR="00000000" w:rsidRPr="00000000">
        <w:rPr>
          <w:rtl w:val="0"/>
        </w:rPr>
        <w:t xml:space="preserve">Which session (Mon/Wed/Fri)</w:t>
        <w:br w:type="textWrapping"/>
      </w:r>
    </w:p>
    <w:p w:rsidR="00000000" w:rsidDel="00000000" w:rsidP="00000000" w:rsidRDefault="00000000" w:rsidRPr="00000000" w14:paraId="000000DA">
      <w:pPr>
        <w:numPr>
          <w:ilvl w:val="1"/>
          <w:numId w:val="111"/>
        </w:numPr>
        <w:spacing w:after="0" w:before="0" w:lineRule="auto"/>
        <w:ind w:left="1440" w:hanging="360"/>
        <w:rPr/>
      </w:pPr>
      <w:r w:rsidDel="00000000" w:rsidR="00000000" w:rsidRPr="00000000">
        <w:rPr>
          <w:rtl w:val="0"/>
        </w:rPr>
        <w:t xml:space="preserve">Agree to community agreements</w:t>
        <w:br w:type="textWrapping"/>
      </w:r>
    </w:p>
    <w:p w:rsidR="00000000" w:rsidDel="00000000" w:rsidP="00000000" w:rsidRDefault="00000000" w:rsidRPr="00000000" w14:paraId="000000DB">
      <w:pPr>
        <w:numPr>
          <w:ilvl w:val="1"/>
          <w:numId w:val="111"/>
        </w:numPr>
        <w:spacing w:after="0" w:before="0" w:lineRule="auto"/>
        <w:ind w:left="1440" w:hanging="360"/>
        <w:rPr/>
      </w:pPr>
      <w:r w:rsidDel="00000000" w:rsidR="00000000" w:rsidRPr="00000000">
        <w:rPr>
          <w:rtl w:val="0"/>
        </w:rPr>
        <w:t xml:space="preserve">Consent to recording</w:t>
        <w:br w:type="textWrapping"/>
      </w:r>
    </w:p>
    <w:p w:rsidR="00000000" w:rsidDel="00000000" w:rsidP="00000000" w:rsidRDefault="00000000" w:rsidRPr="00000000" w14:paraId="000000DC">
      <w:pPr>
        <w:numPr>
          <w:ilvl w:val="0"/>
          <w:numId w:val="111"/>
        </w:numPr>
        <w:spacing w:after="0" w:before="0" w:lineRule="auto"/>
        <w:ind w:left="720" w:hanging="360"/>
        <w:rPr/>
      </w:pPr>
      <w:r w:rsidDel="00000000" w:rsidR="00000000" w:rsidRPr="00000000">
        <w:rPr>
          <w:rtl w:val="0"/>
        </w:rPr>
        <w:t xml:space="preserve">Enable:</w:t>
        <w:br w:type="textWrapping"/>
      </w:r>
    </w:p>
    <w:p w:rsidR="00000000" w:rsidDel="00000000" w:rsidP="00000000" w:rsidRDefault="00000000" w:rsidRPr="00000000" w14:paraId="000000DD">
      <w:pPr>
        <w:numPr>
          <w:ilvl w:val="1"/>
          <w:numId w:val="111"/>
        </w:numPr>
        <w:spacing w:after="0" w:before="0" w:lineRule="auto"/>
        <w:ind w:left="1440" w:hanging="360"/>
        <w:rPr/>
      </w:pPr>
      <w:r w:rsidDel="00000000" w:rsidR="00000000" w:rsidRPr="00000000">
        <w:rPr>
          <w:rtl w:val="0"/>
        </w:rPr>
        <w:t xml:space="preserve">Required email verification</w:t>
        <w:br w:type="textWrapping"/>
      </w:r>
    </w:p>
    <w:p w:rsidR="00000000" w:rsidDel="00000000" w:rsidP="00000000" w:rsidRDefault="00000000" w:rsidRPr="00000000" w14:paraId="000000DE">
      <w:pPr>
        <w:numPr>
          <w:ilvl w:val="1"/>
          <w:numId w:val="111"/>
        </w:numPr>
        <w:spacing w:after="0" w:before="0" w:lineRule="auto"/>
        <w:ind w:left="1440" w:hanging="360"/>
        <w:rPr/>
      </w:pPr>
      <w:r w:rsidDel="00000000" w:rsidR="00000000" w:rsidRPr="00000000">
        <w:rPr>
          <w:rtl w:val="0"/>
        </w:rPr>
        <w:t xml:space="preserve">reCAPTCHA</w:t>
        <w:br w:type="textWrapping"/>
      </w:r>
    </w:p>
    <w:p w:rsidR="00000000" w:rsidDel="00000000" w:rsidP="00000000" w:rsidRDefault="00000000" w:rsidRPr="00000000" w14:paraId="000000DF">
      <w:pPr>
        <w:numPr>
          <w:ilvl w:val="0"/>
          <w:numId w:val="111"/>
        </w:numPr>
        <w:spacing w:after="0" w:before="0" w:lineRule="auto"/>
        <w:ind w:left="720" w:hanging="360"/>
        <w:rPr/>
      </w:pPr>
      <w:r w:rsidDel="00000000" w:rsidR="00000000" w:rsidRPr="00000000">
        <w:rPr>
          <w:rtl w:val="0"/>
        </w:rPr>
        <w:t xml:space="preserve">Connect form to:</w:t>
        <w:br w:type="textWrapping"/>
      </w:r>
    </w:p>
    <w:p w:rsidR="00000000" w:rsidDel="00000000" w:rsidP="00000000" w:rsidRDefault="00000000" w:rsidRPr="00000000" w14:paraId="000000E0">
      <w:pPr>
        <w:numPr>
          <w:ilvl w:val="1"/>
          <w:numId w:val="111"/>
        </w:numPr>
        <w:spacing w:after="0" w:before="0" w:lineRule="auto"/>
        <w:ind w:left="1440" w:hanging="360"/>
        <w:rPr/>
      </w:pPr>
      <w:r w:rsidDel="00000000" w:rsidR="00000000" w:rsidRPr="00000000">
        <w:rPr>
          <w:rtl w:val="0"/>
        </w:rPr>
        <w:t xml:space="preserve">Airtable (backend database)</w:t>
        <w:br w:type="textWrapping"/>
      </w:r>
    </w:p>
    <w:p w:rsidR="00000000" w:rsidDel="00000000" w:rsidP="00000000" w:rsidRDefault="00000000" w:rsidRPr="00000000" w14:paraId="000000E1">
      <w:pPr>
        <w:numPr>
          <w:ilvl w:val="0"/>
          <w:numId w:val="111"/>
        </w:numPr>
        <w:spacing w:after="0" w:before="0" w:lineRule="auto"/>
        <w:ind w:left="720" w:hanging="360"/>
        <w:rPr/>
      </w:pPr>
      <w:r w:rsidDel="00000000" w:rsidR="00000000" w:rsidRPr="00000000">
        <w:rPr>
          <w:rtl w:val="0"/>
        </w:rPr>
        <w:t xml:space="preserve">Set automation:</w:t>
        <w:br w:type="textWrapping"/>
      </w:r>
    </w:p>
    <w:p w:rsidR="00000000" w:rsidDel="00000000" w:rsidP="00000000" w:rsidRDefault="00000000" w:rsidRPr="00000000" w14:paraId="000000E2">
      <w:pPr>
        <w:numPr>
          <w:ilvl w:val="1"/>
          <w:numId w:val="111"/>
        </w:numPr>
        <w:spacing w:after="0" w:before="0" w:lineRule="auto"/>
        <w:ind w:left="1440" w:hanging="360"/>
        <w:rPr/>
      </w:pPr>
      <w:r w:rsidDel="00000000" w:rsidR="00000000" w:rsidRPr="00000000">
        <w:rPr>
          <w:rFonts w:ascii="Cardo" w:cs="Cardo" w:eastAsia="Cardo" w:hAnsi="Cardo"/>
          <w:rtl w:val="0"/>
        </w:rPr>
        <w:t xml:space="preserve">On submit → send email with room link</w:t>
        <w:br w:type="textWrapping"/>
      </w:r>
      <w:r w:rsidDel="00000000" w:rsidR="00000000" w:rsidRPr="00000000">
        <w:rPr>
          <w:rtl w:val="0"/>
        </w:rPr>
      </w:r>
    </w:p>
    <w:p w:rsidR="00000000" w:rsidDel="00000000" w:rsidP="00000000" w:rsidRDefault="00000000" w:rsidRPr="00000000" w14:paraId="000000E3">
      <w:pPr>
        <w:numPr>
          <w:ilvl w:val="1"/>
          <w:numId w:val="111"/>
        </w:numPr>
        <w:spacing w:after="720" w:before="0" w:lineRule="auto"/>
        <w:ind w:left="1440" w:hanging="360"/>
        <w:rPr/>
      </w:pPr>
      <w:r w:rsidDel="00000000" w:rsidR="00000000" w:rsidRPr="00000000">
        <w:rPr>
          <w:rFonts w:ascii="Cardo" w:cs="Cardo" w:eastAsia="Cardo" w:hAnsi="Cardo"/>
          <w:rtl w:val="0"/>
        </w:rPr>
        <w:t xml:space="preserve">Or → send “pending approval” email</w:t>
        <w:br w:type="textWrapping"/>
      </w:r>
      <w:r w:rsidDel="00000000" w:rsidR="00000000" w:rsidRPr="00000000">
        <w:rPr>
          <w:rtl w:val="0"/>
        </w:rPr>
      </w:r>
    </w:p>
    <w:p w:rsidR="00000000" w:rsidDel="00000000" w:rsidP="00000000" w:rsidRDefault="00000000" w:rsidRPr="00000000" w14:paraId="000000E4">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keepNext w:val="0"/>
        <w:keepLines w:val="0"/>
        <w:ind w:left="0" w:firstLine="0"/>
        <w:rPr>
          <w:sz w:val="34"/>
          <w:szCs w:val="34"/>
        </w:rPr>
      </w:pPr>
      <w:bookmarkStart w:colFirst="0" w:colLast="0" w:name="_qak6ys6syq4o" w:id="20"/>
      <w:bookmarkEnd w:id="20"/>
      <w:r w:rsidDel="00000000" w:rsidR="00000000" w:rsidRPr="00000000">
        <w:rPr>
          <w:sz w:val="34"/>
          <w:szCs w:val="34"/>
          <w:rtl w:val="0"/>
        </w:rPr>
        <w:t xml:space="preserve">C. Speaker / Educator Intake</w:t>
      </w:r>
    </w:p>
    <w:p w:rsidR="00000000" w:rsidDel="00000000" w:rsidP="00000000" w:rsidRDefault="00000000" w:rsidRPr="00000000" w14:paraId="000000E6">
      <w:pPr>
        <w:pStyle w:val="Heading3"/>
        <w:keepNext w:val="0"/>
        <w:keepLines w:val="0"/>
        <w:ind w:left="0" w:firstLine="0"/>
        <w:rPr>
          <w:sz w:val="26"/>
          <w:szCs w:val="26"/>
        </w:rPr>
      </w:pPr>
      <w:bookmarkStart w:colFirst="0" w:colLast="0" w:name="_9j27ijhf7uh0" w:id="21"/>
      <w:bookmarkEnd w:id="21"/>
      <w:r w:rsidDel="00000000" w:rsidR="00000000" w:rsidRPr="00000000">
        <w:rPr>
          <w:sz w:val="26"/>
          <w:szCs w:val="26"/>
          <w:rtl w:val="0"/>
        </w:rPr>
        <w:t xml:space="preserve">Tool: Airtable + Tally</w:t>
      </w:r>
    </w:p>
    <w:p w:rsidR="00000000" w:rsidDel="00000000" w:rsidP="00000000" w:rsidRDefault="00000000" w:rsidRPr="00000000" w14:paraId="000000E7">
      <w:pPr>
        <w:spacing w:after="240" w:before="240" w:lineRule="auto"/>
        <w:ind w:left="0" w:firstLine="0"/>
        <w:rPr/>
      </w:pPr>
      <w:r w:rsidDel="00000000" w:rsidR="00000000" w:rsidRPr="00000000">
        <w:rPr>
          <w:rtl w:val="0"/>
        </w:rPr>
        <w:t xml:space="preserve">Steps</w:t>
      </w:r>
    </w:p>
    <w:p w:rsidR="00000000" w:rsidDel="00000000" w:rsidP="00000000" w:rsidRDefault="00000000" w:rsidRPr="00000000" w14:paraId="000000E8">
      <w:pPr>
        <w:numPr>
          <w:ilvl w:val="0"/>
          <w:numId w:val="116"/>
        </w:numPr>
        <w:spacing w:after="0" w:before="720" w:lineRule="auto"/>
        <w:ind w:left="720" w:hanging="360"/>
        <w:rPr/>
      </w:pPr>
      <w:r w:rsidDel="00000000" w:rsidR="00000000" w:rsidRPr="00000000">
        <w:rPr>
          <w:rtl w:val="0"/>
        </w:rPr>
        <w:t xml:space="preserve">Create Airtable base:</w:t>
        <w:br w:type="textWrapping"/>
      </w:r>
    </w:p>
    <w:p w:rsidR="00000000" w:rsidDel="00000000" w:rsidP="00000000" w:rsidRDefault="00000000" w:rsidRPr="00000000" w14:paraId="000000E9">
      <w:pPr>
        <w:numPr>
          <w:ilvl w:val="1"/>
          <w:numId w:val="116"/>
        </w:numPr>
        <w:spacing w:after="0" w:before="0" w:lineRule="auto"/>
        <w:ind w:left="1440" w:hanging="360"/>
        <w:rPr/>
      </w:pPr>
      <w:r w:rsidDel="00000000" w:rsidR="00000000" w:rsidRPr="00000000">
        <w:rPr>
          <w:rtl w:val="0"/>
        </w:rPr>
        <w:t xml:space="preserve">Fields: Name, Topic, Theme, Bio, Links, Status, Date Slot</w:t>
        <w:br w:type="textWrapping"/>
      </w:r>
    </w:p>
    <w:p w:rsidR="00000000" w:rsidDel="00000000" w:rsidP="00000000" w:rsidRDefault="00000000" w:rsidRPr="00000000" w14:paraId="000000EA">
      <w:pPr>
        <w:numPr>
          <w:ilvl w:val="0"/>
          <w:numId w:val="116"/>
        </w:numPr>
        <w:spacing w:after="0" w:before="0" w:lineRule="auto"/>
        <w:ind w:left="720" w:hanging="360"/>
        <w:rPr/>
      </w:pPr>
      <w:r w:rsidDel="00000000" w:rsidR="00000000" w:rsidRPr="00000000">
        <w:rPr>
          <w:rtl w:val="0"/>
        </w:rPr>
        <w:t xml:space="preserve">Create Tally intake form:</w:t>
        <w:br w:type="textWrapping"/>
      </w:r>
    </w:p>
    <w:p w:rsidR="00000000" w:rsidDel="00000000" w:rsidP="00000000" w:rsidRDefault="00000000" w:rsidRPr="00000000" w14:paraId="000000EB">
      <w:pPr>
        <w:numPr>
          <w:ilvl w:val="1"/>
          <w:numId w:val="116"/>
        </w:numPr>
        <w:spacing w:after="0" w:before="0" w:lineRule="auto"/>
        <w:ind w:left="1440" w:hanging="360"/>
        <w:rPr/>
      </w:pPr>
      <w:r w:rsidDel="00000000" w:rsidR="00000000" w:rsidRPr="00000000">
        <w:rPr>
          <w:rtl w:val="0"/>
        </w:rPr>
        <w:t xml:space="preserve">Pushes submissions into Airtable</w:t>
        <w:br w:type="textWrapping"/>
      </w:r>
    </w:p>
    <w:p w:rsidR="00000000" w:rsidDel="00000000" w:rsidP="00000000" w:rsidRDefault="00000000" w:rsidRPr="00000000" w14:paraId="000000EC">
      <w:pPr>
        <w:numPr>
          <w:ilvl w:val="0"/>
          <w:numId w:val="116"/>
        </w:numPr>
        <w:spacing w:after="0" w:before="0" w:lineRule="auto"/>
        <w:ind w:left="720" w:hanging="360"/>
        <w:rPr/>
      </w:pPr>
      <w:r w:rsidDel="00000000" w:rsidR="00000000" w:rsidRPr="00000000">
        <w:rPr>
          <w:rtl w:val="0"/>
        </w:rPr>
        <w:t xml:space="preserve">Create public Airtable “Read-Only View”:</w:t>
        <w:br w:type="textWrapping"/>
      </w:r>
    </w:p>
    <w:p w:rsidR="00000000" w:rsidDel="00000000" w:rsidP="00000000" w:rsidRDefault="00000000" w:rsidRPr="00000000" w14:paraId="000000ED">
      <w:pPr>
        <w:numPr>
          <w:ilvl w:val="1"/>
          <w:numId w:val="116"/>
        </w:numPr>
        <w:spacing w:after="0" w:before="0" w:lineRule="auto"/>
        <w:ind w:left="1440" w:hanging="360"/>
        <w:rPr/>
      </w:pPr>
      <w:r w:rsidDel="00000000" w:rsidR="00000000" w:rsidRPr="00000000">
        <w:rPr>
          <w:rtl w:val="0"/>
        </w:rPr>
        <w:t xml:space="preserve">Shows only approved rows</w:t>
        <w:br w:type="textWrapping"/>
      </w:r>
    </w:p>
    <w:p w:rsidR="00000000" w:rsidDel="00000000" w:rsidP="00000000" w:rsidRDefault="00000000" w:rsidRPr="00000000" w14:paraId="000000EE">
      <w:pPr>
        <w:numPr>
          <w:ilvl w:val="0"/>
          <w:numId w:val="116"/>
        </w:numPr>
        <w:spacing w:after="0" w:before="0" w:lineRule="auto"/>
        <w:ind w:left="720" w:hanging="360"/>
        <w:rPr/>
      </w:pPr>
      <w:r w:rsidDel="00000000" w:rsidR="00000000" w:rsidRPr="00000000">
        <w:rPr>
          <w:rtl w:val="0"/>
        </w:rPr>
        <w:t xml:space="preserve">Embed public view into:</w:t>
        <w:br w:type="textWrapping"/>
      </w:r>
    </w:p>
    <w:p w:rsidR="00000000" w:rsidDel="00000000" w:rsidP="00000000" w:rsidRDefault="00000000" w:rsidRPr="00000000" w14:paraId="000000EF">
      <w:pPr>
        <w:numPr>
          <w:ilvl w:val="1"/>
          <w:numId w:val="116"/>
        </w:numPr>
        <w:spacing w:after="0" w:before="0" w:lineRule="auto"/>
        <w:ind w:left="1440" w:hanging="360"/>
        <w:rPr/>
      </w:pPr>
      <w:r w:rsidDel="00000000" w:rsidR="00000000" w:rsidRPr="00000000">
        <w:rPr>
          <w:rtl w:val="0"/>
        </w:rPr>
        <w:t xml:space="preserve">Notion or website</w:t>
        <w:br w:type="textWrapping"/>
      </w:r>
    </w:p>
    <w:p w:rsidR="00000000" w:rsidDel="00000000" w:rsidP="00000000" w:rsidRDefault="00000000" w:rsidRPr="00000000" w14:paraId="000000F0">
      <w:pPr>
        <w:numPr>
          <w:ilvl w:val="0"/>
          <w:numId w:val="116"/>
        </w:numPr>
        <w:spacing w:after="0" w:before="0" w:lineRule="auto"/>
        <w:ind w:left="720" w:hanging="360"/>
        <w:rPr/>
      </w:pPr>
      <w:r w:rsidDel="00000000" w:rsidR="00000000" w:rsidRPr="00000000">
        <w:rPr>
          <w:rtl w:val="0"/>
        </w:rPr>
        <w:t xml:space="preserve">Workflow:</w:t>
        <w:br w:type="textWrapping"/>
      </w:r>
    </w:p>
    <w:p w:rsidR="00000000" w:rsidDel="00000000" w:rsidP="00000000" w:rsidRDefault="00000000" w:rsidRPr="00000000" w14:paraId="000000F1">
      <w:pPr>
        <w:numPr>
          <w:ilvl w:val="1"/>
          <w:numId w:val="116"/>
        </w:numPr>
        <w:spacing w:after="0" w:before="0" w:lineRule="auto"/>
        <w:ind w:left="1440" w:hanging="360"/>
        <w:rPr/>
      </w:pPr>
      <w:r w:rsidDel="00000000" w:rsidR="00000000" w:rsidRPr="00000000">
        <w:rPr>
          <w:rFonts w:ascii="Cardo" w:cs="Cardo" w:eastAsia="Cardo" w:hAnsi="Cardo"/>
          <w:rtl w:val="0"/>
        </w:rPr>
        <w:t xml:space="preserve">New submission → status = Pending</w:t>
        <w:br w:type="textWrapping"/>
      </w:r>
      <w:r w:rsidDel="00000000" w:rsidR="00000000" w:rsidRPr="00000000">
        <w:rPr>
          <w:rtl w:val="0"/>
        </w:rPr>
      </w:r>
    </w:p>
    <w:p w:rsidR="00000000" w:rsidDel="00000000" w:rsidP="00000000" w:rsidRDefault="00000000" w:rsidRPr="00000000" w14:paraId="000000F2">
      <w:pPr>
        <w:numPr>
          <w:ilvl w:val="1"/>
          <w:numId w:val="116"/>
        </w:numPr>
        <w:spacing w:after="720" w:before="0" w:lineRule="auto"/>
        <w:ind w:left="1440" w:hanging="360"/>
        <w:rPr/>
      </w:pPr>
      <w:r w:rsidDel="00000000" w:rsidR="00000000" w:rsidRPr="00000000">
        <w:rPr>
          <w:rFonts w:ascii="Cardo" w:cs="Cardo" w:eastAsia="Cardo" w:hAnsi="Cardo"/>
          <w:rtl w:val="0"/>
        </w:rPr>
        <w:t xml:space="preserve">You approve → status = Approved → auto-appears publicly</w:t>
        <w:br w:type="textWrapping"/>
      </w:r>
      <w:r w:rsidDel="00000000" w:rsidR="00000000" w:rsidRPr="00000000">
        <w:rPr>
          <w:rtl w:val="0"/>
        </w:rPr>
      </w:r>
    </w:p>
    <w:p w:rsidR="00000000" w:rsidDel="00000000" w:rsidP="00000000" w:rsidRDefault="00000000" w:rsidRPr="00000000" w14:paraId="000000F3">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2"/>
        <w:keepNext w:val="0"/>
        <w:keepLines w:val="0"/>
        <w:ind w:left="0" w:firstLine="0"/>
        <w:rPr>
          <w:sz w:val="34"/>
          <w:szCs w:val="34"/>
        </w:rPr>
      </w:pPr>
      <w:bookmarkStart w:colFirst="0" w:colLast="0" w:name="_d1b6zmn9x95h" w:id="22"/>
      <w:bookmarkEnd w:id="22"/>
      <w:r w:rsidDel="00000000" w:rsidR="00000000" w:rsidRPr="00000000">
        <w:rPr>
          <w:sz w:val="34"/>
          <w:szCs w:val="34"/>
          <w:rtl w:val="0"/>
        </w:rPr>
        <w:t xml:space="preserve">D. Public Hub (Discoverability)</w:t>
      </w:r>
    </w:p>
    <w:p w:rsidR="00000000" w:rsidDel="00000000" w:rsidP="00000000" w:rsidRDefault="00000000" w:rsidRPr="00000000" w14:paraId="000000F5">
      <w:pPr>
        <w:pStyle w:val="Heading3"/>
        <w:keepNext w:val="0"/>
        <w:keepLines w:val="0"/>
        <w:ind w:left="0" w:firstLine="0"/>
        <w:rPr>
          <w:sz w:val="26"/>
          <w:szCs w:val="26"/>
        </w:rPr>
      </w:pPr>
      <w:bookmarkStart w:colFirst="0" w:colLast="0" w:name="_ar464wrwi7nj" w:id="23"/>
      <w:bookmarkEnd w:id="23"/>
      <w:r w:rsidDel="00000000" w:rsidR="00000000" w:rsidRPr="00000000">
        <w:rPr>
          <w:sz w:val="26"/>
          <w:szCs w:val="26"/>
          <w:rtl w:val="0"/>
        </w:rPr>
        <w:t xml:space="preserve">Option 1: Notion (Fastest)</w:t>
      </w:r>
    </w:p>
    <w:p w:rsidR="00000000" w:rsidDel="00000000" w:rsidP="00000000" w:rsidRDefault="00000000" w:rsidRPr="00000000" w14:paraId="000000F6">
      <w:pPr>
        <w:spacing w:after="240" w:before="240" w:lineRule="auto"/>
        <w:ind w:left="0" w:firstLine="0"/>
        <w:rPr/>
      </w:pPr>
      <w:r w:rsidDel="00000000" w:rsidR="00000000" w:rsidRPr="00000000">
        <w:rPr>
          <w:rtl w:val="0"/>
        </w:rPr>
        <w:t xml:space="preserve">Steps</w:t>
      </w:r>
    </w:p>
    <w:p w:rsidR="00000000" w:rsidDel="00000000" w:rsidP="00000000" w:rsidRDefault="00000000" w:rsidRPr="00000000" w14:paraId="000000F7">
      <w:pPr>
        <w:numPr>
          <w:ilvl w:val="0"/>
          <w:numId w:val="173"/>
        </w:numPr>
        <w:spacing w:after="0" w:before="720" w:lineRule="auto"/>
        <w:ind w:left="720" w:hanging="360"/>
        <w:rPr/>
      </w:pPr>
      <w:r w:rsidDel="00000000" w:rsidR="00000000" w:rsidRPr="00000000">
        <w:rPr>
          <w:rtl w:val="0"/>
        </w:rPr>
        <w:t xml:space="preserve">Create pages:</w:t>
        <w:br w:type="textWrapping"/>
      </w:r>
    </w:p>
    <w:p w:rsidR="00000000" w:rsidDel="00000000" w:rsidP="00000000" w:rsidRDefault="00000000" w:rsidRPr="00000000" w14:paraId="000000F8">
      <w:pPr>
        <w:numPr>
          <w:ilvl w:val="1"/>
          <w:numId w:val="173"/>
        </w:numPr>
        <w:spacing w:after="0" w:before="0" w:lineRule="auto"/>
        <w:ind w:left="1440" w:hanging="360"/>
        <w:rPr/>
      </w:pPr>
      <w:r w:rsidDel="00000000" w:rsidR="00000000" w:rsidRPr="00000000">
        <w:rPr>
          <w:rtl w:val="0"/>
        </w:rPr>
        <w:t xml:space="preserve">“Live with Syd”</w:t>
        <w:br w:type="textWrapping"/>
      </w:r>
    </w:p>
    <w:p w:rsidR="00000000" w:rsidDel="00000000" w:rsidP="00000000" w:rsidRDefault="00000000" w:rsidRPr="00000000" w14:paraId="000000F9">
      <w:pPr>
        <w:numPr>
          <w:ilvl w:val="1"/>
          <w:numId w:val="173"/>
        </w:numPr>
        <w:spacing w:after="0" w:before="0" w:lineRule="auto"/>
        <w:ind w:left="1440" w:hanging="360"/>
        <w:rPr/>
      </w:pPr>
      <w:r w:rsidDel="00000000" w:rsidR="00000000" w:rsidRPr="00000000">
        <w:rPr>
          <w:rtl w:val="0"/>
        </w:rPr>
        <w:t xml:space="preserve">One subpage per theme</w:t>
        <w:br w:type="textWrapping"/>
      </w:r>
    </w:p>
    <w:p w:rsidR="00000000" w:rsidDel="00000000" w:rsidP="00000000" w:rsidRDefault="00000000" w:rsidRPr="00000000" w14:paraId="000000FA">
      <w:pPr>
        <w:numPr>
          <w:ilvl w:val="0"/>
          <w:numId w:val="173"/>
        </w:numPr>
        <w:spacing w:after="0" w:before="0" w:lineRule="auto"/>
        <w:ind w:left="720" w:hanging="360"/>
        <w:rPr/>
      </w:pPr>
      <w:r w:rsidDel="00000000" w:rsidR="00000000" w:rsidRPr="00000000">
        <w:rPr>
          <w:rtl w:val="0"/>
        </w:rPr>
        <w:t xml:space="preserve">Embed:</w:t>
        <w:br w:type="textWrapping"/>
      </w:r>
    </w:p>
    <w:p w:rsidR="00000000" w:rsidDel="00000000" w:rsidP="00000000" w:rsidRDefault="00000000" w:rsidRPr="00000000" w14:paraId="000000FB">
      <w:pPr>
        <w:numPr>
          <w:ilvl w:val="1"/>
          <w:numId w:val="173"/>
        </w:numPr>
        <w:spacing w:after="0" w:before="0" w:lineRule="auto"/>
        <w:ind w:left="1440" w:hanging="360"/>
        <w:rPr/>
      </w:pPr>
      <w:commentRangeStart w:id="8"/>
      <w:r w:rsidDel="00000000" w:rsidR="00000000" w:rsidRPr="00000000">
        <w:rPr>
          <w:rtl w:val="0"/>
        </w:rPr>
        <w:t xml:space="preserve">Registration forms</w:t>
      </w:r>
      <w:commentRangeEnd w:id="8"/>
      <w:r w:rsidDel="00000000" w:rsidR="00000000" w:rsidRPr="00000000">
        <w:commentReference w:id="8"/>
      </w:r>
      <w:r w:rsidDel="00000000" w:rsidR="00000000" w:rsidRPr="00000000">
        <w:rPr>
          <w:rtl w:val="0"/>
        </w:rPr>
        <w:br w:type="textWrapping"/>
      </w:r>
    </w:p>
    <w:p w:rsidR="00000000" w:rsidDel="00000000" w:rsidP="00000000" w:rsidRDefault="00000000" w:rsidRPr="00000000" w14:paraId="000000FC">
      <w:pPr>
        <w:numPr>
          <w:ilvl w:val="1"/>
          <w:numId w:val="173"/>
        </w:numPr>
        <w:spacing w:after="0" w:before="0" w:lineRule="auto"/>
        <w:ind w:left="1440" w:hanging="360"/>
        <w:rPr/>
      </w:pPr>
      <w:commentRangeStart w:id="9"/>
      <w:commentRangeStart w:id="10"/>
      <w:commentRangeStart w:id="11"/>
      <w:r w:rsidDel="00000000" w:rsidR="00000000" w:rsidRPr="00000000">
        <w:rPr>
          <w:rtl w:val="0"/>
        </w:rPr>
        <w:t xml:space="preserve">Upcoming sessions (Airtable view)</w:t>
      </w:r>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br w:type="textWrapping"/>
      </w:r>
    </w:p>
    <w:p w:rsidR="00000000" w:rsidDel="00000000" w:rsidP="00000000" w:rsidRDefault="00000000" w:rsidRPr="00000000" w14:paraId="000000FD">
      <w:pPr>
        <w:numPr>
          <w:ilvl w:val="1"/>
          <w:numId w:val="173"/>
        </w:numPr>
        <w:spacing w:after="0" w:before="0" w:lineRule="auto"/>
        <w:ind w:left="1440" w:hanging="360"/>
        <w:rPr/>
      </w:pPr>
      <w:r w:rsidDel="00000000" w:rsidR="00000000" w:rsidRPr="00000000">
        <w:rPr>
          <w:rtl w:val="0"/>
        </w:rPr>
        <w:t xml:space="preserve">Replay videos</w:t>
        <w:br w:type="textWrapping"/>
      </w:r>
    </w:p>
    <w:p w:rsidR="00000000" w:rsidDel="00000000" w:rsidP="00000000" w:rsidRDefault="00000000" w:rsidRPr="00000000" w14:paraId="000000FE">
      <w:pPr>
        <w:numPr>
          <w:ilvl w:val="0"/>
          <w:numId w:val="173"/>
        </w:numPr>
        <w:spacing w:after="0" w:before="0" w:lineRule="auto"/>
        <w:ind w:left="720" w:hanging="360"/>
        <w:rPr/>
      </w:pPr>
      <w:r w:rsidDel="00000000" w:rsidR="00000000" w:rsidRPr="00000000">
        <w:rPr>
          <w:rtl w:val="0"/>
        </w:rPr>
        <w:t xml:space="preserve">Add tags:</w:t>
        <w:br w:type="textWrapping"/>
      </w:r>
    </w:p>
    <w:p w:rsidR="00000000" w:rsidDel="00000000" w:rsidP="00000000" w:rsidRDefault="00000000" w:rsidRPr="00000000" w14:paraId="000000FF">
      <w:pPr>
        <w:numPr>
          <w:ilvl w:val="1"/>
          <w:numId w:val="173"/>
        </w:numPr>
        <w:spacing w:after="720" w:before="0" w:lineRule="auto"/>
        <w:ind w:left="1440" w:hanging="360"/>
        <w:rPr/>
      </w:pPr>
      <w:r w:rsidDel="00000000" w:rsidR="00000000" w:rsidRPr="00000000">
        <w:rPr>
          <w:rtl w:val="0"/>
        </w:rPr>
        <w:t xml:space="preserve">Capital / Planetary Party / Sanctuaries</w:t>
        <w:br w:type="textWrapping"/>
      </w:r>
    </w:p>
    <w:p w:rsidR="00000000" w:rsidDel="00000000" w:rsidP="00000000" w:rsidRDefault="00000000" w:rsidRPr="00000000" w14:paraId="00000100">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3"/>
        <w:keepNext w:val="0"/>
        <w:keepLines w:val="0"/>
        <w:ind w:left="0" w:firstLine="0"/>
        <w:rPr>
          <w:sz w:val="26"/>
          <w:szCs w:val="26"/>
        </w:rPr>
      </w:pPr>
      <w:bookmarkStart w:colFirst="0" w:colLast="0" w:name="_z1zgdloxznp8" w:id="24"/>
      <w:bookmarkEnd w:id="24"/>
      <w:r w:rsidDel="00000000" w:rsidR="00000000" w:rsidRPr="00000000">
        <w:rPr>
          <w:sz w:val="26"/>
          <w:szCs w:val="26"/>
          <w:rtl w:val="0"/>
        </w:rPr>
        <w:t xml:space="preserve">Option 2: WordPress or Ghost (More Professional)</w:t>
      </w:r>
    </w:p>
    <w:p w:rsidR="00000000" w:rsidDel="00000000" w:rsidP="00000000" w:rsidRDefault="00000000" w:rsidRPr="00000000" w14:paraId="00000102">
      <w:pPr>
        <w:spacing w:after="240" w:before="240" w:lineRule="auto"/>
        <w:ind w:left="0" w:firstLine="0"/>
        <w:rPr/>
      </w:pPr>
      <w:r w:rsidDel="00000000" w:rsidR="00000000" w:rsidRPr="00000000">
        <w:rPr>
          <w:rtl w:val="0"/>
        </w:rPr>
        <w:t xml:space="preserve">Steps</w:t>
      </w:r>
    </w:p>
    <w:p w:rsidR="00000000" w:rsidDel="00000000" w:rsidP="00000000" w:rsidRDefault="00000000" w:rsidRPr="00000000" w14:paraId="00000103">
      <w:pPr>
        <w:numPr>
          <w:ilvl w:val="0"/>
          <w:numId w:val="164"/>
        </w:numPr>
        <w:spacing w:after="0" w:before="480" w:lineRule="auto"/>
        <w:ind w:left="720" w:hanging="360"/>
        <w:rPr/>
      </w:pPr>
      <w:r w:rsidDel="00000000" w:rsidR="00000000" w:rsidRPr="00000000">
        <w:rPr>
          <w:rtl w:val="0"/>
        </w:rPr>
        <w:t xml:space="preserve">Create landing page</w:t>
        <w:br w:type="textWrapping"/>
      </w:r>
    </w:p>
    <w:p w:rsidR="00000000" w:rsidDel="00000000" w:rsidP="00000000" w:rsidRDefault="00000000" w:rsidRPr="00000000" w14:paraId="00000104">
      <w:pPr>
        <w:numPr>
          <w:ilvl w:val="0"/>
          <w:numId w:val="164"/>
        </w:numPr>
        <w:spacing w:after="0" w:before="0" w:lineRule="auto"/>
        <w:ind w:left="720" w:hanging="360"/>
        <w:rPr/>
      </w:pPr>
      <w:r w:rsidDel="00000000" w:rsidR="00000000" w:rsidRPr="00000000">
        <w:rPr>
          <w:rtl w:val="0"/>
        </w:rPr>
        <w:t xml:space="preserve">Connect Airtable via API</w:t>
        <w:br w:type="textWrapping"/>
      </w:r>
    </w:p>
    <w:p w:rsidR="00000000" w:rsidDel="00000000" w:rsidP="00000000" w:rsidRDefault="00000000" w:rsidRPr="00000000" w14:paraId="00000105">
      <w:pPr>
        <w:numPr>
          <w:ilvl w:val="0"/>
          <w:numId w:val="164"/>
        </w:numPr>
        <w:spacing w:after="0" w:before="0" w:lineRule="auto"/>
        <w:ind w:left="720" w:hanging="360"/>
        <w:rPr/>
      </w:pPr>
      <w:r w:rsidDel="00000000" w:rsidR="00000000" w:rsidRPr="00000000">
        <w:rPr>
          <w:rtl w:val="0"/>
        </w:rPr>
        <w:t xml:space="preserve">Auto-populate upcoming sessions</w:t>
        <w:br w:type="textWrapping"/>
      </w:r>
    </w:p>
    <w:p w:rsidR="00000000" w:rsidDel="00000000" w:rsidP="00000000" w:rsidRDefault="00000000" w:rsidRPr="00000000" w14:paraId="00000106">
      <w:pPr>
        <w:numPr>
          <w:ilvl w:val="0"/>
          <w:numId w:val="164"/>
        </w:numPr>
        <w:spacing w:after="0" w:before="0" w:lineRule="auto"/>
        <w:ind w:left="720" w:hanging="360"/>
        <w:rPr/>
      </w:pPr>
      <w:r w:rsidDel="00000000" w:rsidR="00000000" w:rsidRPr="00000000">
        <w:rPr>
          <w:rtl w:val="0"/>
        </w:rPr>
        <w:t xml:space="preserve">Embed YouTube replays</w:t>
        <w:br w:type="textWrapping"/>
      </w:r>
    </w:p>
    <w:p w:rsidR="00000000" w:rsidDel="00000000" w:rsidP="00000000" w:rsidRDefault="00000000" w:rsidRPr="00000000" w14:paraId="00000107">
      <w:pPr>
        <w:numPr>
          <w:ilvl w:val="0"/>
          <w:numId w:val="164"/>
        </w:numPr>
        <w:spacing w:after="480" w:before="0" w:lineRule="auto"/>
        <w:ind w:left="720" w:hanging="360"/>
        <w:rPr/>
      </w:pPr>
      <w:r w:rsidDel="00000000" w:rsidR="00000000" w:rsidRPr="00000000">
        <w:rPr>
          <w:rtl w:val="0"/>
        </w:rPr>
        <w:t xml:space="preserve">Add SEO tags</w:t>
        <w:br w:type="textWrapping"/>
      </w:r>
    </w:p>
    <w:p w:rsidR="00000000" w:rsidDel="00000000" w:rsidP="00000000" w:rsidRDefault="00000000" w:rsidRPr="00000000" w14:paraId="00000108">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2"/>
        <w:keepNext w:val="0"/>
        <w:keepLines w:val="0"/>
        <w:ind w:left="0" w:firstLine="0"/>
        <w:rPr>
          <w:sz w:val="34"/>
          <w:szCs w:val="34"/>
        </w:rPr>
      </w:pPr>
      <w:bookmarkStart w:colFirst="0" w:colLast="0" w:name="_4gdrfa5hedo6" w:id="25"/>
      <w:bookmarkEnd w:id="25"/>
      <w:r w:rsidDel="00000000" w:rsidR="00000000" w:rsidRPr="00000000">
        <w:rPr>
          <w:sz w:val="34"/>
          <w:szCs w:val="34"/>
          <w:rtl w:val="0"/>
        </w:rPr>
        <w:t xml:space="preserve">E. Streaming + Recording</w:t>
      </w:r>
    </w:p>
    <w:p w:rsidR="00000000" w:rsidDel="00000000" w:rsidP="00000000" w:rsidRDefault="00000000" w:rsidRPr="00000000" w14:paraId="0000010A">
      <w:pPr>
        <w:pStyle w:val="Heading3"/>
        <w:keepNext w:val="0"/>
        <w:keepLines w:val="0"/>
        <w:ind w:left="0" w:firstLine="0"/>
        <w:rPr>
          <w:sz w:val="26"/>
          <w:szCs w:val="26"/>
        </w:rPr>
      </w:pPr>
      <w:bookmarkStart w:colFirst="0" w:colLast="0" w:name="_pfoojw34gyrh" w:id="26"/>
      <w:bookmarkEnd w:id="26"/>
      <w:r w:rsidDel="00000000" w:rsidR="00000000" w:rsidRPr="00000000">
        <w:rPr>
          <w:sz w:val="26"/>
          <w:szCs w:val="26"/>
          <w:rtl w:val="0"/>
        </w:rPr>
        <w:t xml:space="preserve">Tool: OBS Studio (Open Source)</w:t>
      </w:r>
    </w:p>
    <w:p w:rsidR="00000000" w:rsidDel="00000000" w:rsidP="00000000" w:rsidRDefault="00000000" w:rsidRPr="00000000" w14:paraId="0000010B">
      <w:pPr>
        <w:spacing w:after="240" w:before="240" w:lineRule="auto"/>
        <w:ind w:left="0" w:firstLine="0"/>
        <w:rPr/>
      </w:pPr>
      <w:r w:rsidDel="00000000" w:rsidR="00000000" w:rsidRPr="00000000">
        <w:rPr>
          <w:rtl w:val="0"/>
        </w:rPr>
        <w:t xml:space="preserve">Steps</w:t>
      </w:r>
    </w:p>
    <w:p w:rsidR="00000000" w:rsidDel="00000000" w:rsidP="00000000" w:rsidRDefault="00000000" w:rsidRPr="00000000" w14:paraId="0000010C">
      <w:pPr>
        <w:numPr>
          <w:ilvl w:val="0"/>
          <w:numId w:val="143"/>
        </w:numPr>
        <w:spacing w:after="0" w:before="480" w:lineRule="auto"/>
        <w:ind w:left="720" w:hanging="360"/>
        <w:rPr/>
      </w:pPr>
      <w:r w:rsidDel="00000000" w:rsidR="00000000" w:rsidRPr="00000000">
        <w:rPr>
          <w:rtl w:val="0"/>
        </w:rPr>
        <w:t xml:space="preserve">Install OBS</w:t>
        <w:br w:type="textWrapping"/>
      </w:r>
    </w:p>
    <w:p w:rsidR="00000000" w:rsidDel="00000000" w:rsidP="00000000" w:rsidRDefault="00000000" w:rsidRPr="00000000" w14:paraId="0000010D">
      <w:pPr>
        <w:numPr>
          <w:ilvl w:val="0"/>
          <w:numId w:val="143"/>
        </w:numPr>
        <w:spacing w:after="0" w:before="0" w:lineRule="auto"/>
        <w:ind w:left="720" w:hanging="360"/>
        <w:rPr/>
      </w:pPr>
      <w:r w:rsidDel="00000000" w:rsidR="00000000" w:rsidRPr="00000000">
        <w:rPr>
          <w:rtl w:val="0"/>
        </w:rPr>
        <w:t xml:space="preserve">Create scenes:</w:t>
        <w:br w:type="textWrapping"/>
      </w:r>
    </w:p>
    <w:p w:rsidR="00000000" w:rsidDel="00000000" w:rsidP="00000000" w:rsidRDefault="00000000" w:rsidRPr="00000000" w14:paraId="0000010E">
      <w:pPr>
        <w:numPr>
          <w:ilvl w:val="1"/>
          <w:numId w:val="143"/>
        </w:numPr>
        <w:spacing w:after="0" w:before="0" w:lineRule="auto"/>
        <w:ind w:left="1440" w:hanging="360"/>
        <w:rPr/>
      </w:pPr>
      <w:r w:rsidDel="00000000" w:rsidR="00000000" w:rsidRPr="00000000">
        <w:rPr>
          <w:rtl w:val="0"/>
        </w:rPr>
        <w:t xml:space="preserve">Title card</w:t>
        <w:br w:type="textWrapping"/>
      </w:r>
    </w:p>
    <w:p w:rsidR="00000000" w:rsidDel="00000000" w:rsidP="00000000" w:rsidRDefault="00000000" w:rsidRPr="00000000" w14:paraId="0000010F">
      <w:pPr>
        <w:numPr>
          <w:ilvl w:val="1"/>
          <w:numId w:val="143"/>
        </w:numPr>
        <w:spacing w:after="0" w:before="0" w:lineRule="auto"/>
        <w:ind w:left="1440" w:hanging="360"/>
        <w:rPr/>
      </w:pPr>
      <w:r w:rsidDel="00000000" w:rsidR="00000000" w:rsidRPr="00000000">
        <w:rPr>
          <w:rtl w:val="0"/>
        </w:rPr>
        <w:t xml:space="preserve">Live discussion</w:t>
        <w:br w:type="textWrapping"/>
      </w:r>
    </w:p>
    <w:p w:rsidR="00000000" w:rsidDel="00000000" w:rsidP="00000000" w:rsidRDefault="00000000" w:rsidRPr="00000000" w14:paraId="00000110">
      <w:pPr>
        <w:numPr>
          <w:ilvl w:val="1"/>
          <w:numId w:val="143"/>
        </w:numPr>
        <w:spacing w:after="0" w:before="0" w:lineRule="auto"/>
        <w:ind w:left="1440" w:hanging="360"/>
        <w:rPr/>
      </w:pPr>
      <w:r w:rsidDel="00000000" w:rsidR="00000000" w:rsidRPr="00000000">
        <w:rPr>
          <w:rtl w:val="0"/>
        </w:rPr>
        <w:t xml:space="preserve">Speaker overlay</w:t>
        <w:br w:type="textWrapping"/>
      </w:r>
    </w:p>
    <w:p w:rsidR="00000000" w:rsidDel="00000000" w:rsidP="00000000" w:rsidRDefault="00000000" w:rsidRPr="00000000" w14:paraId="00000111">
      <w:pPr>
        <w:numPr>
          <w:ilvl w:val="1"/>
          <w:numId w:val="143"/>
        </w:numPr>
        <w:spacing w:after="0" w:before="0" w:lineRule="auto"/>
        <w:ind w:left="1440" w:hanging="360"/>
        <w:rPr/>
      </w:pPr>
      <w:r w:rsidDel="00000000" w:rsidR="00000000" w:rsidRPr="00000000">
        <w:rPr>
          <w:rtl w:val="0"/>
        </w:rPr>
        <w:t xml:space="preserve">Closing gratitude slide</w:t>
        <w:br w:type="textWrapping"/>
      </w:r>
    </w:p>
    <w:p w:rsidR="00000000" w:rsidDel="00000000" w:rsidP="00000000" w:rsidRDefault="00000000" w:rsidRPr="00000000" w14:paraId="00000112">
      <w:pPr>
        <w:numPr>
          <w:ilvl w:val="0"/>
          <w:numId w:val="143"/>
        </w:numPr>
        <w:spacing w:after="0" w:before="0" w:lineRule="auto"/>
        <w:ind w:left="720" w:hanging="360"/>
        <w:rPr/>
      </w:pPr>
      <w:r w:rsidDel="00000000" w:rsidR="00000000" w:rsidRPr="00000000">
        <w:rPr>
          <w:rtl w:val="0"/>
        </w:rPr>
        <w:t xml:space="preserve">Set outputs:</w:t>
        <w:br w:type="textWrapping"/>
      </w:r>
    </w:p>
    <w:p w:rsidR="00000000" w:rsidDel="00000000" w:rsidP="00000000" w:rsidRDefault="00000000" w:rsidRPr="00000000" w14:paraId="00000113">
      <w:pPr>
        <w:numPr>
          <w:ilvl w:val="1"/>
          <w:numId w:val="143"/>
        </w:numPr>
        <w:spacing w:after="0" w:before="0" w:lineRule="auto"/>
        <w:ind w:left="1440" w:hanging="360"/>
        <w:rPr/>
      </w:pPr>
      <w:r w:rsidDel="00000000" w:rsidR="00000000" w:rsidRPr="00000000">
        <w:rPr>
          <w:rtl w:val="0"/>
        </w:rPr>
        <w:t xml:space="preserve">Local recording</w:t>
        <w:br w:type="textWrapping"/>
      </w:r>
    </w:p>
    <w:p w:rsidR="00000000" w:rsidDel="00000000" w:rsidP="00000000" w:rsidRDefault="00000000" w:rsidRPr="00000000" w14:paraId="00000114">
      <w:pPr>
        <w:numPr>
          <w:ilvl w:val="1"/>
          <w:numId w:val="143"/>
        </w:numPr>
        <w:spacing w:after="0" w:before="0" w:lineRule="auto"/>
        <w:ind w:left="1440" w:hanging="360"/>
        <w:rPr/>
      </w:pPr>
      <w:r w:rsidDel="00000000" w:rsidR="00000000" w:rsidRPr="00000000">
        <w:rPr>
          <w:rtl w:val="0"/>
        </w:rPr>
        <w:t xml:space="preserve">Stream to YouTube</w:t>
        <w:br w:type="textWrapping"/>
      </w:r>
    </w:p>
    <w:p w:rsidR="00000000" w:rsidDel="00000000" w:rsidP="00000000" w:rsidRDefault="00000000" w:rsidRPr="00000000" w14:paraId="00000115">
      <w:pPr>
        <w:numPr>
          <w:ilvl w:val="0"/>
          <w:numId w:val="143"/>
        </w:numPr>
        <w:spacing w:after="0" w:before="0" w:lineRule="auto"/>
        <w:ind w:left="720" w:hanging="360"/>
        <w:rPr/>
      </w:pPr>
      <w:r w:rsidDel="00000000" w:rsidR="00000000" w:rsidRPr="00000000">
        <w:rPr>
          <w:rtl w:val="0"/>
        </w:rPr>
        <w:t xml:space="preserve">Optional:</w:t>
        <w:br w:type="textWrapping"/>
      </w:r>
    </w:p>
    <w:p w:rsidR="00000000" w:rsidDel="00000000" w:rsidP="00000000" w:rsidRDefault="00000000" w:rsidRPr="00000000" w14:paraId="00000116">
      <w:pPr>
        <w:numPr>
          <w:ilvl w:val="1"/>
          <w:numId w:val="143"/>
        </w:numPr>
        <w:spacing w:after="720" w:before="0" w:lineRule="auto"/>
        <w:ind w:left="1440" w:hanging="360"/>
        <w:rPr/>
      </w:pPr>
      <w:r w:rsidDel="00000000" w:rsidR="00000000" w:rsidRPr="00000000">
        <w:rPr>
          <w:rtl w:val="0"/>
        </w:rPr>
        <w:t xml:space="preserve">Connect Restream to multistream</w:t>
        <w:br w:type="textWrapping"/>
      </w:r>
    </w:p>
    <w:p w:rsidR="00000000" w:rsidDel="00000000" w:rsidP="00000000" w:rsidRDefault="00000000" w:rsidRPr="00000000" w14:paraId="00000117">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2"/>
        <w:keepNext w:val="0"/>
        <w:keepLines w:val="0"/>
        <w:ind w:left="0" w:firstLine="0"/>
        <w:rPr>
          <w:sz w:val="34"/>
          <w:szCs w:val="34"/>
        </w:rPr>
      </w:pPr>
      <w:bookmarkStart w:colFirst="0" w:colLast="0" w:name="_lnmllb0gaki" w:id="27"/>
      <w:bookmarkEnd w:id="27"/>
      <w:r w:rsidDel="00000000" w:rsidR="00000000" w:rsidRPr="00000000">
        <w:rPr>
          <w:sz w:val="34"/>
          <w:szCs w:val="34"/>
          <w:rtl w:val="0"/>
        </w:rPr>
        <w:t xml:space="preserve">F. Anti-Disruption + Moderation Safeguards</w:t>
      </w:r>
    </w:p>
    <w:p w:rsidR="00000000" w:rsidDel="00000000" w:rsidP="00000000" w:rsidRDefault="00000000" w:rsidRPr="00000000" w14:paraId="00000119">
      <w:pPr>
        <w:spacing w:after="240" w:before="240" w:lineRule="auto"/>
        <w:ind w:left="0" w:firstLine="0"/>
        <w:rPr/>
      </w:pPr>
      <w:r w:rsidDel="00000000" w:rsidR="00000000" w:rsidRPr="00000000">
        <w:rPr>
          <w:rtl w:val="0"/>
        </w:rPr>
        <w:t xml:space="preserve">This is critical for you.</w:t>
      </w:r>
    </w:p>
    <w:p w:rsidR="00000000" w:rsidDel="00000000" w:rsidP="00000000" w:rsidRDefault="00000000" w:rsidRPr="00000000" w14:paraId="0000011A">
      <w:pPr>
        <w:pStyle w:val="Heading3"/>
        <w:keepNext w:val="0"/>
        <w:keepLines w:val="0"/>
        <w:ind w:left="0" w:firstLine="0"/>
        <w:rPr>
          <w:sz w:val="26"/>
          <w:szCs w:val="26"/>
        </w:rPr>
      </w:pPr>
      <w:bookmarkStart w:colFirst="0" w:colLast="0" w:name="_bpou1qw2mivk" w:id="28"/>
      <w:bookmarkEnd w:id="28"/>
      <w:r w:rsidDel="00000000" w:rsidR="00000000" w:rsidRPr="00000000">
        <w:rPr>
          <w:sz w:val="26"/>
          <w:szCs w:val="26"/>
          <w:rtl w:val="0"/>
        </w:rPr>
        <w:t xml:space="preserve">Required Settings (Jitsi or BigBlueButton):</w:t>
      </w:r>
    </w:p>
    <w:p w:rsidR="00000000" w:rsidDel="00000000" w:rsidP="00000000" w:rsidRDefault="00000000" w:rsidRPr="00000000" w14:paraId="0000011B">
      <w:pPr>
        <w:spacing w:after="240" w:before="240" w:lineRule="auto"/>
        <w:ind w:left="0" w:firstLine="0"/>
        <w:rPr/>
      </w:pPr>
      <w:r w:rsidDel="00000000" w:rsidR="00000000" w:rsidRPr="00000000">
        <w:rPr>
          <w:rtl w:val="0"/>
        </w:rPr>
        <w:t xml:space="preserve">1. Mute All on Entry</w:t>
      </w:r>
    </w:p>
    <w:p w:rsidR="00000000" w:rsidDel="00000000" w:rsidP="00000000" w:rsidRDefault="00000000" w:rsidRPr="00000000" w14:paraId="0000011C">
      <w:pPr>
        <w:numPr>
          <w:ilvl w:val="0"/>
          <w:numId w:val="127"/>
        </w:numPr>
        <w:spacing w:after="0" w:before="480" w:lineRule="auto"/>
        <w:ind w:left="720" w:hanging="360"/>
        <w:rPr/>
      </w:pPr>
      <w:r w:rsidDel="00000000" w:rsidR="00000000" w:rsidRPr="00000000">
        <w:rPr>
          <w:rtl w:val="0"/>
        </w:rPr>
        <w:t xml:space="preserve">Default: everyone muted</w:t>
        <w:br w:type="textWrapping"/>
      </w:r>
    </w:p>
    <w:p w:rsidR="00000000" w:rsidDel="00000000" w:rsidP="00000000" w:rsidRDefault="00000000" w:rsidRPr="00000000" w14:paraId="0000011D">
      <w:pPr>
        <w:numPr>
          <w:ilvl w:val="0"/>
          <w:numId w:val="127"/>
        </w:numPr>
        <w:spacing w:after="480" w:before="0" w:lineRule="auto"/>
        <w:ind w:left="720" w:hanging="360"/>
        <w:rPr/>
      </w:pPr>
      <w:r w:rsidDel="00000000" w:rsidR="00000000" w:rsidRPr="00000000">
        <w:rPr>
          <w:rtl w:val="0"/>
        </w:rPr>
        <w:t xml:space="preserve">Camera off</w:t>
        <w:br w:type="textWrapping"/>
      </w:r>
    </w:p>
    <w:p w:rsidR="00000000" w:rsidDel="00000000" w:rsidP="00000000" w:rsidRDefault="00000000" w:rsidRPr="00000000" w14:paraId="0000011E">
      <w:pPr>
        <w:spacing w:after="240" w:before="240" w:lineRule="auto"/>
        <w:ind w:left="0" w:firstLine="0"/>
        <w:rPr/>
      </w:pPr>
      <w:r w:rsidDel="00000000" w:rsidR="00000000" w:rsidRPr="00000000">
        <w:rPr>
          <w:rtl w:val="0"/>
        </w:rPr>
        <w:t xml:space="preserve">2. Moderator-Only Controls</w:t>
      </w:r>
    </w:p>
    <w:p w:rsidR="00000000" w:rsidDel="00000000" w:rsidP="00000000" w:rsidRDefault="00000000" w:rsidRPr="00000000" w14:paraId="0000011F">
      <w:pPr>
        <w:numPr>
          <w:ilvl w:val="0"/>
          <w:numId w:val="156"/>
        </w:numPr>
        <w:spacing w:after="0" w:before="720" w:lineRule="auto"/>
        <w:ind w:left="720" w:hanging="360"/>
        <w:rPr/>
      </w:pPr>
      <w:r w:rsidDel="00000000" w:rsidR="00000000" w:rsidRPr="00000000">
        <w:rPr>
          <w:rtl w:val="0"/>
        </w:rPr>
        <w:t xml:space="preserve">Only you (or co-hosts) can:</w:t>
        <w:br w:type="textWrapping"/>
      </w:r>
    </w:p>
    <w:p w:rsidR="00000000" w:rsidDel="00000000" w:rsidP="00000000" w:rsidRDefault="00000000" w:rsidRPr="00000000" w14:paraId="00000120">
      <w:pPr>
        <w:numPr>
          <w:ilvl w:val="1"/>
          <w:numId w:val="156"/>
        </w:numPr>
        <w:spacing w:after="0" w:before="0" w:lineRule="auto"/>
        <w:ind w:left="1440" w:hanging="360"/>
        <w:rPr/>
      </w:pPr>
      <w:r w:rsidDel="00000000" w:rsidR="00000000" w:rsidRPr="00000000">
        <w:rPr>
          <w:rtl w:val="0"/>
        </w:rPr>
        <w:t xml:space="preserve">Unmute participants</w:t>
        <w:br w:type="textWrapping"/>
      </w:r>
    </w:p>
    <w:p w:rsidR="00000000" w:rsidDel="00000000" w:rsidP="00000000" w:rsidRDefault="00000000" w:rsidRPr="00000000" w14:paraId="00000121">
      <w:pPr>
        <w:numPr>
          <w:ilvl w:val="1"/>
          <w:numId w:val="156"/>
        </w:numPr>
        <w:spacing w:after="0" w:before="0" w:lineRule="auto"/>
        <w:ind w:left="1440" w:hanging="360"/>
        <w:rPr/>
      </w:pPr>
      <w:r w:rsidDel="00000000" w:rsidR="00000000" w:rsidRPr="00000000">
        <w:rPr>
          <w:rtl w:val="0"/>
        </w:rPr>
        <w:t xml:space="preserve">Enable video</w:t>
        <w:br w:type="textWrapping"/>
      </w:r>
    </w:p>
    <w:p w:rsidR="00000000" w:rsidDel="00000000" w:rsidP="00000000" w:rsidRDefault="00000000" w:rsidRPr="00000000" w14:paraId="00000122">
      <w:pPr>
        <w:numPr>
          <w:ilvl w:val="1"/>
          <w:numId w:val="156"/>
        </w:numPr>
        <w:spacing w:after="720" w:before="0" w:lineRule="auto"/>
        <w:ind w:left="1440" w:hanging="360"/>
        <w:rPr/>
      </w:pPr>
      <w:r w:rsidDel="00000000" w:rsidR="00000000" w:rsidRPr="00000000">
        <w:rPr>
          <w:rtl w:val="0"/>
        </w:rPr>
        <w:t xml:space="preserve">Share screen</w:t>
        <w:br w:type="textWrapping"/>
      </w:r>
    </w:p>
    <w:p w:rsidR="00000000" w:rsidDel="00000000" w:rsidP="00000000" w:rsidRDefault="00000000" w:rsidRPr="00000000" w14:paraId="00000123">
      <w:pPr>
        <w:spacing w:after="240" w:before="240" w:lineRule="auto"/>
        <w:ind w:left="0" w:firstLine="0"/>
        <w:rPr/>
      </w:pPr>
      <w:r w:rsidDel="00000000" w:rsidR="00000000" w:rsidRPr="00000000">
        <w:rPr>
          <w:rtl w:val="0"/>
        </w:rPr>
        <w:t xml:space="preserve">3. Lobby Mode</w:t>
      </w:r>
    </w:p>
    <w:p w:rsidR="00000000" w:rsidDel="00000000" w:rsidP="00000000" w:rsidRDefault="00000000" w:rsidRPr="00000000" w14:paraId="00000124">
      <w:pPr>
        <w:numPr>
          <w:ilvl w:val="0"/>
          <w:numId w:val="189"/>
        </w:numPr>
        <w:spacing w:after="0" w:before="480" w:lineRule="auto"/>
        <w:ind w:left="720" w:hanging="360"/>
        <w:rPr/>
      </w:pPr>
      <w:r w:rsidDel="00000000" w:rsidR="00000000" w:rsidRPr="00000000">
        <w:rPr>
          <w:rtl w:val="0"/>
        </w:rPr>
        <w:t xml:space="preserve">People wait in a holding area</w:t>
        <w:br w:type="textWrapping"/>
      </w:r>
    </w:p>
    <w:p w:rsidR="00000000" w:rsidDel="00000000" w:rsidP="00000000" w:rsidRDefault="00000000" w:rsidRPr="00000000" w14:paraId="00000125">
      <w:pPr>
        <w:numPr>
          <w:ilvl w:val="0"/>
          <w:numId w:val="189"/>
        </w:numPr>
        <w:spacing w:after="480" w:before="0" w:lineRule="auto"/>
        <w:ind w:left="720" w:hanging="360"/>
        <w:rPr/>
      </w:pPr>
      <w:r w:rsidDel="00000000" w:rsidR="00000000" w:rsidRPr="00000000">
        <w:rPr>
          <w:rtl w:val="0"/>
        </w:rPr>
        <w:t xml:space="preserve">You admit them manually or auto-admit trusted users</w:t>
        <w:br w:type="textWrapping"/>
      </w:r>
    </w:p>
    <w:p w:rsidR="00000000" w:rsidDel="00000000" w:rsidP="00000000" w:rsidRDefault="00000000" w:rsidRPr="00000000" w14:paraId="00000126">
      <w:pPr>
        <w:spacing w:after="240" w:before="240" w:lineRule="auto"/>
        <w:ind w:left="0" w:firstLine="0"/>
        <w:rPr/>
      </w:pPr>
      <w:r w:rsidDel="00000000" w:rsidR="00000000" w:rsidRPr="00000000">
        <w:rPr>
          <w:rtl w:val="0"/>
        </w:rPr>
        <w:t xml:space="preserve">4. Room Lock</w:t>
      </w:r>
    </w:p>
    <w:p w:rsidR="00000000" w:rsidDel="00000000" w:rsidP="00000000" w:rsidRDefault="00000000" w:rsidRPr="00000000" w14:paraId="00000127">
      <w:pPr>
        <w:numPr>
          <w:ilvl w:val="0"/>
          <w:numId w:val="160"/>
        </w:numPr>
        <w:spacing w:after="0" w:before="480" w:lineRule="auto"/>
        <w:ind w:left="720" w:hanging="360"/>
        <w:rPr/>
      </w:pPr>
      <w:r w:rsidDel="00000000" w:rsidR="00000000" w:rsidRPr="00000000">
        <w:rPr>
          <w:rtl w:val="0"/>
        </w:rPr>
        <w:t xml:space="preserve">Lock room 5–10 minutes after start</w:t>
        <w:br w:type="textWrapping"/>
      </w:r>
    </w:p>
    <w:p w:rsidR="00000000" w:rsidDel="00000000" w:rsidP="00000000" w:rsidRDefault="00000000" w:rsidRPr="00000000" w14:paraId="00000128">
      <w:pPr>
        <w:numPr>
          <w:ilvl w:val="0"/>
          <w:numId w:val="160"/>
        </w:numPr>
        <w:spacing w:after="480" w:before="0" w:lineRule="auto"/>
        <w:ind w:left="720" w:hanging="360"/>
        <w:rPr/>
      </w:pPr>
      <w:r w:rsidDel="00000000" w:rsidR="00000000" w:rsidRPr="00000000">
        <w:rPr>
          <w:rtl w:val="0"/>
        </w:rPr>
        <w:t xml:space="preserve">Prevent late bombers</w:t>
        <w:br w:type="textWrapping"/>
      </w:r>
    </w:p>
    <w:p w:rsidR="00000000" w:rsidDel="00000000" w:rsidP="00000000" w:rsidRDefault="00000000" w:rsidRPr="00000000" w14:paraId="00000129">
      <w:pPr>
        <w:spacing w:after="240" w:before="240" w:lineRule="auto"/>
        <w:ind w:left="0" w:firstLine="0"/>
        <w:rPr/>
      </w:pPr>
      <w:r w:rsidDel="00000000" w:rsidR="00000000" w:rsidRPr="00000000">
        <w:rPr>
          <w:rtl w:val="0"/>
        </w:rPr>
        <w:t xml:space="preserve">5. Raise Hand / Queue</w:t>
      </w:r>
    </w:p>
    <w:p w:rsidR="00000000" w:rsidDel="00000000" w:rsidP="00000000" w:rsidRDefault="00000000" w:rsidRPr="00000000" w14:paraId="0000012A">
      <w:pPr>
        <w:numPr>
          <w:ilvl w:val="0"/>
          <w:numId w:val="199"/>
        </w:numPr>
        <w:spacing w:after="0" w:before="480" w:lineRule="auto"/>
        <w:ind w:left="720" w:hanging="360"/>
        <w:rPr/>
      </w:pPr>
      <w:r w:rsidDel="00000000" w:rsidR="00000000" w:rsidRPr="00000000">
        <w:rPr>
          <w:rtl w:val="0"/>
        </w:rPr>
        <w:t xml:space="preserve">Participants request to speak</w:t>
        <w:br w:type="textWrapping"/>
      </w:r>
    </w:p>
    <w:p w:rsidR="00000000" w:rsidDel="00000000" w:rsidP="00000000" w:rsidRDefault="00000000" w:rsidRPr="00000000" w14:paraId="0000012B">
      <w:pPr>
        <w:numPr>
          <w:ilvl w:val="0"/>
          <w:numId w:val="199"/>
        </w:numPr>
        <w:spacing w:after="480" w:before="0" w:lineRule="auto"/>
        <w:ind w:left="720" w:hanging="360"/>
        <w:rPr/>
      </w:pPr>
      <w:r w:rsidDel="00000000" w:rsidR="00000000" w:rsidRPr="00000000">
        <w:rPr>
          <w:rtl w:val="0"/>
        </w:rPr>
        <w:t xml:space="preserve">You approve one at a time</w:t>
        <w:br w:type="textWrapping"/>
      </w:r>
    </w:p>
    <w:p w:rsidR="00000000" w:rsidDel="00000000" w:rsidP="00000000" w:rsidRDefault="00000000" w:rsidRPr="00000000" w14:paraId="0000012C">
      <w:pPr>
        <w:spacing w:after="240" w:before="240" w:lineRule="auto"/>
        <w:ind w:left="0" w:firstLine="0"/>
        <w:rPr/>
      </w:pPr>
      <w:r w:rsidDel="00000000" w:rsidR="00000000" w:rsidRPr="00000000">
        <w:rPr>
          <w:rtl w:val="0"/>
        </w:rPr>
        <w:t xml:space="preserve">6. Kick + Ban</w:t>
      </w:r>
    </w:p>
    <w:p w:rsidR="00000000" w:rsidDel="00000000" w:rsidP="00000000" w:rsidRDefault="00000000" w:rsidRPr="00000000" w14:paraId="0000012D">
      <w:pPr>
        <w:numPr>
          <w:ilvl w:val="0"/>
          <w:numId w:val="182"/>
        </w:numPr>
        <w:spacing w:after="0" w:before="480" w:lineRule="auto"/>
        <w:ind w:left="720" w:hanging="360"/>
        <w:rPr/>
      </w:pPr>
      <w:r w:rsidDel="00000000" w:rsidR="00000000" w:rsidRPr="00000000">
        <w:rPr>
          <w:rtl w:val="0"/>
        </w:rPr>
        <w:t xml:space="preserve">Immediate removal of disruptive users</w:t>
        <w:br w:type="textWrapping"/>
      </w:r>
    </w:p>
    <w:p w:rsidR="00000000" w:rsidDel="00000000" w:rsidP="00000000" w:rsidRDefault="00000000" w:rsidRPr="00000000" w14:paraId="0000012E">
      <w:pPr>
        <w:numPr>
          <w:ilvl w:val="0"/>
          <w:numId w:val="182"/>
        </w:numPr>
        <w:spacing w:after="480" w:before="0" w:lineRule="auto"/>
        <w:ind w:left="720" w:hanging="360"/>
        <w:rPr/>
      </w:pPr>
      <w:r w:rsidDel="00000000" w:rsidR="00000000" w:rsidRPr="00000000">
        <w:rPr>
          <w:rtl w:val="0"/>
        </w:rPr>
        <w:t xml:space="preserve">IP ban (if self-hosted)</w:t>
        <w:br w:type="textWrapping"/>
      </w:r>
    </w:p>
    <w:p w:rsidR="00000000" w:rsidDel="00000000" w:rsidP="00000000" w:rsidRDefault="00000000" w:rsidRPr="00000000" w14:paraId="0000012F">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2"/>
        <w:keepNext w:val="0"/>
        <w:keepLines w:val="0"/>
        <w:ind w:left="0" w:firstLine="0"/>
        <w:rPr>
          <w:sz w:val="34"/>
          <w:szCs w:val="34"/>
        </w:rPr>
      </w:pPr>
      <w:bookmarkStart w:colFirst="0" w:colLast="0" w:name="_rz4k39q1wcpb" w:id="29"/>
      <w:bookmarkEnd w:id="29"/>
      <w:r w:rsidDel="00000000" w:rsidR="00000000" w:rsidRPr="00000000">
        <w:rPr>
          <w:sz w:val="34"/>
          <w:szCs w:val="34"/>
          <w:rtl w:val="0"/>
        </w:rPr>
        <w:t xml:space="preserve">G. Scalability Layer (If Interest Explodes)</w:t>
      </w:r>
    </w:p>
    <w:p w:rsidR="00000000" w:rsidDel="00000000" w:rsidP="00000000" w:rsidRDefault="00000000" w:rsidRPr="00000000" w14:paraId="00000131">
      <w:pPr>
        <w:spacing w:after="240" w:before="240" w:lineRule="auto"/>
        <w:ind w:left="0" w:firstLine="0"/>
        <w:rPr/>
      </w:pPr>
      <w:r w:rsidDel="00000000" w:rsidR="00000000" w:rsidRPr="00000000">
        <w:rPr>
          <w:rtl w:val="0"/>
        </w:rPr>
        <w:t xml:space="preserve">If you start getting 50–200+ people:</w:t>
      </w:r>
    </w:p>
    <w:p w:rsidR="00000000" w:rsidDel="00000000" w:rsidP="00000000" w:rsidRDefault="00000000" w:rsidRPr="00000000" w14:paraId="00000132">
      <w:pPr>
        <w:spacing w:after="240" w:before="240" w:lineRule="auto"/>
        <w:ind w:left="0" w:firstLine="0"/>
        <w:rPr/>
      </w:pPr>
      <w:r w:rsidDel="00000000" w:rsidR="00000000" w:rsidRPr="00000000">
        <w:rPr>
          <w:rtl w:val="0"/>
        </w:rPr>
        <w:t xml:space="preserve">Upgrade Path</w:t>
      </w:r>
    </w:p>
    <w:p w:rsidR="00000000" w:rsidDel="00000000" w:rsidP="00000000" w:rsidRDefault="00000000" w:rsidRPr="00000000" w14:paraId="00000133">
      <w:pPr>
        <w:numPr>
          <w:ilvl w:val="0"/>
          <w:numId w:val="159"/>
        </w:numPr>
        <w:spacing w:after="0" w:before="720" w:lineRule="auto"/>
        <w:ind w:left="720" w:hanging="360"/>
        <w:rPr/>
      </w:pPr>
      <w:r w:rsidDel="00000000" w:rsidR="00000000" w:rsidRPr="00000000">
        <w:rPr>
          <w:rtl w:val="0"/>
        </w:rPr>
        <w:t xml:space="preserve">Add:</w:t>
        <w:br w:type="textWrapping"/>
      </w:r>
    </w:p>
    <w:p w:rsidR="00000000" w:rsidDel="00000000" w:rsidP="00000000" w:rsidRDefault="00000000" w:rsidRPr="00000000" w14:paraId="00000134">
      <w:pPr>
        <w:numPr>
          <w:ilvl w:val="1"/>
          <w:numId w:val="159"/>
        </w:numPr>
        <w:spacing w:after="0" w:before="0" w:lineRule="auto"/>
        <w:ind w:left="1440" w:hanging="360"/>
        <w:rPr/>
      </w:pPr>
      <w:r w:rsidDel="00000000" w:rsidR="00000000" w:rsidRPr="00000000">
        <w:rPr>
          <w:rtl w:val="0"/>
        </w:rPr>
        <w:t xml:space="preserve">Dedicated moderator role</w:t>
        <w:br w:type="textWrapping"/>
      </w:r>
    </w:p>
    <w:p w:rsidR="00000000" w:rsidDel="00000000" w:rsidP="00000000" w:rsidRDefault="00000000" w:rsidRPr="00000000" w14:paraId="00000135">
      <w:pPr>
        <w:numPr>
          <w:ilvl w:val="0"/>
          <w:numId w:val="159"/>
        </w:numPr>
        <w:spacing w:after="0" w:before="0" w:lineRule="auto"/>
        <w:ind w:left="720" w:hanging="360"/>
        <w:rPr/>
      </w:pPr>
      <w:r w:rsidDel="00000000" w:rsidR="00000000" w:rsidRPr="00000000">
        <w:rPr>
          <w:rtl w:val="0"/>
        </w:rPr>
        <w:t xml:space="preserve">Switch to:</w:t>
        <w:br w:type="textWrapping"/>
      </w:r>
    </w:p>
    <w:p w:rsidR="00000000" w:rsidDel="00000000" w:rsidP="00000000" w:rsidRDefault="00000000" w:rsidRPr="00000000" w14:paraId="00000136">
      <w:pPr>
        <w:numPr>
          <w:ilvl w:val="1"/>
          <w:numId w:val="159"/>
        </w:numPr>
        <w:spacing w:after="0" w:before="0" w:lineRule="auto"/>
        <w:ind w:left="1440" w:hanging="360"/>
        <w:rPr/>
      </w:pPr>
      <w:r w:rsidDel="00000000" w:rsidR="00000000" w:rsidRPr="00000000">
        <w:rPr>
          <w:rtl w:val="0"/>
        </w:rPr>
        <w:t xml:space="preserve">BigBlueButton</w:t>
        <w:br w:type="textWrapping"/>
      </w:r>
    </w:p>
    <w:p w:rsidR="00000000" w:rsidDel="00000000" w:rsidP="00000000" w:rsidRDefault="00000000" w:rsidRPr="00000000" w14:paraId="00000137">
      <w:pPr>
        <w:numPr>
          <w:ilvl w:val="0"/>
          <w:numId w:val="159"/>
        </w:numPr>
        <w:spacing w:after="0" w:before="0" w:lineRule="auto"/>
        <w:ind w:left="720" w:hanging="360"/>
        <w:rPr/>
      </w:pPr>
      <w:r w:rsidDel="00000000" w:rsidR="00000000" w:rsidRPr="00000000">
        <w:rPr>
          <w:rtl w:val="0"/>
        </w:rPr>
        <w:t xml:space="preserve">Add:</w:t>
        <w:br w:type="textWrapping"/>
      </w:r>
    </w:p>
    <w:p w:rsidR="00000000" w:rsidDel="00000000" w:rsidP="00000000" w:rsidRDefault="00000000" w:rsidRPr="00000000" w14:paraId="00000138">
      <w:pPr>
        <w:numPr>
          <w:ilvl w:val="1"/>
          <w:numId w:val="159"/>
        </w:numPr>
        <w:spacing w:after="0" w:before="0" w:lineRule="auto"/>
        <w:ind w:left="1440" w:hanging="360"/>
        <w:rPr/>
      </w:pPr>
      <w:r w:rsidDel="00000000" w:rsidR="00000000" w:rsidRPr="00000000">
        <w:rPr>
          <w:rtl w:val="0"/>
        </w:rPr>
        <w:t xml:space="preserve">Waiting room rules</w:t>
        <w:br w:type="textWrapping"/>
      </w:r>
    </w:p>
    <w:p w:rsidR="00000000" w:rsidDel="00000000" w:rsidP="00000000" w:rsidRDefault="00000000" w:rsidRPr="00000000" w14:paraId="00000139">
      <w:pPr>
        <w:numPr>
          <w:ilvl w:val="1"/>
          <w:numId w:val="159"/>
        </w:numPr>
        <w:spacing w:after="0" w:before="0" w:lineRule="auto"/>
        <w:ind w:left="1440" w:hanging="360"/>
        <w:rPr/>
      </w:pPr>
      <w:r w:rsidDel="00000000" w:rsidR="00000000" w:rsidRPr="00000000">
        <w:rPr>
          <w:rtl w:val="0"/>
        </w:rPr>
        <w:t xml:space="preserve">Tiered roles (speaker / listener / co-host)</w:t>
        <w:br w:type="textWrapping"/>
      </w:r>
    </w:p>
    <w:p w:rsidR="00000000" w:rsidDel="00000000" w:rsidP="00000000" w:rsidRDefault="00000000" w:rsidRPr="00000000" w14:paraId="0000013A">
      <w:pPr>
        <w:numPr>
          <w:ilvl w:val="0"/>
          <w:numId w:val="159"/>
        </w:numPr>
        <w:spacing w:after="0" w:before="0" w:lineRule="auto"/>
        <w:ind w:left="720" w:hanging="360"/>
        <w:rPr/>
      </w:pPr>
      <w:r w:rsidDel="00000000" w:rsidR="00000000" w:rsidRPr="00000000">
        <w:rPr>
          <w:rtl w:val="0"/>
        </w:rPr>
        <w:t xml:space="preserve">Segment sessions:</w:t>
        <w:br w:type="textWrapping"/>
      </w:r>
    </w:p>
    <w:p w:rsidR="00000000" w:rsidDel="00000000" w:rsidP="00000000" w:rsidRDefault="00000000" w:rsidRPr="00000000" w14:paraId="0000013B">
      <w:pPr>
        <w:numPr>
          <w:ilvl w:val="1"/>
          <w:numId w:val="159"/>
        </w:numPr>
        <w:spacing w:after="0" w:before="0" w:lineRule="auto"/>
        <w:ind w:left="1440" w:hanging="360"/>
        <w:rPr/>
      </w:pPr>
      <w:r w:rsidDel="00000000" w:rsidR="00000000" w:rsidRPr="00000000">
        <w:rPr>
          <w:rtl w:val="0"/>
        </w:rPr>
        <w:t xml:space="preserve">“Listener room”</w:t>
        <w:br w:type="textWrapping"/>
      </w:r>
    </w:p>
    <w:p w:rsidR="00000000" w:rsidDel="00000000" w:rsidP="00000000" w:rsidRDefault="00000000" w:rsidRPr="00000000" w14:paraId="0000013C">
      <w:pPr>
        <w:numPr>
          <w:ilvl w:val="1"/>
          <w:numId w:val="159"/>
        </w:numPr>
        <w:spacing w:after="720" w:before="0" w:lineRule="auto"/>
        <w:ind w:left="1440" w:hanging="360"/>
        <w:rPr/>
      </w:pPr>
      <w:r w:rsidDel="00000000" w:rsidR="00000000" w:rsidRPr="00000000">
        <w:rPr>
          <w:rtl w:val="0"/>
        </w:rPr>
        <w:t xml:space="preserve">“Speaker room”</w:t>
        <w:br w:type="textWrapping"/>
      </w:r>
    </w:p>
    <w:p w:rsidR="00000000" w:rsidDel="00000000" w:rsidP="00000000" w:rsidRDefault="00000000" w:rsidRPr="00000000" w14:paraId="0000013D">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1"/>
        <w:keepNext w:val="0"/>
        <w:keepLines w:val="0"/>
        <w:ind w:left="0" w:firstLine="0"/>
        <w:rPr>
          <w:sz w:val="46"/>
          <w:szCs w:val="46"/>
        </w:rPr>
      </w:pPr>
      <w:bookmarkStart w:colFirst="0" w:colLast="0" w:name="_wyxtlfnpbuqf" w:id="30"/>
      <w:bookmarkEnd w:id="30"/>
      <w:r w:rsidDel="00000000" w:rsidR="00000000" w:rsidRPr="00000000">
        <w:rPr>
          <w:sz w:val="46"/>
          <w:szCs w:val="46"/>
          <w:rtl w:val="0"/>
        </w:rPr>
        <w:t xml:space="preserve">MINIMAL VIABLE BUILD </w:t>
      </w:r>
    </w:p>
    <w:p w:rsidR="00000000" w:rsidDel="00000000" w:rsidP="00000000" w:rsidRDefault="00000000" w:rsidRPr="00000000" w14:paraId="0000013F">
      <w:pPr>
        <w:spacing w:after="240" w:before="240" w:lineRule="auto"/>
        <w:ind w:left="0" w:firstLine="0"/>
        <w:rPr/>
      </w:pPr>
      <w:r w:rsidDel="00000000" w:rsidR="00000000" w:rsidRPr="00000000">
        <w:rPr>
          <w:rtl w:val="0"/>
        </w:rPr>
        <w:t xml:space="preserve">If you want the simplest, most robust version fast:</w:t>
      </w:r>
    </w:p>
    <w:p w:rsidR="00000000" w:rsidDel="00000000" w:rsidP="00000000" w:rsidRDefault="00000000" w:rsidRPr="00000000" w14:paraId="00000140">
      <w:pPr>
        <w:spacing w:after="240" w:before="240" w:lineRule="auto"/>
        <w:ind w:left="0" w:firstLine="0"/>
        <w:rPr/>
      </w:pPr>
      <w:r w:rsidDel="00000000" w:rsidR="00000000" w:rsidRPr="00000000">
        <w:rPr>
          <w:rtl w:val="0"/>
        </w:rPr>
        <w:t xml:space="preserve">Phase 1</w:t>
      </w:r>
    </w:p>
    <w:p w:rsidR="00000000" w:rsidDel="00000000" w:rsidP="00000000" w:rsidRDefault="00000000" w:rsidRPr="00000000" w14:paraId="00000141">
      <w:pPr>
        <w:numPr>
          <w:ilvl w:val="0"/>
          <w:numId w:val="140"/>
        </w:numPr>
        <w:spacing w:after="0" w:before="480" w:lineRule="auto"/>
        <w:ind w:left="720" w:hanging="360"/>
        <w:rPr/>
      </w:pPr>
      <w:r w:rsidDel="00000000" w:rsidR="00000000" w:rsidRPr="00000000">
        <w:rPr>
          <w:rtl w:val="0"/>
        </w:rPr>
        <w:t xml:space="preserve">Create Tally registration form</w:t>
        <w:br w:type="textWrapping"/>
      </w:r>
    </w:p>
    <w:p w:rsidR="00000000" w:rsidDel="00000000" w:rsidP="00000000" w:rsidRDefault="00000000" w:rsidRPr="00000000" w14:paraId="00000142">
      <w:pPr>
        <w:numPr>
          <w:ilvl w:val="0"/>
          <w:numId w:val="140"/>
        </w:numPr>
        <w:spacing w:after="0" w:before="0" w:lineRule="auto"/>
        <w:ind w:left="720" w:hanging="360"/>
        <w:rPr/>
      </w:pPr>
      <w:commentRangeStart w:id="12"/>
      <w:r w:rsidDel="00000000" w:rsidR="00000000" w:rsidRPr="00000000">
        <w:rPr>
          <w:rtl w:val="0"/>
        </w:rPr>
        <w:t xml:space="preserve">Create Airtable backend</w:t>
      </w:r>
      <w:commentRangeEnd w:id="12"/>
      <w:r w:rsidDel="00000000" w:rsidR="00000000" w:rsidRPr="00000000">
        <w:commentReference w:id="12"/>
      </w:r>
      <w:r w:rsidDel="00000000" w:rsidR="00000000" w:rsidRPr="00000000">
        <w:rPr>
          <w:rtl w:val="0"/>
        </w:rPr>
        <w:br w:type="textWrapping"/>
      </w:r>
    </w:p>
    <w:p w:rsidR="00000000" w:rsidDel="00000000" w:rsidP="00000000" w:rsidRDefault="00000000" w:rsidRPr="00000000" w14:paraId="00000143">
      <w:pPr>
        <w:numPr>
          <w:ilvl w:val="0"/>
          <w:numId w:val="140"/>
        </w:numPr>
        <w:spacing w:after="0" w:before="0" w:lineRule="auto"/>
        <w:ind w:left="720" w:hanging="360"/>
        <w:rPr/>
      </w:pPr>
      <w:r w:rsidDel="00000000" w:rsidR="00000000" w:rsidRPr="00000000">
        <w:rPr>
          <w:rtl w:val="0"/>
        </w:rPr>
        <w:t xml:space="preserve">Set up Jitsi rooms</w:t>
        <w:br w:type="textWrapping"/>
      </w:r>
    </w:p>
    <w:p w:rsidR="00000000" w:rsidDel="00000000" w:rsidP="00000000" w:rsidRDefault="00000000" w:rsidRPr="00000000" w14:paraId="00000144">
      <w:pPr>
        <w:numPr>
          <w:ilvl w:val="0"/>
          <w:numId w:val="140"/>
        </w:numPr>
        <w:spacing w:after="480" w:before="0" w:lineRule="auto"/>
        <w:ind w:left="720" w:hanging="360"/>
        <w:rPr/>
      </w:pPr>
      <w:r w:rsidDel="00000000" w:rsidR="00000000" w:rsidRPr="00000000">
        <w:rPr>
          <w:rtl w:val="0"/>
        </w:rPr>
        <w:t xml:space="preserve">Configure moderation defaults</w:t>
        <w:br w:type="textWrapping"/>
      </w:r>
    </w:p>
    <w:p w:rsidR="00000000" w:rsidDel="00000000" w:rsidP="00000000" w:rsidRDefault="00000000" w:rsidRPr="00000000" w14:paraId="00000145">
      <w:pPr>
        <w:spacing w:after="240" w:before="240" w:lineRule="auto"/>
        <w:ind w:left="0" w:firstLine="0"/>
        <w:rPr/>
      </w:pPr>
      <w:r w:rsidDel="00000000" w:rsidR="00000000" w:rsidRPr="00000000">
        <w:rPr>
          <w:rtl w:val="0"/>
        </w:rPr>
        <w:t xml:space="preserve">Phase 2</w:t>
      </w:r>
    </w:p>
    <w:p w:rsidR="00000000" w:rsidDel="00000000" w:rsidP="00000000" w:rsidRDefault="00000000" w:rsidRPr="00000000" w14:paraId="00000146">
      <w:pPr>
        <w:numPr>
          <w:ilvl w:val="0"/>
          <w:numId w:val="133"/>
        </w:numPr>
        <w:spacing w:after="0" w:before="480" w:lineRule="auto"/>
        <w:ind w:left="720" w:hanging="360"/>
        <w:rPr/>
      </w:pPr>
      <w:r w:rsidDel="00000000" w:rsidR="00000000" w:rsidRPr="00000000">
        <w:rPr>
          <w:rtl w:val="0"/>
        </w:rPr>
        <w:t xml:space="preserve">Build Notion hub</w:t>
        <w:br w:type="textWrapping"/>
      </w:r>
    </w:p>
    <w:p w:rsidR="00000000" w:rsidDel="00000000" w:rsidP="00000000" w:rsidRDefault="00000000" w:rsidRPr="00000000" w14:paraId="00000147">
      <w:pPr>
        <w:numPr>
          <w:ilvl w:val="0"/>
          <w:numId w:val="133"/>
        </w:numPr>
        <w:spacing w:after="0" w:before="0" w:lineRule="auto"/>
        <w:ind w:left="720" w:hanging="360"/>
        <w:rPr/>
      </w:pPr>
      <w:r w:rsidDel="00000000" w:rsidR="00000000" w:rsidRPr="00000000">
        <w:rPr>
          <w:rtl w:val="0"/>
        </w:rPr>
        <w:t xml:space="preserve">Connect Airtable views</w:t>
        <w:br w:type="textWrapping"/>
      </w:r>
    </w:p>
    <w:p w:rsidR="00000000" w:rsidDel="00000000" w:rsidP="00000000" w:rsidRDefault="00000000" w:rsidRPr="00000000" w14:paraId="00000148">
      <w:pPr>
        <w:numPr>
          <w:ilvl w:val="0"/>
          <w:numId w:val="133"/>
        </w:numPr>
        <w:spacing w:after="0" w:before="0" w:lineRule="auto"/>
        <w:ind w:left="720" w:hanging="360"/>
        <w:rPr/>
      </w:pPr>
      <w:r w:rsidDel="00000000" w:rsidR="00000000" w:rsidRPr="00000000">
        <w:rPr>
          <w:rtl w:val="0"/>
        </w:rPr>
        <w:t xml:space="preserve">Set up OBS scenes</w:t>
        <w:br w:type="textWrapping"/>
      </w:r>
    </w:p>
    <w:p w:rsidR="00000000" w:rsidDel="00000000" w:rsidP="00000000" w:rsidRDefault="00000000" w:rsidRPr="00000000" w14:paraId="00000149">
      <w:pPr>
        <w:numPr>
          <w:ilvl w:val="0"/>
          <w:numId w:val="133"/>
        </w:numPr>
        <w:spacing w:after="480" w:before="0" w:lineRule="auto"/>
        <w:ind w:left="720" w:hanging="360"/>
        <w:rPr/>
      </w:pPr>
      <w:r w:rsidDel="00000000" w:rsidR="00000000" w:rsidRPr="00000000">
        <w:rPr>
          <w:rtl w:val="0"/>
        </w:rPr>
        <w:t xml:space="preserve">Test recording + streaming</w:t>
        <w:br w:type="textWrapping"/>
      </w:r>
    </w:p>
    <w:p w:rsidR="00000000" w:rsidDel="00000000" w:rsidP="00000000" w:rsidRDefault="00000000" w:rsidRPr="00000000" w14:paraId="0000014A">
      <w:pPr>
        <w:spacing w:after="240" w:before="240" w:lineRule="auto"/>
        <w:ind w:left="0" w:firstLine="0"/>
        <w:rPr/>
      </w:pPr>
      <w:r w:rsidDel="00000000" w:rsidR="00000000" w:rsidRPr="00000000">
        <w:rPr>
          <w:rtl w:val="0"/>
        </w:rPr>
        <w:t xml:space="preserve">Phase 3</w:t>
      </w:r>
    </w:p>
    <w:p w:rsidR="00000000" w:rsidDel="00000000" w:rsidP="00000000" w:rsidRDefault="00000000" w:rsidRPr="00000000" w14:paraId="0000014B">
      <w:pPr>
        <w:numPr>
          <w:ilvl w:val="0"/>
          <w:numId w:val="129"/>
        </w:numPr>
        <w:spacing w:after="0" w:before="480" w:lineRule="auto"/>
        <w:ind w:left="720" w:hanging="360"/>
        <w:rPr/>
      </w:pPr>
      <w:r w:rsidDel="00000000" w:rsidR="00000000" w:rsidRPr="00000000">
        <w:rPr>
          <w:rtl w:val="0"/>
        </w:rPr>
        <w:t xml:space="preserve">Dry run with friends</w:t>
        <w:br w:type="textWrapping"/>
      </w:r>
    </w:p>
    <w:p w:rsidR="00000000" w:rsidDel="00000000" w:rsidP="00000000" w:rsidRDefault="00000000" w:rsidRPr="00000000" w14:paraId="0000014C">
      <w:pPr>
        <w:numPr>
          <w:ilvl w:val="0"/>
          <w:numId w:val="129"/>
        </w:numPr>
        <w:spacing w:after="0" w:before="0" w:lineRule="auto"/>
        <w:ind w:left="720" w:hanging="360"/>
        <w:rPr/>
      </w:pPr>
      <w:r w:rsidDel="00000000" w:rsidR="00000000" w:rsidRPr="00000000">
        <w:rPr>
          <w:rtl w:val="0"/>
        </w:rPr>
        <w:t xml:space="preserve">Stress test with 10–20 users</w:t>
        <w:br w:type="textWrapping"/>
      </w:r>
    </w:p>
    <w:p w:rsidR="00000000" w:rsidDel="00000000" w:rsidP="00000000" w:rsidRDefault="00000000" w:rsidRPr="00000000" w14:paraId="0000014D">
      <w:pPr>
        <w:numPr>
          <w:ilvl w:val="0"/>
          <w:numId w:val="129"/>
        </w:numPr>
        <w:spacing w:after="480" w:before="0" w:lineRule="auto"/>
        <w:ind w:left="720" w:hanging="360"/>
        <w:rPr/>
      </w:pPr>
      <w:r w:rsidDel="00000000" w:rsidR="00000000" w:rsidRPr="00000000">
        <w:rPr>
          <w:rtl w:val="0"/>
        </w:rPr>
        <w:t xml:space="preserve">Refine moderation flow</w:t>
        <w:br w:type="textWrapping"/>
      </w:r>
    </w:p>
    <w:p w:rsidR="00000000" w:rsidDel="00000000" w:rsidP="00000000" w:rsidRDefault="00000000" w:rsidRPr="00000000" w14:paraId="0000014E">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1"/>
        <w:keepNext w:val="0"/>
        <w:keepLines w:val="0"/>
        <w:ind w:left="0" w:firstLine="0"/>
        <w:rPr>
          <w:sz w:val="46"/>
          <w:szCs w:val="46"/>
        </w:rPr>
      </w:pPr>
      <w:bookmarkStart w:colFirst="0" w:colLast="0" w:name="_ts79s932jdqv" w:id="31"/>
      <w:bookmarkEnd w:id="31"/>
      <w:r w:rsidDel="00000000" w:rsidR="00000000" w:rsidRPr="00000000">
        <w:rPr>
          <w:sz w:val="46"/>
          <w:szCs w:val="46"/>
          <w:rtl w:val="0"/>
        </w:rPr>
        <w:t xml:space="preserve">WHY THIS STACK MATCHES YOUR VALUES</w:t>
      </w:r>
    </w:p>
    <w:p w:rsidR="00000000" w:rsidDel="00000000" w:rsidP="00000000" w:rsidRDefault="00000000" w:rsidRPr="00000000" w14:paraId="00000150">
      <w:pPr>
        <w:numPr>
          <w:ilvl w:val="0"/>
          <w:numId w:val="154"/>
        </w:numPr>
        <w:spacing w:after="0" w:before="480" w:lineRule="auto"/>
        <w:ind w:left="720" w:hanging="360"/>
        <w:rPr/>
      </w:pPr>
      <w:r w:rsidDel="00000000" w:rsidR="00000000" w:rsidRPr="00000000">
        <w:rPr>
          <w:rtl w:val="0"/>
        </w:rPr>
        <w:t xml:space="preserve">Open source core (Jitsi, OBS)</w:t>
        <w:br w:type="textWrapping"/>
      </w:r>
    </w:p>
    <w:p w:rsidR="00000000" w:rsidDel="00000000" w:rsidP="00000000" w:rsidRDefault="00000000" w:rsidRPr="00000000" w14:paraId="00000151">
      <w:pPr>
        <w:numPr>
          <w:ilvl w:val="0"/>
          <w:numId w:val="154"/>
        </w:numPr>
        <w:spacing w:after="0" w:before="0" w:lineRule="auto"/>
        <w:ind w:left="720" w:hanging="360"/>
        <w:rPr/>
      </w:pPr>
      <w:r w:rsidDel="00000000" w:rsidR="00000000" w:rsidRPr="00000000">
        <w:rPr>
          <w:rtl w:val="0"/>
        </w:rPr>
        <w:t xml:space="preserve">Sovereign content ownership</w:t>
        <w:br w:type="textWrapping"/>
      </w:r>
    </w:p>
    <w:p w:rsidR="00000000" w:rsidDel="00000000" w:rsidP="00000000" w:rsidRDefault="00000000" w:rsidRPr="00000000" w14:paraId="00000152">
      <w:pPr>
        <w:numPr>
          <w:ilvl w:val="0"/>
          <w:numId w:val="154"/>
        </w:numPr>
        <w:spacing w:after="0" w:before="0" w:lineRule="auto"/>
        <w:ind w:left="720" w:hanging="360"/>
        <w:rPr/>
      </w:pPr>
      <w:r w:rsidDel="00000000" w:rsidR="00000000" w:rsidRPr="00000000">
        <w:rPr>
          <w:rtl w:val="0"/>
        </w:rPr>
        <w:t xml:space="preserve">No predatory data clauses</w:t>
        <w:br w:type="textWrapping"/>
      </w:r>
    </w:p>
    <w:p w:rsidR="00000000" w:rsidDel="00000000" w:rsidP="00000000" w:rsidRDefault="00000000" w:rsidRPr="00000000" w14:paraId="00000153">
      <w:pPr>
        <w:numPr>
          <w:ilvl w:val="0"/>
          <w:numId w:val="154"/>
        </w:numPr>
        <w:spacing w:after="0" w:before="0" w:lineRule="auto"/>
        <w:ind w:left="720" w:hanging="360"/>
        <w:rPr/>
      </w:pPr>
      <w:r w:rsidDel="00000000" w:rsidR="00000000" w:rsidRPr="00000000">
        <w:rPr>
          <w:rtl w:val="0"/>
        </w:rPr>
        <w:t xml:space="preserve">Consent-first architecture</w:t>
        <w:br w:type="textWrapping"/>
      </w:r>
    </w:p>
    <w:p w:rsidR="00000000" w:rsidDel="00000000" w:rsidP="00000000" w:rsidRDefault="00000000" w:rsidRPr="00000000" w14:paraId="00000154">
      <w:pPr>
        <w:numPr>
          <w:ilvl w:val="0"/>
          <w:numId w:val="154"/>
        </w:numPr>
        <w:spacing w:after="0" w:before="0" w:lineRule="auto"/>
        <w:ind w:left="720" w:hanging="360"/>
        <w:rPr/>
      </w:pPr>
      <w:r w:rsidDel="00000000" w:rsidR="00000000" w:rsidRPr="00000000">
        <w:rPr>
          <w:rtl w:val="0"/>
        </w:rPr>
        <w:t xml:space="preserve">Low cost, high trust</w:t>
        <w:br w:type="textWrapping"/>
      </w:r>
    </w:p>
    <w:p w:rsidR="00000000" w:rsidDel="00000000" w:rsidP="00000000" w:rsidRDefault="00000000" w:rsidRPr="00000000" w14:paraId="00000155">
      <w:pPr>
        <w:numPr>
          <w:ilvl w:val="0"/>
          <w:numId w:val="154"/>
        </w:numPr>
        <w:spacing w:after="0" w:before="0" w:lineRule="auto"/>
        <w:ind w:left="720" w:hanging="360"/>
        <w:rPr/>
      </w:pPr>
      <w:r w:rsidDel="00000000" w:rsidR="00000000" w:rsidRPr="00000000">
        <w:rPr>
          <w:rtl w:val="0"/>
        </w:rPr>
        <w:t xml:space="preserve">Scales without selling your soul</w:t>
        <w:br w:type="textWrapping"/>
      </w:r>
    </w:p>
    <w:p w:rsidR="00000000" w:rsidDel="00000000" w:rsidP="00000000" w:rsidRDefault="00000000" w:rsidRPr="00000000" w14:paraId="00000156">
      <w:pPr>
        <w:numPr>
          <w:ilvl w:val="0"/>
          <w:numId w:val="154"/>
        </w:numPr>
        <w:spacing w:after="0" w:before="0" w:lineRule="auto"/>
        <w:ind w:left="720" w:hanging="360"/>
        <w:rPr/>
      </w:pPr>
      <w:r w:rsidDel="00000000" w:rsidR="00000000" w:rsidRPr="00000000">
        <w:rPr>
          <w:rtl w:val="0"/>
        </w:rPr>
        <w:t xml:space="preserve">Keeps you in editorial control</w:t>
        <w:br w:type="textWrapping"/>
      </w:r>
    </w:p>
    <w:p w:rsidR="00000000" w:rsidDel="00000000" w:rsidP="00000000" w:rsidRDefault="00000000" w:rsidRPr="00000000" w14:paraId="00000157">
      <w:pPr>
        <w:numPr>
          <w:ilvl w:val="0"/>
          <w:numId w:val="154"/>
        </w:numPr>
        <w:spacing w:after="480" w:before="0" w:lineRule="auto"/>
        <w:ind w:left="720" w:hanging="360"/>
        <w:rPr/>
      </w:pPr>
      <w:r w:rsidDel="00000000" w:rsidR="00000000" w:rsidRPr="00000000">
        <w:rPr>
          <w:rtl w:val="0"/>
        </w:rPr>
        <w:t xml:space="preserve">Supports emergence, not bureaucracy</w:t>
        <w:br w:type="textWrapping"/>
      </w:r>
    </w:p>
    <w:p w:rsidR="00000000" w:rsidDel="00000000" w:rsidP="00000000" w:rsidRDefault="00000000" w:rsidRPr="00000000" w14:paraId="00000158">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spacing w:after="240" w:before="240" w:lineRule="auto"/>
        <w:ind w:left="0" w:firstLine="0"/>
        <w:rPr/>
      </w:pPr>
      <w:r w:rsidDel="00000000" w:rsidR="00000000" w:rsidRPr="00000000">
        <w:rPr>
          <w:rtl w:val="0"/>
        </w:rPr>
      </w:r>
    </w:p>
    <w:p w:rsidR="00000000" w:rsidDel="00000000" w:rsidP="00000000" w:rsidRDefault="00000000" w:rsidRPr="00000000" w14:paraId="0000015B">
      <w:pPr>
        <w:pStyle w:val="Heading1"/>
        <w:keepNext w:val="0"/>
        <w:keepLines w:val="0"/>
        <w:ind w:left="0" w:firstLine="0"/>
        <w:rPr>
          <w:sz w:val="46"/>
          <w:szCs w:val="46"/>
        </w:rPr>
      </w:pPr>
      <w:bookmarkStart w:colFirst="0" w:colLast="0" w:name="_cycudkf6vwsv" w:id="32"/>
      <w:bookmarkEnd w:id="32"/>
      <w:r w:rsidDel="00000000" w:rsidR="00000000" w:rsidRPr="00000000">
        <w:rPr>
          <w:sz w:val="46"/>
          <w:szCs w:val="46"/>
          <w:rtl w:val="0"/>
        </w:rPr>
        <w:t xml:space="preserve">1) REGISTRATION FORM QUESTIONS</w:t>
      </w:r>
    </w:p>
    <w:p w:rsidR="00000000" w:rsidDel="00000000" w:rsidP="00000000" w:rsidRDefault="00000000" w:rsidRPr="00000000" w14:paraId="0000015C">
      <w:pPr>
        <w:spacing w:after="240" w:before="240" w:lineRule="auto"/>
        <w:ind w:left="0" w:firstLine="0"/>
        <w:rPr/>
      </w:pPr>
      <w:r w:rsidDel="00000000" w:rsidR="00000000" w:rsidRPr="00000000">
        <w:rPr>
          <w:rtl w:val="0"/>
        </w:rPr>
        <w:t xml:space="preserve">(For all live sessions – anti-spam + intentional container)</w:t>
      </w:r>
    </w:p>
    <w:p w:rsidR="00000000" w:rsidDel="00000000" w:rsidP="00000000" w:rsidRDefault="00000000" w:rsidRPr="00000000" w14:paraId="0000015D">
      <w:pPr>
        <w:spacing w:after="240" w:before="240" w:lineRule="auto"/>
        <w:ind w:left="0" w:firstLine="0"/>
        <w:rPr/>
      </w:pPr>
      <w:r w:rsidDel="00000000" w:rsidR="00000000" w:rsidRPr="00000000">
        <w:rPr>
          <w:rtl w:val="0"/>
        </w:rPr>
        <w:t xml:space="preserve">Form Title:</w:t>
      </w:r>
    </w:p>
    <w:p w:rsidR="00000000" w:rsidDel="00000000" w:rsidP="00000000" w:rsidRDefault="00000000" w:rsidRPr="00000000" w14:paraId="0000015E">
      <w:pPr>
        <w:spacing w:after="240" w:before="240" w:lineRule="auto"/>
        <w:ind w:left="0" w:firstLine="0"/>
        <w:rPr/>
      </w:pPr>
      <w:r w:rsidDel="00000000" w:rsidR="00000000" w:rsidRPr="00000000">
        <w:rPr>
          <w:rtl w:val="0"/>
        </w:rPr>
        <w:t xml:space="preserve">🌍 Live with Syd — Intentional Participation Registration</w:t>
      </w:r>
    </w:p>
    <w:p w:rsidR="00000000" w:rsidDel="00000000" w:rsidP="00000000" w:rsidRDefault="00000000" w:rsidRPr="00000000" w14:paraId="0000015F">
      <w:pPr>
        <w:spacing w:after="240" w:before="240" w:lineRule="auto"/>
        <w:ind w:left="0" w:firstLine="0"/>
        <w:rPr/>
      </w:pPr>
      <w:r w:rsidDel="00000000" w:rsidR="00000000" w:rsidRPr="00000000">
        <w:rPr>
          <w:rtl w:val="0"/>
        </w:rPr>
        <w:t xml:space="preserve">Intro Copy (top of form):</w:t>
      </w:r>
    </w:p>
    <w:p w:rsidR="00000000" w:rsidDel="00000000" w:rsidP="00000000" w:rsidRDefault="00000000" w:rsidRPr="00000000" w14:paraId="00000160">
      <w:pPr>
        <w:spacing w:after="240" w:before="240" w:lineRule="auto"/>
        <w:ind w:left="0" w:firstLine="0"/>
        <w:rPr/>
      </w:pPr>
      <w:r w:rsidDel="00000000" w:rsidR="00000000" w:rsidRPr="00000000">
        <w:rPr>
          <w:rtl w:val="0"/>
        </w:rPr>
        <w:t xml:space="preserve">These sessions are a co-creative, values-aligned space for learning, sharing, and collective sensemaking. Registration helps us maintain a safe, respectful container and prevent disruptions.</w:t>
      </w:r>
    </w:p>
    <w:p w:rsidR="00000000" w:rsidDel="00000000" w:rsidP="00000000" w:rsidRDefault="00000000" w:rsidRPr="00000000" w14:paraId="00000161">
      <w:pPr>
        <w:spacing w:after="240" w:before="240" w:lineRule="auto"/>
        <w:ind w:left="0" w:firstLine="0"/>
        <w:rPr/>
      </w:pPr>
      <w:r w:rsidDel="00000000" w:rsidR="00000000" w:rsidRPr="00000000">
        <w:rPr>
          <w:rtl w:val="0"/>
        </w:rPr>
        <w:t xml:space="preserve">Please take a moment to answer the questions below with care and intention.</w:t>
      </w:r>
    </w:p>
    <w:p w:rsidR="00000000" w:rsidDel="00000000" w:rsidP="00000000" w:rsidRDefault="00000000" w:rsidRPr="00000000" w14:paraId="00000162">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spacing w:after="240" w:before="240" w:lineRule="auto"/>
        <w:ind w:left="0" w:firstLine="0"/>
        <w:rPr/>
      </w:pPr>
      <w:r w:rsidDel="00000000" w:rsidR="00000000" w:rsidRPr="00000000">
        <w:rPr>
          <w:rtl w:val="0"/>
        </w:rPr>
        <w:t xml:space="preserve">Required Fields</w:t>
      </w:r>
    </w:p>
    <w:p w:rsidR="00000000" w:rsidDel="00000000" w:rsidP="00000000" w:rsidRDefault="00000000" w:rsidRPr="00000000" w14:paraId="00000164">
      <w:pPr>
        <w:numPr>
          <w:ilvl w:val="0"/>
          <w:numId w:val="158"/>
        </w:numPr>
        <w:spacing w:after="0" w:before="480" w:lineRule="auto"/>
        <w:ind w:left="720" w:hanging="360"/>
        <w:rPr/>
      </w:pPr>
      <w:r w:rsidDel="00000000" w:rsidR="00000000" w:rsidRPr="00000000">
        <w:rPr>
          <w:rtl w:val="0"/>
        </w:rPr>
        <w:t xml:space="preserve">Full Name</w:t>
        <w:br w:type="textWrapping"/>
        <w:br w:type="textWrapping"/>
        <w:t xml:space="preserve"> (Short answer)</w:t>
        <w:br w:type="textWrapping"/>
      </w:r>
    </w:p>
    <w:p w:rsidR="00000000" w:rsidDel="00000000" w:rsidP="00000000" w:rsidRDefault="00000000" w:rsidRPr="00000000" w14:paraId="00000165">
      <w:pPr>
        <w:numPr>
          <w:ilvl w:val="0"/>
          <w:numId w:val="158"/>
        </w:numPr>
        <w:spacing w:after="0" w:before="0" w:lineRule="auto"/>
        <w:ind w:left="720" w:hanging="360"/>
        <w:rPr/>
      </w:pPr>
      <w:r w:rsidDel="00000000" w:rsidR="00000000" w:rsidRPr="00000000">
        <w:rPr>
          <w:rtl w:val="0"/>
        </w:rPr>
        <w:t xml:space="preserve">Email Address</w:t>
        <w:br w:type="textWrapping"/>
        <w:br w:type="textWrapping"/>
        <w:t xml:space="preserve"> (Short answer – used to send the session link and updates)</w:t>
        <w:br w:type="textWrapping"/>
      </w:r>
    </w:p>
    <w:p w:rsidR="00000000" w:rsidDel="00000000" w:rsidP="00000000" w:rsidRDefault="00000000" w:rsidRPr="00000000" w14:paraId="00000166">
      <w:pPr>
        <w:numPr>
          <w:ilvl w:val="0"/>
          <w:numId w:val="158"/>
        </w:numPr>
        <w:spacing w:after="0" w:before="0" w:lineRule="auto"/>
        <w:ind w:left="720" w:hanging="360"/>
        <w:rPr/>
      </w:pPr>
      <w:r w:rsidDel="00000000" w:rsidR="00000000" w:rsidRPr="00000000">
        <w:rPr>
          <w:rtl w:val="0"/>
        </w:rPr>
        <w:t xml:space="preserve">Which session are you registering for?</w:t>
        <w:br w:type="textWrapping"/>
        <w:br w:type="textWrapping"/>
        <w:t xml:space="preserve"> (Multiple choice)</w:t>
        <w:br w:type="textWrapping"/>
      </w:r>
    </w:p>
    <w:p w:rsidR="00000000" w:rsidDel="00000000" w:rsidP="00000000" w:rsidRDefault="00000000" w:rsidRPr="00000000" w14:paraId="00000167">
      <w:pPr>
        <w:numPr>
          <w:ilvl w:val="0"/>
          <w:numId w:val="201"/>
        </w:numPr>
        <w:spacing w:after="0" w:before="0" w:lineRule="auto"/>
        <w:ind w:left="720" w:hanging="360"/>
        <w:rPr/>
      </w:pPr>
      <w:r w:rsidDel="00000000" w:rsidR="00000000" w:rsidRPr="00000000">
        <w:rPr>
          <w:rtl w:val="0"/>
        </w:rPr>
        <w:t xml:space="preserve">Monday — Regenerative Capital Flows</w:t>
        <w:br w:type="textWrapping"/>
      </w:r>
    </w:p>
    <w:p w:rsidR="00000000" w:rsidDel="00000000" w:rsidP="00000000" w:rsidRDefault="00000000" w:rsidRPr="00000000" w14:paraId="00000168">
      <w:pPr>
        <w:numPr>
          <w:ilvl w:val="0"/>
          <w:numId w:val="201"/>
        </w:numPr>
        <w:spacing w:after="0" w:before="0" w:lineRule="auto"/>
        <w:ind w:left="720" w:hanging="360"/>
        <w:rPr/>
      </w:pPr>
      <w:r w:rsidDel="00000000" w:rsidR="00000000" w:rsidRPr="00000000">
        <w:rPr>
          <w:rtl w:val="0"/>
        </w:rPr>
        <w:t xml:space="preserve">Wednesday — Planetary Party</w:t>
        <w:br w:type="textWrapping"/>
      </w:r>
    </w:p>
    <w:p w:rsidR="00000000" w:rsidDel="00000000" w:rsidP="00000000" w:rsidRDefault="00000000" w:rsidRPr="00000000" w14:paraId="00000169">
      <w:pPr>
        <w:numPr>
          <w:ilvl w:val="0"/>
          <w:numId w:val="201"/>
        </w:numPr>
        <w:spacing w:after="0" w:before="0" w:lineRule="auto"/>
        <w:ind w:left="720" w:hanging="360"/>
        <w:rPr/>
      </w:pPr>
      <w:r w:rsidDel="00000000" w:rsidR="00000000" w:rsidRPr="00000000">
        <w:rPr>
          <w:rtl w:val="0"/>
        </w:rPr>
        <w:t xml:space="preserve">Friday — Unified Sanctuaries</w:t>
        <w:br w:type="textWrapping"/>
      </w:r>
    </w:p>
    <w:p w:rsidR="00000000" w:rsidDel="00000000" w:rsidP="00000000" w:rsidRDefault="00000000" w:rsidRPr="00000000" w14:paraId="0000016A">
      <w:pPr>
        <w:numPr>
          <w:ilvl w:val="0"/>
          <w:numId w:val="201"/>
        </w:numPr>
        <w:spacing w:after="0" w:before="0" w:lineRule="auto"/>
        <w:ind w:left="720" w:hanging="360"/>
        <w:rPr/>
      </w:pPr>
      <w:r w:rsidDel="00000000" w:rsidR="00000000" w:rsidRPr="00000000">
        <w:rPr>
          <w:rtl w:val="0"/>
        </w:rPr>
        <w:t xml:space="preserve">Heartsharing + Grounding Circle</w:t>
        <w:br w:type="textWrapping"/>
      </w:r>
    </w:p>
    <w:p w:rsidR="00000000" w:rsidDel="00000000" w:rsidP="00000000" w:rsidRDefault="00000000" w:rsidRPr="00000000" w14:paraId="0000016B">
      <w:pPr>
        <w:numPr>
          <w:ilvl w:val="0"/>
          <w:numId w:val="201"/>
        </w:numPr>
        <w:spacing w:after="0" w:before="0" w:lineRule="auto"/>
        <w:ind w:left="720" w:hanging="360"/>
        <w:rPr/>
      </w:pPr>
      <w:r w:rsidDel="00000000" w:rsidR="00000000" w:rsidRPr="00000000">
        <w:rPr>
          <w:rtl w:val="0"/>
        </w:rPr>
        <w:t xml:space="preserve">Other / Special Session</w:t>
        <w:br w:type="textWrapping"/>
      </w:r>
    </w:p>
    <w:p w:rsidR="00000000" w:rsidDel="00000000" w:rsidP="00000000" w:rsidRDefault="00000000" w:rsidRPr="00000000" w14:paraId="0000016C">
      <w:pPr>
        <w:numPr>
          <w:ilvl w:val="0"/>
          <w:numId w:val="153"/>
        </w:numPr>
        <w:spacing w:after="0" w:before="0" w:lineRule="auto"/>
        <w:ind w:left="720" w:hanging="360"/>
        <w:rPr/>
      </w:pPr>
      <w:r w:rsidDel="00000000" w:rsidR="00000000" w:rsidRPr="00000000">
        <w:rPr>
          <w:rtl w:val="0"/>
        </w:rPr>
        <w:t xml:space="preserve">What’s calling you to join this session?</w:t>
        <w:br w:type="textWrapping"/>
        <w:br w:type="textWrapping"/>
        <w:t xml:space="preserve"> (Paragraph – anti-spam + intentionality filter)</w:t>
        <w:br w:type="textWrapping"/>
      </w:r>
    </w:p>
    <w:p w:rsidR="00000000" w:rsidDel="00000000" w:rsidP="00000000" w:rsidRDefault="00000000" w:rsidRPr="00000000" w14:paraId="0000016D">
      <w:pPr>
        <w:numPr>
          <w:ilvl w:val="0"/>
          <w:numId w:val="153"/>
        </w:numPr>
        <w:spacing w:after="0" w:before="0" w:lineRule="auto"/>
        <w:ind w:left="720" w:hanging="360"/>
        <w:rPr/>
      </w:pPr>
      <w:r w:rsidDel="00000000" w:rsidR="00000000" w:rsidRPr="00000000">
        <w:rPr>
          <w:rtl w:val="0"/>
        </w:rPr>
        <w:t xml:space="preserve">How would you like to participate?</w:t>
        <w:br w:type="textWrapping"/>
        <w:br w:type="textWrapping"/>
        <w:t xml:space="preserve"> (Multiple choice)</w:t>
        <w:br w:type="textWrapping"/>
      </w:r>
    </w:p>
    <w:p w:rsidR="00000000" w:rsidDel="00000000" w:rsidP="00000000" w:rsidRDefault="00000000" w:rsidRPr="00000000" w14:paraId="0000016E">
      <w:pPr>
        <w:numPr>
          <w:ilvl w:val="0"/>
          <w:numId w:val="151"/>
        </w:numPr>
        <w:spacing w:after="0" w:before="0" w:lineRule="auto"/>
        <w:ind w:left="720" w:hanging="360"/>
        <w:rPr/>
      </w:pPr>
      <w:r w:rsidDel="00000000" w:rsidR="00000000" w:rsidRPr="00000000">
        <w:rPr>
          <w:rtl w:val="0"/>
        </w:rPr>
        <w:t xml:space="preserve">Listening only</w:t>
        <w:br w:type="textWrapping"/>
      </w:r>
    </w:p>
    <w:p w:rsidR="00000000" w:rsidDel="00000000" w:rsidP="00000000" w:rsidRDefault="00000000" w:rsidRPr="00000000" w14:paraId="0000016F">
      <w:pPr>
        <w:numPr>
          <w:ilvl w:val="0"/>
          <w:numId w:val="151"/>
        </w:numPr>
        <w:spacing w:after="0" w:before="0" w:lineRule="auto"/>
        <w:ind w:left="720" w:hanging="360"/>
        <w:rPr/>
      </w:pPr>
      <w:r w:rsidDel="00000000" w:rsidR="00000000" w:rsidRPr="00000000">
        <w:rPr>
          <w:rtl w:val="0"/>
        </w:rPr>
        <w:t xml:space="preserve">Speaking / sharing if invited</w:t>
        <w:br w:type="textWrapping"/>
      </w:r>
    </w:p>
    <w:p w:rsidR="00000000" w:rsidDel="00000000" w:rsidP="00000000" w:rsidRDefault="00000000" w:rsidRPr="00000000" w14:paraId="00000170">
      <w:pPr>
        <w:numPr>
          <w:ilvl w:val="0"/>
          <w:numId w:val="151"/>
        </w:numPr>
        <w:spacing w:after="0" w:before="0" w:lineRule="auto"/>
        <w:ind w:left="720" w:hanging="360"/>
        <w:rPr/>
      </w:pPr>
      <w:r w:rsidDel="00000000" w:rsidR="00000000" w:rsidRPr="00000000">
        <w:rPr>
          <w:rtl w:val="0"/>
        </w:rPr>
        <w:t xml:space="preserve">Offering a brief reflection</w:t>
        <w:br w:type="textWrapping"/>
      </w:r>
    </w:p>
    <w:p w:rsidR="00000000" w:rsidDel="00000000" w:rsidP="00000000" w:rsidRDefault="00000000" w:rsidRPr="00000000" w14:paraId="00000171">
      <w:pPr>
        <w:numPr>
          <w:ilvl w:val="0"/>
          <w:numId w:val="151"/>
        </w:numPr>
        <w:spacing w:after="0" w:before="0" w:lineRule="auto"/>
        <w:ind w:left="720" w:hanging="360"/>
        <w:rPr/>
      </w:pPr>
      <w:r w:rsidDel="00000000" w:rsidR="00000000" w:rsidRPr="00000000">
        <w:rPr>
          <w:rtl w:val="0"/>
        </w:rPr>
        <w:t xml:space="preserve">Presenting something (I’ll also fill out the Speaker Intake form)</w:t>
        <w:br w:type="textWrapping"/>
      </w:r>
    </w:p>
    <w:p w:rsidR="00000000" w:rsidDel="00000000" w:rsidP="00000000" w:rsidRDefault="00000000" w:rsidRPr="00000000" w14:paraId="00000172">
      <w:pPr>
        <w:numPr>
          <w:ilvl w:val="0"/>
          <w:numId w:val="203"/>
        </w:numPr>
        <w:spacing w:after="0" w:before="0" w:lineRule="auto"/>
        <w:ind w:left="720" w:hanging="360"/>
        <w:rPr/>
      </w:pPr>
      <w:r w:rsidDel="00000000" w:rsidR="00000000" w:rsidRPr="00000000">
        <w:rPr>
          <w:rtl w:val="0"/>
        </w:rPr>
        <w:t xml:space="preserve">Do you agree to uphold our Community Agreements?</w:t>
        <w:br w:type="textWrapping"/>
        <w:br w:type="textWrapping"/>
        <w:t xml:space="preserve"> (Checkbox — required)</w:t>
        <w:br w:type="textWrapping"/>
      </w:r>
    </w:p>
    <w:p w:rsidR="00000000" w:rsidDel="00000000" w:rsidP="00000000" w:rsidRDefault="00000000" w:rsidRPr="00000000" w14:paraId="00000173">
      <w:pPr>
        <w:numPr>
          <w:ilvl w:val="0"/>
          <w:numId w:val="131"/>
        </w:numPr>
        <w:spacing w:after="0" w:before="0" w:lineRule="auto"/>
        <w:ind w:left="720" w:hanging="360"/>
        <w:rPr/>
      </w:pPr>
      <w:r w:rsidDel="00000000" w:rsidR="00000000" w:rsidRPr="00000000">
        <w:rPr>
          <w:rtl w:val="0"/>
        </w:rPr>
        <w:t xml:space="preserve">Yes, I have read and agree to the Community Agreements</w:t>
        <w:br w:type="textWrapping"/>
      </w:r>
    </w:p>
    <w:p w:rsidR="00000000" w:rsidDel="00000000" w:rsidP="00000000" w:rsidRDefault="00000000" w:rsidRPr="00000000" w14:paraId="00000174">
      <w:pPr>
        <w:numPr>
          <w:ilvl w:val="0"/>
          <w:numId w:val="193"/>
        </w:numPr>
        <w:spacing w:after="0" w:before="0" w:lineRule="auto"/>
        <w:ind w:left="720" w:hanging="360"/>
        <w:rPr/>
      </w:pPr>
      <w:r w:rsidDel="00000000" w:rsidR="00000000" w:rsidRPr="00000000">
        <w:rPr>
          <w:rtl w:val="0"/>
        </w:rPr>
        <w:t xml:space="preserve">Consent to Recording (for most sessions)</w:t>
        <w:br w:type="textWrapping"/>
        <w:br w:type="textWrapping"/>
        <w:t xml:space="preserve"> (Multiple choice — required)</w:t>
        <w:br w:type="textWrapping"/>
      </w:r>
    </w:p>
    <w:p w:rsidR="00000000" w:rsidDel="00000000" w:rsidP="00000000" w:rsidRDefault="00000000" w:rsidRPr="00000000" w14:paraId="00000175">
      <w:pPr>
        <w:numPr>
          <w:ilvl w:val="0"/>
          <w:numId w:val="121"/>
        </w:numPr>
        <w:spacing w:after="0" w:before="0" w:lineRule="auto"/>
        <w:ind w:left="720" w:hanging="360"/>
        <w:rPr/>
      </w:pPr>
      <w:r w:rsidDel="00000000" w:rsidR="00000000" w:rsidRPr="00000000">
        <w:rPr>
          <w:rtl w:val="0"/>
        </w:rPr>
        <w:t xml:space="preserve">I consent to being recorded if I speak or turn on my camera</w:t>
        <w:br w:type="textWrapping"/>
      </w:r>
    </w:p>
    <w:p w:rsidR="00000000" w:rsidDel="00000000" w:rsidP="00000000" w:rsidRDefault="00000000" w:rsidRPr="00000000" w14:paraId="00000176">
      <w:pPr>
        <w:numPr>
          <w:ilvl w:val="0"/>
          <w:numId w:val="121"/>
        </w:numPr>
        <w:spacing w:after="0" w:before="0" w:lineRule="auto"/>
        <w:ind w:left="720" w:hanging="360"/>
        <w:rPr/>
      </w:pPr>
      <w:r w:rsidDel="00000000" w:rsidR="00000000" w:rsidRPr="00000000">
        <w:rPr>
          <w:rtl w:val="0"/>
        </w:rPr>
        <w:t xml:space="preserve">I prefer to remain off-camera and not speak</w:t>
        <w:br w:type="textWrapping"/>
      </w:r>
    </w:p>
    <w:p w:rsidR="00000000" w:rsidDel="00000000" w:rsidP="00000000" w:rsidRDefault="00000000" w:rsidRPr="00000000" w14:paraId="00000177">
      <w:pPr>
        <w:numPr>
          <w:ilvl w:val="0"/>
          <w:numId w:val="121"/>
        </w:numPr>
        <w:spacing w:after="0" w:before="0" w:lineRule="auto"/>
        <w:ind w:left="720" w:hanging="360"/>
        <w:rPr/>
      </w:pPr>
      <w:r w:rsidDel="00000000" w:rsidR="00000000" w:rsidRPr="00000000">
        <w:rPr>
          <w:rtl w:val="0"/>
        </w:rPr>
        <w:t xml:space="preserve">This is a non-recorded Heart Sharing + Grounding Circle</w:t>
        <w:br w:type="textWrapping"/>
      </w:r>
    </w:p>
    <w:p w:rsidR="00000000" w:rsidDel="00000000" w:rsidP="00000000" w:rsidRDefault="00000000" w:rsidRPr="00000000" w14:paraId="00000178">
      <w:pPr>
        <w:numPr>
          <w:ilvl w:val="0"/>
          <w:numId w:val="112"/>
        </w:numPr>
        <w:spacing w:after="0" w:before="0" w:lineRule="auto"/>
        <w:ind w:left="720" w:hanging="360"/>
        <w:rPr/>
      </w:pPr>
      <w:r w:rsidDel="00000000" w:rsidR="00000000" w:rsidRPr="00000000">
        <w:rPr>
          <w:rtl w:val="0"/>
        </w:rPr>
        <w:t xml:space="preserve">Would you like to receive updates about future sessions?</w:t>
        <w:br w:type="textWrapping"/>
        <w:br w:type="textWrapping"/>
        <w:t xml:space="preserve"> (Checkbox)</w:t>
        <w:br w:type="textWrapping"/>
      </w:r>
    </w:p>
    <w:p w:rsidR="00000000" w:rsidDel="00000000" w:rsidP="00000000" w:rsidRDefault="00000000" w:rsidRPr="00000000" w14:paraId="00000179">
      <w:pPr>
        <w:numPr>
          <w:ilvl w:val="0"/>
          <w:numId w:val="161"/>
        </w:numPr>
        <w:spacing w:after="0" w:before="0" w:lineRule="auto"/>
        <w:ind w:left="720" w:hanging="360"/>
        <w:rPr/>
      </w:pPr>
      <w:r w:rsidDel="00000000" w:rsidR="00000000" w:rsidRPr="00000000">
        <w:rPr>
          <w:rtl w:val="0"/>
        </w:rPr>
        <w:t xml:space="preserve">Yes, please keep me informed</w:t>
        <w:br w:type="textWrapping"/>
      </w:r>
    </w:p>
    <w:p w:rsidR="00000000" w:rsidDel="00000000" w:rsidP="00000000" w:rsidRDefault="00000000" w:rsidRPr="00000000" w14:paraId="0000017A">
      <w:pPr>
        <w:numPr>
          <w:ilvl w:val="0"/>
          <w:numId w:val="161"/>
        </w:numPr>
        <w:spacing w:after="0" w:before="0" w:lineRule="auto"/>
        <w:ind w:left="720" w:hanging="360"/>
        <w:rPr/>
      </w:pPr>
      <w:r w:rsidDel="00000000" w:rsidR="00000000" w:rsidRPr="00000000">
        <w:rPr>
          <w:rtl w:val="0"/>
        </w:rPr>
        <w:t xml:space="preserve">No, just this session</w:t>
        <w:br w:type="textWrapping"/>
      </w:r>
    </w:p>
    <w:p w:rsidR="00000000" w:rsidDel="00000000" w:rsidP="00000000" w:rsidRDefault="00000000" w:rsidRPr="00000000" w14:paraId="0000017B">
      <w:pPr>
        <w:numPr>
          <w:ilvl w:val="0"/>
          <w:numId w:val="180"/>
        </w:numPr>
        <w:spacing w:after="480" w:before="0" w:lineRule="auto"/>
        <w:ind w:left="720" w:hanging="360"/>
        <w:rPr/>
      </w:pPr>
      <w:r w:rsidDel="00000000" w:rsidR="00000000" w:rsidRPr="00000000">
        <w:rPr>
          <w:rtl w:val="0"/>
        </w:rPr>
        <w:t xml:space="preserve">Anything else you’d like me to know?</w:t>
        <w:br w:type="textWrapping"/>
        <w:br w:type="textWrapping"/>
        <w:t xml:space="preserve"> (Optional paragraph)</w:t>
        <w:br w:type="textWrapping"/>
      </w:r>
    </w:p>
    <w:p w:rsidR="00000000" w:rsidDel="00000000" w:rsidP="00000000" w:rsidRDefault="00000000" w:rsidRPr="00000000" w14:paraId="0000017C">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1"/>
        <w:keepNext w:val="0"/>
        <w:keepLines w:val="0"/>
        <w:ind w:left="0" w:firstLine="0"/>
        <w:rPr>
          <w:sz w:val="46"/>
          <w:szCs w:val="46"/>
        </w:rPr>
      </w:pPr>
      <w:bookmarkStart w:colFirst="0" w:colLast="0" w:name="_l38gn4wk4h80" w:id="33"/>
      <w:bookmarkEnd w:id="33"/>
      <w:r w:rsidDel="00000000" w:rsidR="00000000" w:rsidRPr="00000000">
        <w:rPr>
          <w:sz w:val="46"/>
          <w:szCs w:val="46"/>
          <w:rtl w:val="0"/>
        </w:rPr>
        <w:t xml:space="preserve">2) SPEAKER / EDUCATOR INTAKE FORM QUESTIONS</w:t>
      </w:r>
    </w:p>
    <w:p w:rsidR="00000000" w:rsidDel="00000000" w:rsidP="00000000" w:rsidRDefault="00000000" w:rsidRPr="00000000" w14:paraId="0000017E">
      <w:pPr>
        <w:spacing w:after="240" w:before="240" w:lineRule="auto"/>
        <w:ind w:left="0" w:firstLine="0"/>
        <w:rPr/>
      </w:pPr>
      <w:r w:rsidDel="00000000" w:rsidR="00000000" w:rsidRPr="00000000">
        <w:rPr>
          <w:rtl w:val="0"/>
        </w:rPr>
        <w:t xml:space="preserve">(For people proposing topics or presentations)</w:t>
      </w:r>
    </w:p>
    <w:p w:rsidR="00000000" w:rsidDel="00000000" w:rsidP="00000000" w:rsidRDefault="00000000" w:rsidRPr="00000000" w14:paraId="0000017F">
      <w:pPr>
        <w:spacing w:after="240" w:before="240" w:lineRule="auto"/>
        <w:ind w:left="0" w:firstLine="0"/>
        <w:rPr/>
      </w:pPr>
      <w:r w:rsidDel="00000000" w:rsidR="00000000" w:rsidRPr="00000000">
        <w:rPr>
          <w:rtl w:val="0"/>
        </w:rPr>
        <w:t xml:space="preserve">Form Title:</w:t>
      </w:r>
    </w:p>
    <w:p w:rsidR="00000000" w:rsidDel="00000000" w:rsidP="00000000" w:rsidRDefault="00000000" w:rsidRPr="00000000" w14:paraId="00000180">
      <w:pPr>
        <w:spacing w:after="240" w:before="240" w:lineRule="auto"/>
        <w:ind w:left="0" w:firstLine="0"/>
        <w:rPr/>
      </w:pPr>
      <w:r w:rsidDel="00000000" w:rsidR="00000000" w:rsidRPr="00000000">
        <w:rPr>
          <w:rFonts w:ascii="Arial Unicode MS" w:cs="Arial Unicode MS" w:eastAsia="Arial Unicode MS" w:hAnsi="Arial Unicode MS"/>
          <w:rtl w:val="0"/>
        </w:rPr>
        <w:t xml:space="preserve">✨ Propose a Session or Teaching — Live with Syd</w:t>
      </w:r>
      <w:r w:rsidDel="00000000" w:rsidR="00000000" w:rsidRPr="00000000">
        <w:rPr>
          <w:rtl w:val="0"/>
        </w:rPr>
      </w:r>
    </w:p>
    <w:p w:rsidR="00000000" w:rsidDel="00000000" w:rsidP="00000000" w:rsidRDefault="00000000" w:rsidRPr="00000000" w14:paraId="00000181">
      <w:pPr>
        <w:spacing w:after="240" w:before="240" w:lineRule="auto"/>
        <w:ind w:left="0" w:firstLine="0"/>
        <w:rPr/>
      </w:pPr>
      <w:r w:rsidDel="00000000" w:rsidR="00000000" w:rsidRPr="00000000">
        <w:rPr>
          <w:rtl w:val="0"/>
        </w:rPr>
        <w:t xml:space="preserve">Intro Copy:</w:t>
      </w:r>
    </w:p>
    <w:p w:rsidR="00000000" w:rsidDel="00000000" w:rsidP="00000000" w:rsidRDefault="00000000" w:rsidRPr="00000000" w14:paraId="00000182">
      <w:pPr>
        <w:spacing w:after="240" w:before="240" w:lineRule="auto"/>
        <w:ind w:left="0" w:firstLine="0"/>
        <w:rPr/>
      </w:pPr>
      <w:r w:rsidDel="00000000" w:rsidR="00000000" w:rsidRPr="00000000">
        <w:rPr>
          <w:rtl w:val="0"/>
        </w:rPr>
        <w:t xml:space="preserve">I’m curating a rotating lineup of educators, storytellers, funders, land stewards, and systems thinkers to share wisdom and spark dialogue across three weekly themes.</w:t>
      </w:r>
    </w:p>
    <w:p w:rsidR="00000000" w:rsidDel="00000000" w:rsidP="00000000" w:rsidRDefault="00000000" w:rsidRPr="00000000" w14:paraId="00000183">
      <w:pPr>
        <w:spacing w:after="240" w:before="240" w:lineRule="auto"/>
        <w:ind w:left="0" w:firstLine="0"/>
        <w:rPr/>
      </w:pPr>
      <w:r w:rsidDel="00000000" w:rsidR="00000000" w:rsidRPr="00000000">
        <w:rPr>
          <w:rtl w:val="0"/>
        </w:rPr>
        <w:t xml:space="preserve">This form is an invitation to co-create what emerges.</w:t>
      </w:r>
    </w:p>
    <w:p w:rsidR="00000000" w:rsidDel="00000000" w:rsidP="00000000" w:rsidRDefault="00000000" w:rsidRPr="00000000" w14:paraId="00000184">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spacing w:after="240" w:before="240" w:lineRule="auto"/>
        <w:ind w:left="0" w:firstLine="0"/>
        <w:rPr/>
      </w:pPr>
      <w:r w:rsidDel="00000000" w:rsidR="00000000" w:rsidRPr="00000000">
        <w:rPr>
          <w:rtl w:val="0"/>
        </w:rPr>
        <w:t xml:space="preserve">Required Fields</w:t>
      </w:r>
    </w:p>
    <w:p w:rsidR="00000000" w:rsidDel="00000000" w:rsidP="00000000" w:rsidRDefault="00000000" w:rsidRPr="00000000" w14:paraId="00000186">
      <w:pPr>
        <w:numPr>
          <w:ilvl w:val="0"/>
          <w:numId w:val="167"/>
        </w:numPr>
        <w:spacing w:after="0" w:before="480" w:lineRule="auto"/>
        <w:ind w:left="720" w:hanging="360"/>
        <w:rPr/>
      </w:pPr>
      <w:r w:rsidDel="00000000" w:rsidR="00000000" w:rsidRPr="00000000">
        <w:rPr>
          <w:rtl w:val="0"/>
        </w:rPr>
        <w:t xml:space="preserve">Full Name</w:t>
        <w:br w:type="textWrapping"/>
      </w:r>
    </w:p>
    <w:p w:rsidR="00000000" w:rsidDel="00000000" w:rsidP="00000000" w:rsidRDefault="00000000" w:rsidRPr="00000000" w14:paraId="00000187">
      <w:pPr>
        <w:numPr>
          <w:ilvl w:val="0"/>
          <w:numId w:val="167"/>
        </w:numPr>
        <w:spacing w:after="0" w:before="0" w:lineRule="auto"/>
        <w:ind w:left="720" w:hanging="360"/>
        <w:rPr/>
      </w:pPr>
      <w:r w:rsidDel="00000000" w:rsidR="00000000" w:rsidRPr="00000000">
        <w:rPr>
          <w:rtl w:val="0"/>
        </w:rPr>
        <w:t xml:space="preserve">Email Address</w:t>
        <w:br w:type="textWrapping"/>
      </w:r>
    </w:p>
    <w:p w:rsidR="00000000" w:rsidDel="00000000" w:rsidP="00000000" w:rsidRDefault="00000000" w:rsidRPr="00000000" w14:paraId="00000188">
      <w:pPr>
        <w:numPr>
          <w:ilvl w:val="0"/>
          <w:numId w:val="167"/>
        </w:numPr>
        <w:spacing w:after="0" w:before="0" w:lineRule="auto"/>
        <w:ind w:left="720" w:hanging="360"/>
        <w:rPr/>
      </w:pPr>
      <w:r w:rsidDel="00000000" w:rsidR="00000000" w:rsidRPr="00000000">
        <w:rPr>
          <w:rtl w:val="0"/>
        </w:rPr>
        <w:t xml:space="preserve">Website / Social / Portfolio Link</w:t>
        <w:br w:type="textWrapping"/>
        <w:br w:type="textWrapping"/>
        <w:t xml:space="preserve"> (Optional but encouraged)</w:t>
        <w:br w:type="textWrapping"/>
      </w:r>
    </w:p>
    <w:p w:rsidR="00000000" w:rsidDel="00000000" w:rsidP="00000000" w:rsidRDefault="00000000" w:rsidRPr="00000000" w14:paraId="00000189">
      <w:pPr>
        <w:numPr>
          <w:ilvl w:val="0"/>
          <w:numId w:val="167"/>
        </w:numPr>
        <w:spacing w:after="0" w:before="0" w:lineRule="auto"/>
        <w:ind w:left="720" w:hanging="360"/>
        <w:rPr/>
      </w:pPr>
      <w:r w:rsidDel="00000000" w:rsidR="00000000" w:rsidRPr="00000000">
        <w:rPr>
          <w:rtl w:val="0"/>
        </w:rPr>
        <w:t xml:space="preserve">Which theme best fits your proposed offering?</w:t>
        <w:br w:type="textWrapping"/>
        <w:br w:type="textWrapping"/>
        <w:t xml:space="preserve"> (Multiple choice)</w:t>
        <w:br w:type="textWrapping"/>
      </w:r>
    </w:p>
    <w:p w:rsidR="00000000" w:rsidDel="00000000" w:rsidP="00000000" w:rsidRDefault="00000000" w:rsidRPr="00000000" w14:paraId="0000018A">
      <w:pPr>
        <w:numPr>
          <w:ilvl w:val="0"/>
          <w:numId w:val="200"/>
        </w:numPr>
        <w:spacing w:after="0" w:before="0" w:lineRule="auto"/>
        <w:ind w:left="720" w:hanging="360"/>
        <w:rPr/>
      </w:pPr>
      <w:r w:rsidDel="00000000" w:rsidR="00000000" w:rsidRPr="00000000">
        <w:rPr>
          <w:rtl w:val="0"/>
        </w:rPr>
        <w:t xml:space="preserve">Regenerative Capital Flows (Mondays)</w:t>
        <w:br w:type="textWrapping"/>
      </w:r>
    </w:p>
    <w:p w:rsidR="00000000" w:rsidDel="00000000" w:rsidP="00000000" w:rsidRDefault="00000000" w:rsidRPr="00000000" w14:paraId="0000018B">
      <w:pPr>
        <w:numPr>
          <w:ilvl w:val="0"/>
          <w:numId w:val="200"/>
        </w:numPr>
        <w:spacing w:after="0" w:before="0" w:lineRule="auto"/>
        <w:ind w:left="720" w:hanging="360"/>
        <w:rPr/>
      </w:pPr>
      <w:r w:rsidDel="00000000" w:rsidR="00000000" w:rsidRPr="00000000">
        <w:rPr>
          <w:rtl w:val="0"/>
        </w:rPr>
        <w:t xml:space="preserve">Planetary Party (Wednesdays)</w:t>
        <w:br w:type="textWrapping"/>
      </w:r>
    </w:p>
    <w:p w:rsidR="00000000" w:rsidDel="00000000" w:rsidP="00000000" w:rsidRDefault="00000000" w:rsidRPr="00000000" w14:paraId="0000018C">
      <w:pPr>
        <w:numPr>
          <w:ilvl w:val="0"/>
          <w:numId w:val="200"/>
        </w:numPr>
        <w:spacing w:after="0" w:before="0" w:lineRule="auto"/>
        <w:ind w:left="720" w:hanging="360"/>
        <w:rPr/>
      </w:pPr>
      <w:r w:rsidDel="00000000" w:rsidR="00000000" w:rsidRPr="00000000">
        <w:rPr>
          <w:rtl w:val="0"/>
        </w:rPr>
        <w:t xml:space="preserve">Unified Sanctuaries (Fridays)</w:t>
        <w:br w:type="textWrapping"/>
      </w:r>
    </w:p>
    <w:p w:rsidR="00000000" w:rsidDel="00000000" w:rsidP="00000000" w:rsidRDefault="00000000" w:rsidRPr="00000000" w14:paraId="0000018D">
      <w:pPr>
        <w:numPr>
          <w:ilvl w:val="0"/>
          <w:numId w:val="200"/>
        </w:numPr>
        <w:spacing w:after="0" w:before="0" w:lineRule="auto"/>
        <w:ind w:left="720" w:hanging="360"/>
        <w:rPr/>
      </w:pPr>
      <w:r w:rsidDel="00000000" w:rsidR="00000000" w:rsidRPr="00000000">
        <w:rPr>
          <w:rtl w:val="0"/>
        </w:rPr>
        <w:t xml:space="preserve">Heart Sharing, Healing, or Somatics</w:t>
        <w:br w:type="textWrapping"/>
      </w:r>
    </w:p>
    <w:p w:rsidR="00000000" w:rsidDel="00000000" w:rsidP="00000000" w:rsidRDefault="00000000" w:rsidRPr="00000000" w14:paraId="0000018E">
      <w:pPr>
        <w:numPr>
          <w:ilvl w:val="0"/>
          <w:numId w:val="200"/>
        </w:numPr>
        <w:spacing w:after="0" w:before="0" w:lineRule="auto"/>
        <w:ind w:left="720" w:hanging="360"/>
        <w:rPr/>
      </w:pPr>
      <w:r w:rsidDel="00000000" w:rsidR="00000000" w:rsidRPr="00000000">
        <w:rPr>
          <w:rtl w:val="0"/>
        </w:rPr>
        <w:t xml:space="preserve">Other (please specify)</w:t>
        <w:br w:type="textWrapping"/>
      </w:r>
    </w:p>
    <w:p w:rsidR="00000000" w:rsidDel="00000000" w:rsidP="00000000" w:rsidRDefault="00000000" w:rsidRPr="00000000" w14:paraId="0000018F">
      <w:pPr>
        <w:numPr>
          <w:ilvl w:val="0"/>
          <w:numId w:val="157"/>
        </w:numPr>
        <w:spacing w:after="0" w:before="0" w:lineRule="auto"/>
        <w:ind w:left="720" w:hanging="360"/>
        <w:rPr/>
      </w:pPr>
      <w:r w:rsidDel="00000000" w:rsidR="00000000" w:rsidRPr="00000000">
        <w:rPr>
          <w:rtl w:val="0"/>
        </w:rPr>
        <w:t xml:space="preserve">Proposed Session Title</w:t>
        <w:br w:type="textWrapping"/>
      </w:r>
    </w:p>
    <w:p w:rsidR="00000000" w:rsidDel="00000000" w:rsidP="00000000" w:rsidRDefault="00000000" w:rsidRPr="00000000" w14:paraId="00000190">
      <w:pPr>
        <w:numPr>
          <w:ilvl w:val="0"/>
          <w:numId w:val="157"/>
        </w:numPr>
        <w:spacing w:after="0" w:before="0" w:lineRule="auto"/>
        <w:ind w:left="720" w:hanging="360"/>
        <w:rPr/>
      </w:pPr>
      <w:r w:rsidDel="00000000" w:rsidR="00000000" w:rsidRPr="00000000">
        <w:rPr>
          <w:rtl w:val="0"/>
        </w:rPr>
        <w:t xml:space="preserve">Brief Description of Your Offering</w:t>
        <w:br w:type="textWrapping"/>
        <w:br w:type="textWrapping"/>
        <w:t xml:space="preserve"> (Paragraph — what would people learn or experience?)</w:t>
        <w:br w:type="textWrapping"/>
      </w:r>
    </w:p>
    <w:p w:rsidR="00000000" w:rsidDel="00000000" w:rsidP="00000000" w:rsidRDefault="00000000" w:rsidRPr="00000000" w14:paraId="00000191">
      <w:pPr>
        <w:numPr>
          <w:ilvl w:val="0"/>
          <w:numId w:val="157"/>
        </w:numPr>
        <w:spacing w:after="0" w:before="0" w:lineRule="auto"/>
        <w:ind w:left="720" w:hanging="360"/>
        <w:rPr/>
      </w:pPr>
      <w:r w:rsidDel="00000000" w:rsidR="00000000" w:rsidRPr="00000000">
        <w:rPr>
          <w:rtl w:val="0"/>
        </w:rPr>
        <w:t xml:space="preserve">Why do you feel called to share this now?</w:t>
        <w:br w:type="textWrapping"/>
        <w:br w:type="textWrapping"/>
        <w:t xml:space="preserve"> (Paragraph — values + timing)</w:t>
        <w:br w:type="textWrapping"/>
      </w:r>
    </w:p>
    <w:p w:rsidR="00000000" w:rsidDel="00000000" w:rsidP="00000000" w:rsidRDefault="00000000" w:rsidRPr="00000000" w14:paraId="00000192">
      <w:pPr>
        <w:numPr>
          <w:ilvl w:val="0"/>
          <w:numId w:val="157"/>
        </w:numPr>
        <w:spacing w:after="0" w:before="0" w:lineRule="auto"/>
        <w:ind w:left="720" w:hanging="360"/>
        <w:rPr/>
      </w:pPr>
      <w:r w:rsidDel="00000000" w:rsidR="00000000" w:rsidRPr="00000000">
        <w:rPr>
          <w:rtl w:val="0"/>
        </w:rPr>
        <w:t xml:space="preserve">Preferred Format</w:t>
        <w:br w:type="textWrapping"/>
        <w:br w:type="textWrapping"/>
        <w:t xml:space="preserve"> (Multiple choice)</w:t>
        <w:br w:type="textWrapping"/>
      </w:r>
    </w:p>
    <w:p w:rsidR="00000000" w:rsidDel="00000000" w:rsidP="00000000" w:rsidRDefault="00000000" w:rsidRPr="00000000" w14:paraId="00000193">
      <w:pPr>
        <w:numPr>
          <w:ilvl w:val="0"/>
          <w:numId w:val="114"/>
        </w:numPr>
        <w:spacing w:after="0" w:before="0" w:lineRule="auto"/>
        <w:ind w:left="720" w:hanging="360"/>
        <w:rPr/>
      </w:pPr>
      <w:r w:rsidDel="00000000" w:rsidR="00000000" w:rsidRPr="00000000">
        <w:rPr>
          <w:rtl w:val="0"/>
        </w:rPr>
        <w:t xml:space="preserve">Talk / Presentation</w:t>
        <w:br w:type="textWrapping"/>
      </w:r>
    </w:p>
    <w:p w:rsidR="00000000" w:rsidDel="00000000" w:rsidP="00000000" w:rsidRDefault="00000000" w:rsidRPr="00000000" w14:paraId="00000194">
      <w:pPr>
        <w:numPr>
          <w:ilvl w:val="0"/>
          <w:numId w:val="114"/>
        </w:numPr>
        <w:spacing w:after="0" w:before="0" w:lineRule="auto"/>
        <w:ind w:left="720" w:hanging="360"/>
        <w:rPr/>
      </w:pPr>
      <w:r w:rsidDel="00000000" w:rsidR="00000000" w:rsidRPr="00000000">
        <w:rPr>
          <w:rtl w:val="0"/>
        </w:rPr>
        <w:t xml:space="preserve">Guided Practice</w:t>
        <w:br w:type="textWrapping"/>
      </w:r>
    </w:p>
    <w:p w:rsidR="00000000" w:rsidDel="00000000" w:rsidP="00000000" w:rsidRDefault="00000000" w:rsidRPr="00000000" w14:paraId="00000195">
      <w:pPr>
        <w:numPr>
          <w:ilvl w:val="0"/>
          <w:numId w:val="114"/>
        </w:numPr>
        <w:spacing w:after="0" w:before="0" w:lineRule="auto"/>
        <w:ind w:left="720" w:hanging="360"/>
        <w:rPr/>
      </w:pPr>
      <w:r w:rsidDel="00000000" w:rsidR="00000000" w:rsidRPr="00000000">
        <w:rPr>
          <w:rtl w:val="0"/>
        </w:rPr>
        <w:t xml:space="preserve">Panel / Dialogue</w:t>
        <w:br w:type="textWrapping"/>
      </w:r>
    </w:p>
    <w:p w:rsidR="00000000" w:rsidDel="00000000" w:rsidP="00000000" w:rsidRDefault="00000000" w:rsidRPr="00000000" w14:paraId="00000196">
      <w:pPr>
        <w:numPr>
          <w:ilvl w:val="0"/>
          <w:numId w:val="114"/>
        </w:numPr>
        <w:spacing w:after="0" w:before="0" w:lineRule="auto"/>
        <w:ind w:left="720" w:hanging="360"/>
        <w:rPr/>
      </w:pPr>
      <w:r w:rsidDel="00000000" w:rsidR="00000000" w:rsidRPr="00000000">
        <w:rPr>
          <w:rtl w:val="0"/>
        </w:rPr>
        <w:t xml:space="preserve">Workshop</w:t>
        <w:br w:type="textWrapping"/>
      </w:r>
    </w:p>
    <w:p w:rsidR="00000000" w:rsidDel="00000000" w:rsidP="00000000" w:rsidRDefault="00000000" w:rsidRPr="00000000" w14:paraId="00000197">
      <w:pPr>
        <w:numPr>
          <w:ilvl w:val="0"/>
          <w:numId w:val="114"/>
        </w:numPr>
        <w:spacing w:after="0" w:before="0" w:lineRule="auto"/>
        <w:ind w:left="720" w:hanging="360"/>
        <w:rPr/>
      </w:pPr>
      <w:r w:rsidDel="00000000" w:rsidR="00000000" w:rsidRPr="00000000">
        <w:rPr>
          <w:rtl w:val="0"/>
        </w:rPr>
        <w:t xml:space="preserve">Storytelling</w:t>
        <w:br w:type="textWrapping"/>
      </w:r>
    </w:p>
    <w:p w:rsidR="00000000" w:rsidDel="00000000" w:rsidP="00000000" w:rsidRDefault="00000000" w:rsidRPr="00000000" w14:paraId="00000198">
      <w:pPr>
        <w:numPr>
          <w:ilvl w:val="0"/>
          <w:numId w:val="114"/>
        </w:numPr>
        <w:spacing w:after="0" w:before="0" w:lineRule="auto"/>
        <w:ind w:left="720" w:hanging="360"/>
        <w:rPr/>
      </w:pPr>
      <w:r w:rsidDel="00000000" w:rsidR="00000000" w:rsidRPr="00000000">
        <w:rPr>
          <w:rtl w:val="0"/>
        </w:rPr>
        <w:t xml:space="preserve">Q&amp;A</w:t>
        <w:br w:type="textWrapping"/>
      </w:r>
    </w:p>
    <w:p w:rsidR="00000000" w:rsidDel="00000000" w:rsidP="00000000" w:rsidRDefault="00000000" w:rsidRPr="00000000" w14:paraId="00000199">
      <w:pPr>
        <w:numPr>
          <w:ilvl w:val="0"/>
          <w:numId w:val="114"/>
        </w:numPr>
        <w:spacing w:after="0" w:before="0" w:lineRule="auto"/>
        <w:ind w:left="720" w:hanging="360"/>
        <w:rPr/>
      </w:pPr>
      <w:r w:rsidDel="00000000" w:rsidR="00000000" w:rsidRPr="00000000">
        <w:rPr>
          <w:rtl w:val="0"/>
        </w:rPr>
        <w:t xml:space="preserve">Other</w:t>
        <w:br w:type="textWrapping"/>
      </w:r>
    </w:p>
    <w:p w:rsidR="00000000" w:rsidDel="00000000" w:rsidP="00000000" w:rsidRDefault="00000000" w:rsidRPr="00000000" w14:paraId="0000019A">
      <w:pPr>
        <w:numPr>
          <w:ilvl w:val="0"/>
          <w:numId w:val="196"/>
        </w:numPr>
        <w:spacing w:after="0" w:before="0" w:lineRule="auto"/>
        <w:ind w:left="720" w:hanging="360"/>
        <w:rPr/>
      </w:pPr>
      <w:r w:rsidDel="00000000" w:rsidR="00000000" w:rsidRPr="00000000">
        <w:rPr>
          <w:rtl w:val="0"/>
        </w:rPr>
        <w:t xml:space="preserve">Ideal Session Length</w:t>
        <w:br w:type="textWrapping"/>
        <w:br w:type="textWrapping"/>
        <w:t xml:space="preserve"> (Multiple choice)</w:t>
        <w:br w:type="textWrapping"/>
      </w:r>
    </w:p>
    <w:p w:rsidR="00000000" w:rsidDel="00000000" w:rsidP="00000000" w:rsidRDefault="00000000" w:rsidRPr="00000000" w14:paraId="0000019B">
      <w:pPr>
        <w:numPr>
          <w:ilvl w:val="0"/>
          <w:numId w:val="181"/>
        </w:numPr>
        <w:spacing w:after="0" w:before="0" w:lineRule="auto"/>
        <w:ind w:left="720" w:hanging="360"/>
        <w:rPr/>
      </w:pPr>
      <w:r w:rsidDel="00000000" w:rsidR="00000000" w:rsidRPr="00000000">
        <w:rPr>
          <w:rtl w:val="0"/>
        </w:rPr>
        <w:t xml:space="preserve">10–15 minutes</w:t>
        <w:br w:type="textWrapping"/>
      </w:r>
    </w:p>
    <w:p w:rsidR="00000000" w:rsidDel="00000000" w:rsidP="00000000" w:rsidRDefault="00000000" w:rsidRPr="00000000" w14:paraId="0000019C">
      <w:pPr>
        <w:numPr>
          <w:ilvl w:val="0"/>
          <w:numId w:val="181"/>
        </w:numPr>
        <w:spacing w:after="0" w:before="0" w:lineRule="auto"/>
        <w:ind w:left="720" w:hanging="360"/>
        <w:rPr/>
      </w:pPr>
      <w:r w:rsidDel="00000000" w:rsidR="00000000" w:rsidRPr="00000000">
        <w:rPr>
          <w:rtl w:val="0"/>
        </w:rPr>
        <w:t xml:space="preserve">20–30 minutes</w:t>
        <w:br w:type="textWrapping"/>
      </w:r>
    </w:p>
    <w:p w:rsidR="00000000" w:rsidDel="00000000" w:rsidP="00000000" w:rsidRDefault="00000000" w:rsidRPr="00000000" w14:paraId="0000019D">
      <w:pPr>
        <w:numPr>
          <w:ilvl w:val="0"/>
          <w:numId w:val="181"/>
        </w:numPr>
        <w:spacing w:after="0" w:before="0" w:lineRule="auto"/>
        <w:ind w:left="720" w:hanging="360"/>
        <w:rPr/>
      </w:pPr>
      <w:r w:rsidDel="00000000" w:rsidR="00000000" w:rsidRPr="00000000">
        <w:rPr>
          <w:rtl w:val="0"/>
        </w:rPr>
        <w:t xml:space="preserve">45–60 minutes</w:t>
        <w:br w:type="textWrapping"/>
      </w:r>
    </w:p>
    <w:p w:rsidR="00000000" w:rsidDel="00000000" w:rsidP="00000000" w:rsidRDefault="00000000" w:rsidRPr="00000000" w14:paraId="0000019E">
      <w:pPr>
        <w:numPr>
          <w:ilvl w:val="0"/>
          <w:numId w:val="181"/>
        </w:numPr>
        <w:spacing w:after="0" w:before="0" w:lineRule="auto"/>
        <w:ind w:left="720" w:hanging="360"/>
        <w:rPr/>
      </w:pPr>
      <w:r w:rsidDel="00000000" w:rsidR="00000000" w:rsidRPr="00000000">
        <w:rPr>
          <w:rtl w:val="0"/>
        </w:rPr>
        <w:t xml:space="preserve">Flexible</w:t>
        <w:br w:type="textWrapping"/>
      </w:r>
    </w:p>
    <w:p w:rsidR="00000000" w:rsidDel="00000000" w:rsidP="00000000" w:rsidRDefault="00000000" w:rsidRPr="00000000" w14:paraId="0000019F">
      <w:pPr>
        <w:numPr>
          <w:ilvl w:val="0"/>
          <w:numId w:val="136"/>
        </w:numPr>
        <w:spacing w:after="0" w:before="0" w:lineRule="auto"/>
        <w:ind w:left="720" w:hanging="360"/>
        <w:rPr/>
      </w:pPr>
      <w:r w:rsidDel="00000000" w:rsidR="00000000" w:rsidRPr="00000000">
        <w:rPr>
          <w:rtl w:val="0"/>
        </w:rPr>
        <w:t xml:space="preserve">Your Bio (2–5 sentences)</w:t>
        <w:br w:type="textWrapping"/>
      </w:r>
    </w:p>
    <w:p w:rsidR="00000000" w:rsidDel="00000000" w:rsidP="00000000" w:rsidRDefault="00000000" w:rsidRPr="00000000" w14:paraId="000001A0">
      <w:pPr>
        <w:numPr>
          <w:ilvl w:val="0"/>
          <w:numId w:val="136"/>
        </w:numPr>
        <w:spacing w:after="0" w:before="0" w:lineRule="auto"/>
        <w:ind w:left="720" w:hanging="360"/>
        <w:rPr/>
      </w:pPr>
      <w:r w:rsidDel="00000000" w:rsidR="00000000" w:rsidRPr="00000000">
        <w:rPr>
          <w:rtl w:val="0"/>
        </w:rPr>
        <w:t xml:space="preserve">Any special tech needs?</w:t>
        <w:br w:type="textWrapping"/>
        <w:br w:type="textWrapping"/>
        <w:t xml:space="preserve"> (Screen share, slides, audio, etc.)</w:t>
        <w:br w:type="textWrapping"/>
      </w:r>
    </w:p>
    <w:p w:rsidR="00000000" w:rsidDel="00000000" w:rsidP="00000000" w:rsidRDefault="00000000" w:rsidRPr="00000000" w14:paraId="000001A1">
      <w:pPr>
        <w:numPr>
          <w:ilvl w:val="0"/>
          <w:numId w:val="136"/>
        </w:numPr>
        <w:spacing w:after="0" w:before="0" w:lineRule="auto"/>
        <w:ind w:left="720" w:hanging="360"/>
        <w:rPr/>
      </w:pPr>
      <w:r w:rsidDel="00000000" w:rsidR="00000000" w:rsidRPr="00000000">
        <w:rPr>
          <w:rtl w:val="0"/>
        </w:rPr>
        <w:t xml:space="preserve">Availability (days/times, flexible windows)</w:t>
        <w:br w:type="textWrapping"/>
      </w:r>
    </w:p>
    <w:p w:rsidR="00000000" w:rsidDel="00000000" w:rsidP="00000000" w:rsidRDefault="00000000" w:rsidRPr="00000000" w14:paraId="000001A2">
      <w:pPr>
        <w:numPr>
          <w:ilvl w:val="0"/>
          <w:numId w:val="136"/>
        </w:numPr>
        <w:spacing w:after="0" w:before="0" w:lineRule="auto"/>
        <w:ind w:left="720" w:hanging="360"/>
        <w:rPr/>
      </w:pPr>
      <w:r w:rsidDel="00000000" w:rsidR="00000000" w:rsidRPr="00000000">
        <w:rPr>
          <w:rtl w:val="0"/>
        </w:rPr>
        <w:t xml:space="preserve">Do you consent to being recorded and published?</w:t>
        <w:br w:type="textWrapping"/>
        <w:br w:type="textWrapping"/>
        <w:t xml:space="preserve"> (Checkbox — required)</w:t>
        <w:br w:type="textWrapping"/>
      </w:r>
    </w:p>
    <w:p w:rsidR="00000000" w:rsidDel="00000000" w:rsidP="00000000" w:rsidRDefault="00000000" w:rsidRPr="00000000" w14:paraId="000001A3">
      <w:pPr>
        <w:numPr>
          <w:ilvl w:val="0"/>
          <w:numId w:val="148"/>
        </w:numPr>
        <w:spacing w:after="0" w:before="0" w:lineRule="auto"/>
        <w:ind w:left="720" w:hanging="360"/>
        <w:rPr/>
      </w:pPr>
      <w:r w:rsidDel="00000000" w:rsidR="00000000" w:rsidRPr="00000000">
        <w:rPr>
          <w:rtl w:val="0"/>
        </w:rPr>
        <w:t xml:space="preserve">Yes</w:t>
        <w:br w:type="textWrapping"/>
      </w:r>
    </w:p>
    <w:p w:rsidR="00000000" w:rsidDel="00000000" w:rsidP="00000000" w:rsidRDefault="00000000" w:rsidRPr="00000000" w14:paraId="000001A4">
      <w:pPr>
        <w:numPr>
          <w:ilvl w:val="0"/>
          <w:numId w:val="148"/>
        </w:numPr>
        <w:spacing w:after="0" w:before="0" w:lineRule="auto"/>
        <w:ind w:left="720" w:hanging="360"/>
        <w:rPr/>
      </w:pPr>
      <w:r w:rsidDel="00000000" w:rsidR="00000000" w:rsidRPr="00000000">
        <w:rPr>
          <w:rtl w:val="0"/>
        </w:rPr>
        <w:t xml:space="preserve">No (we can explore a non-recorded format)</w:t>
        <w:br w:type="textWrapping"/>
      </w:r>
    </w:p>
    <w:p w:rsidR="00000000" w:rsidDel="00000000" w:rsidP="00000000" w:rsidRDefault="00000000" w:rsidRPr="00000000" w14:paraId="000001A5">
      <w:pPr>
        <w:numPr>
          <w:ilvl w:val="0"/>
          <w:numId w:val="126"/>
        </w:numPr>
        <w:spacing w:after="480" w:before="0" w:lineRule="auto"/>
        <w:ind w:left="720" w:hanging="360"/>
        <w:rPr/>
      </w:pPr>
      <w:r w:rsidDel="00000000" w:rsidR="00000000" w:rsidRPr="00000000">
        <w:rPr>
          <w:rtl w:val="0"/>
        </w:rPr>
        <w:t xml:space="preserve">Anything else you’d like to share?</w:t>
        <w:br w:type="textWrapping"/>
        <w:br w:type="textWrapping"/>
        <w:t xml:space="preserve"> (Optional)</w:t>
        <w:br w:type="textWrapping"/>
      </w:r>
    </w:p>
    <w:p w:rsidR="00000000" w:rsidDel="00000000" w:rsidP="00000000" w:rsidRDefault="00000000" w:rsidRPr="00000000" w14:paraId="000001A6">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1"/>
        <w:keepNext w:val="0"/>
        <w:keepLines w:val="0"/>
        <w:ind w:left="0" w:firstLine="0"/>
        <w:rPr>
          <w:sz w:val="46"/>
          <w:szCs w:val="46"/>
        </w:rPr>
      </w:pPr>
      <w:bookmarkStart w:colFirst="0" w:colLast="0" w:name="_zfwvx2dfysq5" w:id="34"/>
      <w:bookmarkEnd w:id="34"/>
      <w:r w:rsidDel="00000000" w:rsidR="00000000" w:rsidRPr="00000000">
        <w:rPr>
          <w:sz w:val="46"/>
          <w:szCs w:val="46"/>
          <w:rtl w:val="0"/>
        </w:rPr>
        <w:t xml:space="preserve">3) COMMUNITY AGREEMENTS</w:t>
      </w:r>
    </w:p>
    <w:p w:rsidR="00000000" w:rsidDel="00000000" w:rsidP="00000000" w:rsidRDefault="00000000" w:rsidRPr="00000000" w14:paraId="000001A8">
      <w:pPr>
        <w:spacing w:after="240" w:before="240" w:lineRule="auto"/>
        <w:ind w:left="0" w:firstLine="0"/>
        <w:rPr/>
      </w:pPr>
      <w:r w:rsidDel="00000000" w:rsidR="00000000" w:rsidRPr="00000000">
        <w:rPr>
          <w:rtl w:val="0"/>
        </w:rPr>
        <w:t xml:space="preserve">(For all sessions)</w:t>
      </w:r>
    </w:p>
    <w:p w:rsidR="00000000" w:rsidDel="00000000" w:rsidP="00000000" w:rsidRDefault="00000000" w:rsidRPr="00000000" w14:paraId="000001A9">
      <w:pPr>
        <w:spacing w:after="240" w:before="240" w:lineRule="auto"/>
        <w:ind w:left="0" w:firstLine="0"/>
        <w:rPr/>
      </w:pPr>
      <w:r w:rsidDel="00000000" w:rsidR="00000000" w:rsidRPr="00000000">
        <w:rPr>
          <w:rtl w:val="0"/>
        </w:rPr>
        <w:t xml:space="preserve">Title:</w:t>
      </w:r>
    </w:p>
    <w:p w:rsidR="00000000" w:rsidDel="00000000" w:rsidP="00000000" w:rsidRDefault="00000000" w:rsidRPr="00000000" w14:paraId="000001AA">
      <w:pPr>
        <w:spacing w:after="240" w:before="240" w:lineRule="auto"/>
        <w:ind w:left="0" w:firstLine="0"/>
        <w:rPr/>
      </w:pPr>
      <w:r w:rsidDel="00000000" w:rsidR="00000000" w:rsidRPr="00000000">
        <w:rPr>
          <w:rtl w:val="0"/>
        </w:rPr>
        <w:t xml:space="preserve">🌿 Community Agreements — Live with Syd</w:t>
      </w:r>
    </w:p>
    <w:p w:rsidR="00000000" w:rsidDel="00000000" w:rsidP="00000000" w:rsidRDefault="00000000" w:rsidRPr="00000000" w14:paraId="000001AB">
      <w:pPr>
        <w:spacing w:after="240" w:before="240" w:lineRule="auto"/>
        <w:ind w:left="0" w:firstLine="0"/>
        <w:rPr/>
      </w:pPr>
      <w:r w:rsidDel="00000000" w:rsidR="00000000" w:rsidRPr="00000000">
        <w:rPr>
          <w:rtl w:val="0"/>
        </w:rPr>
        <w:t xml:space="preserve">Intro Copy:</w:t>
      </w:r>
    </w:p>
    <w:p w:rsidR="00000000" w:rsidDel="00000000" w:rsidP="00000000" w:rsidRDefault="00000000" w:rsidRPr="00000000" w14:paraId="000001AC">
      <w:pPr>
        <w:spacing w:after="240" w:before="240" w:lineRule="auto"/>
        <w:ind w:left="0" w:firstLine="0"/>
        <w:rPr/>
      </w:pPr>
      <w:r w:rsidDel="00000000" w:rsidR="00000000" w:rsidRPr="00000000">
        <w:rPr>
          <w:rtl w:val="0"/>
        </w:rPr>
        <w:t xml:space="preserve">These gatherings are rooted in trust, care, and co-creation. By joining, you agree to uphold the following shared values and practices:</w:t>
      </w:r>
    </w:p>
    <w:p w:rsidR="00000000" w:rsidDel="00000000" w:rsidP="00000000" w:rsidRDefault="00000000" w:rsidRPr="00000000" w14:paraId="000001AD">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spacing w:after="240" w:before="240" w:lineRule="auto"/>
        <w:ind w:left="0" w:firstLine="0"/>
        <w:rPr/>
      </w:pPr>
      <w:r w:rsidDel="00000000" w:rsidR="00000000" w:rsidRPr="00000000">
        <w:rPr>
          <w:rtl w:val="0"/>
        </w:rPr>
        <w:t xml:space="preserve">Agreements</w:t>
      </w:r>
    </w:p>
    <w:p w:rsidR="00000000" w:rsidDel="00000000" w:rsidP="00000000" w:rsidRDefault="00000000" w:rsidRPr="00000000" w14:paraId="000001AF">
      <w:pPr>
        <w:numPr>
          <w:ilvl w:val="0"/>
          <w:numId w:val="190"/>
        </w:numPr>
        <w:spacing w:after="0" w:before="480" w:lineRule="auto"/>
        <w:ind w:left="720" w:hanging="360"/>
        <w:rPr/>
      </w:pPr>
      <w:r w:rsidDel="00000000" w:rsidR="00000000" w:rsidRPr="00000000">
        <w:rPr>
          <w:rtl w:val="0"/>
        </w:rPr>
        <w:t xml:space="preserve">Come with Presence &amp; Intention</w:t>
        <w:br w:type="textWrapping"/>
        <w:br w:type="textWrapping"/>
        <w:t xml:space="preserve"> Arrive grounded, curious, and willing to listen as much as you speak.</w:t>
        <w:br w:type="textWrapping"/>
      </w:r>
    </w:p>
    <w:p w:rsidR="00000000" w:rsidDel="00000000" w:rsidP="00000000" w:rsidRDefault="00000000" w:rsidRPr="00000000" w14:paraId="000001B0">
      <w:pPr>
        <w:numPr>
          <w:ilvl w:val="0"/>
          <w:numId w:val="190"/>
        </w:numPr>
        <w:spacing w:after="0" w:before="0" w:lineRule="auto"/>
        <w:ind w:left="720" w:hanging="360"/>
        <w:rPr/>
      </w:pPr>
      <w:r w:rsidDel="00000000" w:rsidR="00000000" w:rsidRPr="00000000">
        <w:rPr>
          <w:rtl w:val="0"/>
        </w:rPr>
        <w:t xml:space="preserve">Honor Confidentiality</w:t>
        <w:br w:type="textWrapping"/>
        <w:br w:type="textWrapping"/>
        <w:t xml:space="preserve"> What’s shared in the space stays in the space unless explicit permission is given.</w:t>
        <w:br w:type="textWrapping"/>
      </w:r>
    </w:p>
    <w:p w:rsidR="00000000" w:rsidDel="00000000" w:rsidP="00000000" w:rsidRDefault="00000000" w:rsidRPr="00000000" w14:paraId="000001B1">
      <w:pPr>
        <w:numPr>
          <w:ilvl w:val="0"/>
          <w:numId w:val="190"/>
        </w:numPr>
        <w:spacing w:after="0" w:before="0" w:lineRule="auto"/>
        <w:ind w:left="720" w:hanging="360"/>
        <w:rPr/>
      </w:pPr>
      <w:r w:rsidDel="00000000" w:rsidR="00000000" w:rsidRPr="00000000">
        <w:rPr>
          <w:rtl w:val="0"/>
        </w:rPr>
        <w:t xml:space="preserve">Speak from Lived Experience</w:t>
        <w:br w:type="textWrapping"/>
        <w:br w:type="textWrapping"/>
        <w:t xml:space="preserve"> Use “I” statements. Avoid speaking on behalf of entire groups or communities.</w:t>
        <w:br w:type="textWrapping"/>
      </w:r>
    </w:p>
    <w:p w:rsidR="00000000" w:rsidDel="00000000" w:rsidP="00000000" w:rsidRDefault="00000000" w:rsidRPr="00000000" w14:paraId="000001B2">
      <w:pPr>
        <w:numPr>
          <w:ilvl w:val="0"/>
          <w:numId w:val="190"/>
        </w:numPr>
        <w:spacing w:after="0" w:before="0" w:lineRule="auto"/>
        <w:ind w:left="720" w:hanging="360"/>
        <w:rPr/>
      </w:pPr>
      <w:r w:rsidDel="00000000" w:rsidR="00000000" w:rsidRPr="00000000">
        <w:rPr>
          <w:rtl w:val="0"/>
        </w:rPr>
        <w:t xml:space="preserve">No Harassment, Hate, or Harmful Speech</w:t>
        <w:br w:type="textWrapping"/>
        <w:br w:type="textWrapping"/>
        <w:t xml:space="preserve"> Racism, sexism, homophobia, transphobia, ableism, or dehumanizing language will not be tolerated.</w:t>
        <w:br w:type="textWrapping"/>
      </w:r>
    </w:p>
    <w:p w:rsidR="00000000" w:rsidDel="00000000" w:rsidP="00000000" w:rsidRDefault="00000000" w:rsidRPr="00000000" w14:paraId="000001B3">
      <w:pPr>
        <w:numPr>
          <w:ilvl w:val="0"/>
          <w:numId w:val="190"/>
        </w:numPr>
        <w:spacing w:after="0" w:before="0" w:lineRule="auto"/>
        <w:ind w:left="720" w:hanging="360"/>
        <w:rPr/>
      </w:pPr>
      <w:r w:rsidDel="00000000" w:rsidR="00000000" w:rsidRPr="00000000">
        <w:rPr>
          <w:rtl w:val="0"/>
        </w:rPr>
        <w:t xml:space="preserve">Respect the Container</w:t>
        <w:br w:type="textWrapping"/>
        <w:br w:type="textWrapping"/>
        <w:t xml:space="preserve"> Wait to be invited to speak. Use the raise-hand or chat feature when available.</w:t>
        <w:br w:type="textWrapping"/>
      </w:r>
    </w:p>
    <w:p w:rsidR="00000000" w:rsidDel="00000000" w:rsidP="00000000" w:rsidRDefault="00000000" w:rsidRPr="00000000" w14:paraId="000001B4">
      <w:pPr>
        <w:numPr>
          <w:ilvl w:val="0"/>
          <w:numId w:val="190"/>
        </w:numPr>
        <w:spacing w:after="0" w:before="0" w:lineRule="auto"/>
        <w:ind w:left="720" w:hanging="360"/>
        <w:rPr/>
      </w:pPr>
      <w:r w:rsidDel="00000000" w:rsidR="00000000" w:rsidRPr="00000000">
        <w:rPr>
          <w:rtl w:val="0"/>
        </w:rPr>
        <w:t xml:space="preserve">Consent Before Recording or Sharing</w:t>
        <w:br w:type="textWrapping"/>
        <w:br w:type="textWrapping"/>
        <w:t xml:space="preserve"> Do not record, screenshot, or redistribute content without explicit permission.</w:t>
        <w:br w:type="textWrapping"/>
      </w:r>
    </w:p>
    <w:p w:rsidR="00000000" w:rsidDel="00000000" w:rsidP="00000000" w:rsidRDefault="00000000" w:rsidRPr="00000000" w14:paraId="000001B5">
      <w:pPr>
        <w:numPr>
          <w:ilvl w:val="0"/>
          <w:numId w:val="190"/>
        </w:numPr>
        <w:spacing w:after="0" w:before="0" w:lineRule="auto"/>
        <w:ind w:left="720" w:hanging="360"/>
        <w:rPr/>
      </w:pPr>
      <w:r w:rsidDel="00000000" w:rsidR="00000000" w:rsidRPr="00000000">
        <w:rPr>
          <w:rtl w:val="0"/>
        </w:rPr>
        <w:t xml:space="preserve">Honor Time &amp; Space</w:t>
        <w:br w:type="textWrapping"/>
        <w:br w:type="textWrapping"/>
        <w:t xml:space="preserve"> Keep contributions concise and relevant so others can be heard.</w:t>
        <w:br w:type="textWrapping"/>
      </w:r>
    </w:p>
    <w:p w:rsidR="00000000" w:rsidDel="00000000" w:rsidP="00000000" w:rsidRDefault="00000000" w:rsidRPr="00000000" w14:paraId="000001B6">
      <w:pPr>
        <w:numPr>
          <w:ilvl w:val="0"/>
          <w:numId w:val="190"/>
        </w:numPr>
        <w:spacing w:after="0" w:before="0" w:lineRule="auto"/>
        <w:ind w:left="720" w:hanging="360"/>
        <w:rPr/>
      </w:pPr>
      <w:r w:rsidDel="00000000" w:rsidR="00000000" w:rsidRPr="00000000">
        <w:rPr>
          <w:rtl w:val="0"/>
        </w:rPr>
        <w:t xml:space="preserve">Stay Curious, Not Combative</w:t>
        <w:br w:type="textWrapping"/>
        <w:br w:type="textWrapping"/>
        <w:t xml:space="preserve"> We welcome diverse perspectives, offered with care and humility.</w:t>
        <w:br w:type="textWrapping"/>
      </w:r>
    </w:p>
    <w:p w:rsidR="00000000" w:rsidDel="00000000" w:rsidP="00000000" w:rsidRDefault="00000000" w:rsidRPr="00000000" w14:paraId="000001B7">
      <w:pPr>
        <w:numPr>
          <w:ilvl w:val="0"/>
          <w:numId w:val="190"/>
        </w:numPr>
        <w:spacing w:after="0" w:before="0" w:lineRule="auto"/>
        <w:ind w:left="720" w:hanging="360"/>
        <w:rPr/>
      </w:pPr>
      <w:r w:rsidDel="00000000" w:rsidR="00000000" w:rsidRPr="00000000">
        <w:rPr>
          <w:rtl w:val="0"/>
        </w:rPr>
        <w:t xml:space="preserve">Support Collective Coherence</w:t>
        <w:br w:type="textWrapping"/>
        <w:br w:type="textWrapping"/>
        <w:t xml:space="preserve"> If something feels off, name it respectfully or reach out to a moderator.</w:t>
        <w:br w:type="textWrapping"/>
      </w:r>
    </w:p>
    <w:p w:rsidR="00000000" w:rsidDel="00000000" w:rsidP="00000000" w:rsidRDefault="00000000" w:rsidRPr="00000000" w14:paraId="000001B8">
      <w:pPr>
        <w:numPr>
          <w:ilvl w:val="0"/>
          <w:numId w:val="190"/>
        </w:numPr>
        <w:spacing w:after="480" w:before="0" w:lineRule="auto"/>
        <w:ind w:left="720" w:hanging="360"/>
        <w:rPr/>
      </w:pPr>
      <w:r w:rsidDel="00000000" w:rsidR="00000000" w:rsidRPr="00000000">
        <w:rPr>
          <w:rtl w:val="0"/>
        </w:rPr>
        <w:t xml:space="preserve">Right to Removal</w:t>
        <w:br w:type="textWrapping"/>
        <w:br w:type="textWrapping"/>
        <w:t xml:space="preserve"> Moderators may mute, remove, or ban participants who violate these agreements.</w:t>
        <w:br w:type="textWrapping"/>
      </w:r>
    </w:p>
    <w:p w:rsidR="00000000" w:rsidDel="00000000" w:rsidP="00000000" w:rsidRDefault="00000000" w:rsidRPr="00000000" w14:paraId="000001B9">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1"/>
        <w:keepNext w:val="0"/>
        <w:keepLines w:val="0"/>
        <w:ind w:left="0" w:firstLine="0"/>
        <w:rPr>
          <w:sz w:val="46"/>
          <w:szCs w:val="46"/>
        </w:rPr>
      </w:pPr>
      <w:bookmarkStart w:colFirst="0" w:colLast="0" w:name="_88nlamd0gdh" w:id="35"/>
      <w:bookmarkEnd w:id="35"/>
      <w:r w:rsidDel="00000000" w:rsidR="00000000" w:rsidRPr="00000000">
        <w:rPr>
          <w:sz w:val="46"/>
          <w:szCs w:val="46"/>
          <w:rtl w:val="0"/>
        </w:rPr>
        <w:t xml:space="preserve">4) CONSENT LANGUAGE</w:t>
      </w:r>
    </w:p>
    <w:p w:rsidR="00000000" w:rsidDel="00000000" w:rsidP="00000000" w:rsidRDefault="00000000" w:rsidRPr="00000000" w14:paraId="000001BB">
      <w:pPr>
        <w:spacing w:after="240" w:before="240" w:lineRule="auto"/>
        <w:ind w:left="0" w:firstLine="0"/>
        <w:rPr/>
      </w:pPr>
      <w:r w:rsidDel="00000000" w:rsidR="00000000" w:rsidRPr="00000000">
        <w:rPr>
          <w:rtl w:val="0"/>
        </w:rPr>
        <w:t xml:space="preserve">(For recordings + participation)</w:t>
      </w:r>
    </w:p>
    <w:p w:rsidR="00000000" w:rsidDel="00000000" w:rsidP="00000000" w:rsidRDefault="00000000" w:rsidRPr="00000000" w14:paraId="000001BC">
      <w:pPr>
        <w:spacing w:after="240" w:before="240" w:lineRule="auto"/>
        <w:ind w:left="0" w:firstLine="0"/>
        <w:rPr/>
      </w:pPr>
      <w:r w:rsidDel="00000000" w:rsidR="00000000" w:rsidRPr="00000000">
        <w:rPr>
          <w:rtl w:val="0"/>
        </w:rPr>
        <w:t xml:space="preserve">Consent Statement (Checkbox Text):</w:t>
      </w:r>
    </w:p>
    <w:p w:rsidR="00000000" w:rsidDel="00000000" w:rsidP="00000000" w:rsidRDefault="00000000" w:rsidRPr="00000000" w14:paraId="000001BD">
      <w:pPr>
        <w:spacing w:after="240" w:before="240" w:lineRule="auto"/>
        <w:ind w:left="0" w:firstLine="0"/>
        <w:rPr/>
      </w:pPr>
      <w:r w:rsidDel="00000000" w:rsidR="00000000" w:rsidRPr="00000000">
        <w:rPr>
          <w:rtl w:val="0"/>
        </w:rPr>
        <w:t xml:space="preserve">By participating in this session, I acknowledge and agree that:</w:t>
      </w:r>
    </w:p>
    <w:p w:rsidR="00000000" w:rsidDel="00000000" w:rsidP="00000000" w:rsidRDefault="00000000" w:rsidRPr="00000000" w14:paraId="000001BE">
      <w:pPr>
        <w:numPr>
          <w:ilvl w:val="0"/>
          <w:numId w:val="198"/>
        </w:numPr>
        <w:spacing w:after="0" w:before="480" w:lineRule="auto"/>
        <w:ind w:left="720" w:hanging="360"/>
        <w:rPr/>
      </w:pPr>
      <w:r w:rsidDel="00000000" w:rsidR="00000000" w:rsidRPr="00000000">
        <w:rPr>
          <w:rtl w:val="0"/>
        </w:rPr>
        <w:t xml:space="preserve">I may be recorded if I turn on my camera or unmute my microphone</w:t>
        <w:br w:type="textWrapping"/>
      </w:r>
    </w:p>
    <w:p w:rsidR="00000000" w:rsidDel="00000000" w:rsidP="00000000" w:rsidRDefault="00000000" w:rsidRPr="00000000" w14:paraId="000001BF">
      <w:pPr>
        <w:numPr>
          <w:ilvl w:val="0"/>
          <w:numId w:val="198"/>
        </w:numPr>
        <w:spacing w:after="0" w:before="0" w:lineRule="auto"/>
        <w:ind w:left="720" w:hanging="360"/>
        <w:rPr/>
      </w:pPr>
      <w:r w:rsidDel="00000000" w:rsidR="00000000" w:rsidRPr="00000000">
        <w:rPr>
          <w:rtl w:val="0"/>
        </w:rPr>
        <w:t xml:space="preserve">My voice and/or image may be included in publicly shared replays, clips, or educational materials</w:t>
        <w:br w:type="textWrapping"/>
      </w:r>
    </w:p>
    <w:p w:rsidR="00000000" w:rsidDel="00000000" w:rsidP="00000000" w:rsidRDefault="00000000" w:rsidRPr="00000000" w14:paraId="000001C0">
      <w:pPr>
        <w:numPr>
          <w:ilvl w:val="0"/>
          <w:numId w:val="198"/>
        </w:numPr>
        <w:spacing w:after="0" w:before="0" w:lineRule="auto"/>
        <w:ind w:left="720" w:hanging="360"/>
        <w:rPr/>
      </w:pPr>
      <w:r w:rsidDel="00000000" w:rsidR="00000000" w:rsidRPr="00000000">
        <w:rPr>
          <w:rtl w:val="0"/>
        </w:rPr>
        <w:t xml:space="preserve">I retain ownership of my original ideas and expressions</w:t>
        <w:br w:type="textWrapping"/>
      </w:r>
    </w:p>
    <w:p w:rsidR="00000000" w:rsidDel="00000000" w:rsidP="00000000" w:rsidRDefault="00000000" w:rsidRPr="00000000" w14:paraId="000001C1">
      <w:pPr>
        <w:numPr>
          <w:ilvl w:val="0"/>
          <w:numId w:val="198"/>
        </w:numPr>
        <w:spacing w:after="0" w:before="0" w:lineRule="auto"/>
        <w:ind w:left="720" w:hanging="360"/>
        <w:rPr/>
      </w:pPr>
      <w:r w:rsidDel="00000000" w:rsidR="00000000" w:rsidRPr="00000000">
        <w:rPr>
          <w:rtl w:val="0"/>
        </w:rPr>
        <w:t xml:space="preserve">I grant permission for non-commercial, mission-aligned use of this content</w:t>
        <w:br w:type="textWrapping"/>
      </w:r>
    </w:p>
    <w:p w:rsidR="00000000" w:rsidDel="00000000" w:rsidP="00000000" w:rsidRDefault="00000000" w:rsidRPr="00000000" w14:paraId="000001C2">
      <w:pPr>
        <w:numPr>
          <w:ilvl w:val="0"/>
          <w:numId w:val="198"/>
        </w:numPr>
        <w:spacing w:after="480" w:before="0" w:lineRule="auto"/>
        <w:ind w:left="720" w:hanging="360"/>
        <w:rPr/>
      </w:pPr>
      <w:r w:rsidDel="00000000" w:rsidR="00000000" w:rsidRPr="00000000">
        <w:rPr>
          <w:rtl w:val="0"/>
        </w:rPr>
        <w:t xml:space="preserve">I can request removal of my contribution from published materials at any time</w:t>
        <w:br w:type="textWrapping"/>
      </w:r>
    </w:p>
    <w:p w:rsidR="00000000" w:rsidDel="00000000" w:rsidP="00000000" w:rsidRDefault="00000000" w:rsidRPr="00000000" w14:paraId="000001C3">
      <w:pPr>
        <w:spacing w:after="240" w:before="240" w:lineRule="auto"/>
        <w:ind w:left="0" w:firstLine="0"/>
        <w:rPr/>
      </w:pPr>
      <w:r w:rsidDel="00000000" w:rsidR="00000000" w:rsidRPr="00000000">
        <w:rPr>
          <w:rtl w:val="0"/>
        </w:rPr>
        <w:t xml:space="preserve">(For Heart Sharing Circles)</w:t>
      </w:r>
    </w:p>
    <w:p w:rsidR="00000000" w:rsidDel="00000000" w:rsidP="00000000" w:rsidRDefault="00000000" w:rsidRPr="00000000" w14:paraId="000001C4">
      <w:pPr>
        <w:spacing w:after="240" w:before="240" w:lineRule="auto"/>
        <w:ind w:left="0" w:firstLine="0"/>
        <w:rPr/>
      </w:pPr>
      <w:r w:rsidDel="00000000" w:rsidR="00000000" w:rsidRPr="00000000">
        <w:rPr>
          <w:rtl w:val="0"/>
        </w:rPr>
        <w:t xml:space="preserve">This session will not be recorded. Please honor the sacred container by not recording or sharing content externally.</w:t>
      </w:r>
    </w:p>
    <w:p w:rsidR="00000000" w:rsidDel="00000000" w:rsidP="00000000" w:rsidRDefault="00000000" w:rsidRPr="00000000" w14:paraId="000001C5">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1"/>
        <w:keepNext w:val="0"/>
        <w:keepLines w:val="0"/>
        <w:ind w:left="0" w:firstLine="0"/>
        <w:rPr/>
      </w:pPr>
      <w:bookmarkStart w:colFirst="0" w:colLast="0" w:name="_7xznk3v9sbfe" w:id="36"/>
      <w:bookmarkEnd w:id="36"/>
      <w:r w:rsidDel="00000000" w:rsidR="00000000" w:rsidRPr="00000000">
        <w:rPr>
          <w:sz w:val="46"/>
          <w:szCs w:val="46"/>
          <w:rtl w:val="0"/>
        </w:rPr>
        <w:t xml:space="preserve">5) MODERATOR SCRIPTS</w:t>
      </w:r>
      <w:r w:rsidDel="00000000" w:rsidR="00000000" w:rsidRPr="00000000">
        <w:rPr>
          <w:rtl w:val="0"/>
        </w:rPr>
      </w:r>
    </w:p>
    <w:p w:rsidR="00000000" w:rsidDel="00000000" w:rsidP="00000000" w:rsidRDefault="00000000" w:rsidRPr="00000000" w14:paraId="000001C7">
      <w:pPr>
        <w:pStyle w:val="Heading3"/>
        <w:keepNext w:val="0"/>
        <w:keepLines w:val="0"/>
        <w:ind w:left="0" w:firstLine="0"/>
        <w:rPr>
          <w:sz w:val="26"/>
          <w:szCs w:val="26"/>
        </w:rPr>
      </w:pPr>
      <w:bookmarkStart w:colFirst="0" w:colLast="0" w:name="_h4uv9m1la4u1" w:id="37"/>
      <w:bookmarkEnd w:id="37"/>
      <w:r w:rsidDel="00000000" w:rsidR="00000000" w:rsidRPr="00000000">
        <w:rPr>
          <w:sz w:val="26"/>
          <w:szCs w:val="26"/>
          <w:rtl w:val="0"/>
        </w:rPr>
        <w:t xml:space="preserve">A) Opening Script (2–3 minutes)</w:t>
      </w:r>
    </w:p>
    <w:p w:rsidR="00000000" w:rsidDel="00000000" w:rsidP="00000000" w:rsidRDefault="00000000" w:rsidRPr="00000000" w14:paraId="000001C8">
      <w:pPr>
        <w:spacing w:after="240" w:before="240" w:lineRule="auto"/>
        <w:ind w:left="0" w:firstLine="0"/>
        <w:rPr/>
      </w:pPr>
      <w:r w:rsidDel="00000000" w:rsidR="00000000" w:rsidRPr="00000000">
        <w:rPr>
          <w:rtl w:val="0"/>
        </w:rPr>
        <w:t xml:space="preserve">“Welcome everyone. I’m so glad you’re here.</w:t>
      </w:r>
    </w:p>
    <w:p w:rsidR="00000000" w:rsidDel="00000000" w:rsidP="00000000" w:rsidRDefault="00000000" w:rsidRPr="00000000" w14:paraId="000001C9">
      <w:pPr>
        <w:spacing w:after="240" w:before="240" w:lineRule="auto"/>
        <w:ind w:left="0" w:firstLine="0"/>
        <w:rPr/>
      </w:pPr>
      <w:r w:rsidDel="00000000" w:rsidR="00000000" w:rsidRPr="00000000">
        <w:rPr>
          <w:rtl w:val="0"/>
        </w:rPr>
        <w:t xml:space="preserve">This is an intentional space for shared learning, reflection, and co-creation.</w:t>
      </w:r>
    </w:p>
    <w:p w:rsidR="00000000" w:rsidDel="00000000" w:rsidP="00000000" w:rsidRDefault="00000000" w:rsidRPr="00000000" w14:paraId="000001CA">
      <w:pPr>
        <w:spacing w:after="240" w:before="240" w:lineRule="auto"/>
        <w:ind w:left="0" w:firstLine="0"/>
        <w:rPr/>
      </w:pPr>
      <w:r w:rsidDel="00000000" w:rsidR="00000000" w:rsidRPr="00000000">
        <w:rPr>
          <w:rtl w:val="0"/>
        </w:rPr>
        <w:t xml:space="preserve">Before we begin, a few quick notes:</w:t>
      </w:r>
    </w:p>
    <w:p w:rsidR="00000000" w:rsidDel="00000000" w:rsidP="00000000" w:rsidRDefault="00000000" w:rsidRPr="00000000" w14:paraId="000001CB">
      <w:pPr>
        <w:numPr>
          <w:ilvl w:val="0"/>
          <w:numId w:val="145"/>
        </w:numPr>
        <w:spacing w:after="0" w:before="480" w:lineRule="auto"/>
        <w:ind w:left="720" w:hanging="360"/>
        <w:rPr/>
      </w:pPr>
      <w:r w:rsidDel="00000000" w:rsidR="00000000" w:rsidRPr="00000000">
        <w:rPr>
          <w:rtl w:val="0"/>
        </w:rPr>
        <w:t xml:space="preserve">Everyone is muted on entry to protect the container</w:t>
        <w:br w:type="textWrapping"/>
      </w:r>
    </w:p>
    <w:p w:rsidR="00000000" w:rsidDel="00000000" w:rsidP="00000000" w:rsidRDefault="00000000" w:rsidRPr="00000000" w14:paraId="000001CC">
      <w:pPr>
        <w:numPr>
          <w:ilvl w:val="0"/>
          <w:numId w:val="145"/>
        </w:numPr>
        <w:spacing w:after="0" w:before="0" w:lineRule="auto"/>
        <w:ind w:left="720" w:hanging="360"/>
        <w:rPr/>
      </w:pPr>
      <w:r w:rsidDel="00000000" w:rsidR="00000000" w:rsidRPr="00000000">
        <w:rPr>
          <w:rtl w:val="0"/>
        </w:rPr>
        <w:t xml:space="preserve">You’re welcome to keep your camera on or off</w:t>
        <w:br w:type="textWrapping"/>
      </w:r>
    </w:p>
    <w:p w:rsidR="00000000" w:rsidDel="00000000" w:rsidP="00000000" w:rsidRDefault="00000000" w:rsidRPr="00000000" w14:paraId="000001CD">
      <w:pPr>
        <w:numPr>
          <w:ilvl w:val="0"/>
          <w:numId w:val="145"/>
        </w:numPr>
        <w:spacing w:after="0" w:before="0" w:lineRule="auto"/>
        <w:ind w:left="720" w:hanging="360"/>
        <w:rPr/>
      </w:pPr>
      <w:r w:rsidDel="00000000" w:rsidR="00000000" w:rsidRPr="00000000">
        <w:rPr>
          <w:rtl w:val="0"/>
        </w:rPr>
        <w:t xml:space="preserve">If you’d like to speak, please raise your hand or share in the chat</w:t>
        <w:br w:type="textWrapping"/>
      </w:r>
    </w:p>
    <w:p w:rsidR="00000000" w:rsidDel="00000000" w:rsidP="00000000" w:rsidRDefault="00000000" w:rsidRPr="00000000" w14:paraId="000001CE">
      <w:pPr>
        <w:numPr>
          <w:ilvl w:val="0"/>
          <w:numId w:val="145"/>
        </w:numPr>
        <w:spacing w:after="0" w:before="0" w:lineRule="auto"/>
        <w:ind w:left="720" w:hanging="360"/>
        <w:rPr/>
      </w:pPr>
      <w:r w:rsidDel="00000000" w:rsidR="00000000" w:rsidRPr="00000000">
        <w:rPr>
          <w:rtl w:val="0"/>
        </w:rPr>
        <w:t xml:space="preserve">We’ll invite people to unmute when it’s time to share</w:t>
        <w:br w:type="textWrapping"/>
      </w:r>
    </w:p>
    <w:p w:rsidR="00000000" w:rsidDel="00000000" w:rsidP="00000000" w:rsidRDefault="00000000" w:rsidRPr="00000000" w14:paraId="000001CF">
      <w:pPr>
        <w:numPr>
          <w:ilvl w:val="0"/>
          <w:numId w:val="145"/>
        </w:numPr>
        <w:spacing w:after="480" w:before="0" w:lineRule="auto"/>
        <w:ind w:left="720" w:hanging="360"/>
        <w:rPr/>
      </w:pPr>
      <w:r w:rsidDel="00000000" w:rsidR="00000000" w:rsidRPr="00000000">
        <w:rPr>
          <w:rtl w:val="0"/>
        </w:rPr>
        <w:t xml:space="preserve">Please review and honor our community agreements</w:t>
        <w:br w:type="textWrapping"/>
      </w:r>
    </w:p>
    <w:p w:rsidR="00000000" w:rsidDel="00000000" w:rsidP="00000000" w:rsidRDefault="00000000" w:rsidRPr="00000000" w14:paraId="000001D0">
      <w:pPr>
        <w:spacing w:after="240" w:before="240" w:lineRule="auto"/>
        <w:ind w:left="0" w:firstLine="0"/>
        <w:rPr/>
      </w:pPr>
      <w:r w:rsidDel="00000000" w:rsidR="00000000" w:rsidRPr="00000000">
        <w:rPr>
          <w:rtl w:val="0"/>
        </w:rPr>
        <w:t xml:space="preserve">This session [is / is not] being recorded.</w:t>
      </w:r>
    </w:p>
    <w:p w:rsidR="00000000" w:rsidDel="00000000" w:rsidP="00000000" w:rsidRDefault="00000000" w:rsidRPr="00000000" w14:paraId="000001D1">
      <w:pPr>
        <w:spacing w:after="240" w:before="240" w:lineRule="auto"/>
        <w:ind w:left="0" w:firstLine="0"/>
        <w:rPr/>
      </w:pPr>
      <w:r w:rsidDel="00000000" w:rsidR="00000000" w:rsidRPr="00000000">
        <w:rPr>
          <w:rtl w:val="0"/>
        </w:rPr>
        <w:t xml:space="preserve">If you’d prefer not to be included, please keep your camera off and remain muted.</w:t>
      </w:r>
    </w:p>
    <w:p w:rsidR="00000000" w:rsidDel="00000000" w:rsidP="00000000" w:rsidRDefault="00000000" w:rsidRPr="00000000" w14:paraId="000001D2">
      <w:pPr>
        <w:spacing w:after="240" w:before="240" w:lineRule="auto"/>
        <w:ind w:left="0" w:firstLine="0"/>
        <w:rPr/>
      </w:pPr>
      <w:r w:rsidDel="00000000" w:rsidR="00000000" w:rsidRPr="00000000">
        <w:rPr>
          <w:rtl w:val="0"/>
        </w:rPr>
        <w:t xml:space="preserve">Let’s begin with a brief grounding breath together…”</w:t>
      </w:r>
    </w:p>
    <w:p w:rsidR="00000000" w:rsidDel="00000000" w:rsidP="00000000" w:rsidRDefault="00000000" w:rsidRPr="00000000" w14:paraId="000001D3">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3"/>
        <w:keepNext w:val="0"/>
        <w:keepLines w:val="0"/>
        <w:ind w:left="0" w:firstLine="0"/>
        <w:rPr>
          <w:sz w:val="26"/>
          <w:szCs w:val="26"/>
        </w:rPr>
      </w:pPr>
      <w:bookmarkStart w:colFirst="0" w:colLast="0" w:name="_9wwofc9xtwqp" w:id="38"/>
      <w:bookmarkEnd w:id="38"/>
      <w:r w:rsidDel="00000000" w:rsidR="00000000" w:rsidRPr="00000000">
        <w:rPr>
          <w:sz w:val="26"/>
          <w:szCs w:val="26"/>
          <w:rtl w:val="0"/>
        </w:rPr>
        <w:t xml:space="preserve">B) Inviting Participation</w:t>
      </w:r>
    </w:p>
    <w:p w:rsidR="00000000" w:rsidDel="00000000" w:rsidP="00000000" w:rsidRDefault="00000000" w:rsidRPr="00000000" w14:paraId="000001D5">
      <w:pPr>
        <w:spacing w:after="240" w:before="240" w:lineRule="auto"/>
        <w:ind w:left="0" w:firstLine="0"/>
        <w:rPr/>
      </w:pPr>
      <w:r w:rsidDel="00000000" w:rsidR="00000000" w:rsidRPr="00000000">
        <w:rPr>
          <w:rtl w:val="0"/>
        </w:rPr>
        <w:t xml:space="preserve">“We’re opening the space for reflections or questions now.</w:t>
      </w:r>
    </w:p>
    <w:p w:rsidR="00000000" w:rsidDel="00000000" w:rsidP="00000000" w:rsidRDefault="00000000" w:rsidRPr="00000000" w14:paraId="000001D6">
      <w:pPr>
        <w:spacing w:after="240" w:before="240" w:lineRule="auto"/>
        <w:ind w:left="0" w:firstLine="0"/>
        <w:rPr/>
      </w:pPr>
      <w:r w:rsidDel="00000000" w:rsidR="00000000" w:rsidRPr="00000000">
        <w:rPr>
          <w:rtl w:val="0"/>
        </w:rPr>
        <w:t xml:space="preserve">If you feel called to share, please raise your hand or drop a short note in the chat.</w:t>
      </w:r>
    </w:p>
    <w:p w:rsidR="00000000" w:rsidDel="00000000" w:rsidP="00000000" w:rsidRDefault="00000000" w:rsidRPr="00000000" w14:paraId="000001D7">
      <w:pPr>
        <w:spacing w:after="240" w:before="240" w:lineRule="auto"/>
        <w:ind w:left="0" w:firstLine="0"/>
        <w:rPr/>
      </w:pPr>
      <w:r w:rsidDel="00000000" w:rsidR="00000000" w:rsidRPr="00000000">
        <w:rPr>
          <w:rtl w:val="0"/>
        </w:rPr>
        <w:t xml:space="preserve">We’ll invite one person at a time to unmute.”</w:t>
      </w:r>
    </w:p>
    <w:p w:rsidR="00000000" w:rsidDel="00000000" w:rsidP="00000000" w:rsidRDefault="00000000" w:rsidRPr="00000000" w14:paraId="000001D8">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3"/>
        <w:keepNext w:val="0"/>
        <w:keepLines w:val="0"/>
        <w:ind w:left="0" w:firstLine="0"/>
        <w:rPr>
          <w:sz w:val="26"/>
          <w:szCs w:val="26"/>
        </w:rPr>
      </w:pPr>
      <w:bookmarkStart w:colFirst="0" w:colLast="0" w:name="_qmtkjeghuvfy" w:id="39"/>
      <w:bookmarkEnd w:id="39"/>
      <w:r w:rsidDel="00000000" w:rsidR="00000000" w:rsidRPr="00000000">
        <w:rPr>
          <w:sz w:val="26"/>
          <w:szCs w:val="26"/>
          <w:rtl w:val="0"/>
        </w:rPr>
        <w:t xml:space="preserve">C) Gentle Redirection Script</w:t>
      </w:r>
    </w:p>
    <w:p w:rsidR="00000000" w:rsidDel="00000000" w:rsidP="00000000" w:rsidRDefault="00000000" w:rsidRPr="00000000" w14:paraId="000001DA">
      <w:pPr>
        <w:spacing w:after="240" w:before="240" w:lineRule="auto"/>
        <w:ind w:left="0" w:firstLine="0"/>
        <w:rPr/>
      </w:pPr>
      <w:r w:rsidDel="00000000" w:rsidR="00000000" w:rsidRPr="00000000">
        <w:rPr>
          <w:rtl w:val="0"/>
        </w:rPr>
        <w:t xml:space="preserve">“Thank you for sharing. I’m going to gently pause you there so we can hear from others as well.”</w:t>
      </w:r>
    </w:p>
    <w:p w:rsidR="00000000" w:rsidDel="00000000" w:rsidP="00000000" w:rsidRDefault="00000000" w:rsidRPr="00000000" w14:paraId="000001DB">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3"/>
        <w:keepNext w:val="0"/>
        <w:keepLines w:val="0"/>
        <w:ind w:left="0" w:firstLine="0"/>
        <w:rPr>
          <w:sz w:val="26"/>
          <w:szCs w:val="26"/>
        </w:rPr>
      </w:pPr>
      <w:bookmarkStart w:colFirst="0" w:colLast="0" w:name="_lawyz27o2o4" w:id="40"/>
      <w:bookmarkEnd w:id="40"/>
      <w:r w:rsidDel="00000000" w:rsidR="00000000" w:rsidRPr="00000000">
        <w:rPr>
          <w:sz w:val="26"/>
          <w:szCs w:val="26"/>
          <w:rtl w:val="0"/>
        </w:rPr>
        <w:t xml:space="preserve">D) Boundary Script (if someone dominates or goes off-topic)</w:t>
      </w:r>
    </w:p>
    <w:p w:rsidR="00000000" w:rsidDel="00000000" w:rsidP="00000000" w:rsidRDefault="00000000" w:rsidRPr="00000000" w14:paraId="000001DD">
      <w:pPr>
        <w:spacing w:after="240" w:before="240" w:lineRule="auto"/>
        <w:ind w:left="0" w:firstLine="0"/>
        <w:rPr/>
      </w:pPr>
      <w:r w:rsidDel="00000000" w:rsidR="00000000" w:rsidRPr="00000000">
        <w:rPr>
          <w:rtl w:val="0"/>
        </w:rPr>
        <w:t xml:space="preserve">“I appreciate your passion. I’m going to bring us back to the core theme so we can stay in collective coherence.”</w:t>
      </w:r>
    </w:p>
    <w:p w:rsidR="00000000" w:rsidDel="00000000" w:rsidP="00000000" w:rsidRDefault="00000000" w:rsidRPr="00000000" w14:paraId="000001DE">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3"/>
        <w:keepNext w:val="0"/>
        <w:keepLines w:val="0"/>
        <w:ind w:left="0" w:firstLine="0"/>
        <w:rPr>
          <w:sz w:val="26"/>
          <w:szCs w:val="26"/>
        </w:rPr>
      </w:pPr>
      <w:bookmarkStart w:colFirst="0" w:colLast="0" w:name="_z057itamk9bj" w:id="41"/>
      <w:bookmarkEnd w:id="41"/>
      <w:r w:rsidDel="00000000" w:rsidR="00000000" w:rsidRPr="00000000">
        <w:rPr>
          <w:sz w:val="26"/>
          <w:szCs w:val="26"/>
          <w:rtl w:val="0"/>
        </w:rPr>
        <w:t xml:space="preserve">E) Disruption Script (last-resort safety)</w:t>
      </w:r>
    </w:p>
    <w:p w:rsidR="00000000" w:rsidDel="00000000" w:rsidP="00000000" w:rsidRDefault="00000000" w:rsidRPr="00000000" w14:paraId="000001E0">
      <w:pPr>
        <w:spacing w:after="240" w:before="240" w:lineRule="auto"/>
        <w:ind w:left="0" w:firstLine="0"/>
        <w:rPr/>
      </w:pPr>
      <w:r w:rsidDel="00000000" w:rsidR="00000000" w:rsidRPr="00000000">
        <w:rPr>
          <w:rtl w:val="0"/>
        </w:rPr>
        <w:t xml:space="preserve">“This space is guided by shared agreements.</w:t>
      </w:r>
    </w:p>
    <w:p w:rsidR="00000000" w:rsidDel="00000000" w:rsidP="00000000" w:rsidRDefault="00000000" w:rsidRPr="00000000" w14:paraId="000001E1">
      <w:pPr>
        <w:spacing w:after="240" w:before="240" w:lineRule="auto"/>
        <w:ind w:left="0" w:firstLine="0"/>
        <w:rPr/>
      </w:pPr>
      <w:r w:rsidDel="00000000" w:rsidR="00000000" w:rsidRPr="00000000">
        <w:rPr>
          <w:rtl w:val="0"/>
        </w:rPr>
        <w:t xml:space="preserve">I’m going to mute/remove you now to protect the container.”</w:t>
      </w:r>
    </w:p>
    <w:p w:rsidR="00000000" w:rsidDel="00000000" w:rsidP="00000000" w:rsidRDefault="00000000" w:rsidRPr="00000000" w14:paraId="000001E2">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3"/>
        <w:keepNext w:val="0"/>
        <w:keepLines w:val="0"/>
        <w:ind w:left="0" w:firstLine="0"/>
        <w:rPr>
          <w:sz w:val="26"/>
          <w:szCs w:val="26"/>
        </w:rPr>
      </w:pPr>
      <w:bookmarkStart w:colFirst="0" w:colLast="0" w:name="_ou5jgg4ibftu" w:id="42"/>
      <w:bookmarkEnd w:id="42"/>
      <w:r w:rsidDel="00000000" w:rsidR="00000000" w:rsidRPr="00000000">
        <w:rPr>
          <w:sz w:val="26"/>
          <w:szCs w:val="26"/>
          <w:rtl w:val="0"/>
        </w:rPr>
        <w:t xml:space="preserve">F) Closing Script</w:t>
      </w:r>
    </w:p>
    <w:p w:rsidR="00000000" w:rsidDel="00000000" w:rsidP="00000000" w:rsidRDefault="00000000" w:rsidRPr="00000000" w14:paraId="000001E4">
      <w:pPr>
        <w:spacing w:after="240" w:before="240" w:lineRule="auto"/>
        <w:ind w:left="0" w:firstLine="0"/>
        <w:rPr/>
      </w:pPr>
      <w:r w:rsidDel="00000000" w:rsidR="00000000" w:rsidRPr="00000000">
        <w:rPr>
          <w:rtl w:val="0"/>
        </w:rPr>
        <w:t xml:space="preserve">“Thank you all for your presence, your honesty, and your care.</w:t>
      </w:r>
    </w:p>
    <w:p w:rsidR="00000000" w:rsidDel="00000000" w:rsidP="00000000" w:rsidRDefault="00000000" w:rsidRPr="00000000" w14:paraId="000001E5">
      <w:pPr>
        <w:spacing w:after="240" w:before="240" w:lineRule="auto"/>
        <w:ind w:left="0" w:firstLine="0"/>
        <w:rPr/>
      </w:pPr>
      <w:r w:rsidDel="00000000" w:rsidR="00000000" w:rsidRPr="00000000">
        <w:rPr>
          <w:rtl w:val="0"/>
        </w:rPr>
        <w:t xml:space="preserve">This is a living experiment in what’s possible when we gather with intention.</w:t>
      </w:r>
    </w:p>
    <w:p w:rsidR="00000000" w:rsidDel="00000000" w:rsidP="00000000" w:rsidRDefault="00000000" w:rsidRPr="00000000" w14:paraId="000001E6">
      <w:pPr>
        <w:spacing w:after="240" w:before="240" w:lineRule="auto"/>
        <w:ind w:left="0" w:firstLine="0"/>
        <w:rPr/>
      </w:pPr>
      <w:r w:rsidDel="00000000" w:rsidR="00000000" w:rsidRPr="00000000">
        <w:rPr>
          <w:rtl w:val="0"/>
        </w:rPr>
        <w:t xml:space="preserve">If you’d like to:</w:t>
      </w:r>
    </w:p>
    <w:p w:rsidR="00000000" w:rsidDel="00000000" w:rsidP="00000000" w:rsidRDefault="00000000" w:rsidRPr="00000000" w14:paraId="000001E7">
      <w:pPr>
        <w:numPr>
          <w:ilvl w:val="0"/>
          <w:numId w:val="177"/>
        </w:numPr>
        <w:spacing w:after="0" w:before="480" w:lineRule="auto"/>
        <w:ind w:left="720" w:hanging="360"/>
        <w:rPr/>
      </w:pPr>
      <w:r w:rsidDel="00000000" w:rsidR="00000000" w:rsidRPr="00000000">
        <w:rPr>
          <w:rtl w:val="0"/>
        </w:rPr>
        <w:t xml:space="preserve">Join future sessions</w:t>
        <w:br w:type="textWrapping"/>
      </w:r>
    </w:p>
    <w:p w:rsidR="00000000" w:rsidDel="00000000" w:rsidP="00000000" w:rsidRDefault="00000000" w:rsidRPr="00000000" w14:paraId="000001E8">
      <w:pPr>
        <w:numPr>
          <w:ilvl w:val="0"/>
          <w:numId w:val="177"/>
        </w:numPr>
        <w:spacing w:after="0" w:before="0" w:lineRule="auto"/>
        <w:ind w:left="720" w:hanging="360"/>
        <w:rPr/>
      </w:pPr>
      <w:r w:rsidDel="00000000" w:rsidR="00000000" w:rsidRPr="00000000">
        <w:rPr>
          <w:rtl w:val="0"/>
        </w:rPr>
        <w:t xml:space="preserve">Propose a topic</w:t>
        <w:br w:type="textWrapping"/>
      </w:r>
    </w:p>
    <w:p w:rsidR="00000000" w:rsidDel="00000000" w:rsidP="00000000" w:rsidRDefault="00000000" w:rsidRPr="00000000" w14:paraId="000001E9">
      <w:pPr>
        <w:numPr>
          <w:ilvl w:val="0"/>
          <w:numId w:val="177"/>
        </w:numPr>
        <w:spacing w:after="0" w:before="0" w:lineRule="auto"/>
        <w:ind w:left="720" w:hanging="360"/>
        <w:rPr/>
      </w:pPr>
      <w:r w:rsidDel="00000000" w:rsidR="00000000" w:rsidRPr="00000000">
        <w:rPr>
          <w:rtl w:val="0"/>
        </w:rPr>
        <w:t xml:space="preserve">Rewatch this conversation</w:t>
        <w:br w:type="textWrapping"/>
      </w:r>
    </w:p>
    <w:p w:rsidR="00000000" w:rsidDel="00000000" w:rsidP="00000000" w:rsidRDefault="00000000" w:rsidRPr="00000000" w14:paraId="000001EA">
      <w:pPr>
        <w:numPr>
          <w:ilvl w:val="0"/>
          <w:numId w:val="177"/>
        </w:numPr>
        <w:spacing w:after="480" w:before="0" w:lineRule="auto"/>
        <w:ind w:left="720" w:hanging="360"/>
        <w:rPr/>
      </w:pPr>
      <w:r w:rsidDel="00000000" w:rsidR="00000000" w:rsidRPr="00000000">
        <w:rPr>
          <w:rtl w:val="0"/>
        </w:rPr>
        <w:t xml:space="preserve">Support the work</w:t>
        <w:br w:type="textWrapping"/>
      </w:r>
    </w:p>
    <w:p w:rsidR="00000000" w:rsidDel="00000000" w:rsidP="00000000" w:rsidRDefault="00000000" w:rsidRPr="00000000" w14:paraId="000001EB">
      <w:pPr>
        <w:spacing w:after="240" w:before="240" w:lineRule="auto"/>
        <w:ind w:left="0" w:firstLine="0"/>
        <w:rPr/>
      </w:pPr>
      <w:r w:rsidDel="00000000" w:rsidR="00000000" w:rsidRPr="00000000">
        <w:rPr>
          <w:rtl w:val="0"/>
        </w:rPr>
        <w:t xml:space="preserve">You’ll find links in the chat or on the session hub page.</w:t>
      </w:r>
    </w:p>
    <w:p w:rsidR="00000000" w:rsidDel="00000000" w:rsidP="00000000" w:rsidRDefault="00000000" w:rsidRPr="00000000" w14:paraId="000001EC">
      <w:pPr>
        <w:spacing w:after="240" w:before="240" w:lineRule="auto"/>
        <w:ind w:left="0" w:firstLine="0"/>
        <w:rPr/>
      </w:pPr>
      <w:r w:rsidDel="00000000" w:rsidR="00000000" w:rsidRPr="00000000">
        <w:rPr>
          <w:rtl w:val="0"/>
        </w:rPr>
        <w:t xml:space="preserve">Let’s close with a moment of gratitude and breath together…”</w:t>
      </w:r>
    </w:p>
    <w:p w:rsidR="00000000" w:rsidDel="00000000" w:rsidP="00000000" w:rsidRDefault="00000000" w:rsidRPr="00000000" w14:paraId="000001ED">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1"/>
        <w:keepNext w:val="0"/>
        <w:keepLines w:val="0"/>
        <w:ind w:left="0" w:firstLine="0"/>
        <w:rPr>
          <w:sz w:val="46"/>
          <w:szCs w:val="46"/>
        </w:rPr>
      </w:pPr>
      <w:bookmarkStart w:colFirst="0" w:colLast="0" w:name="_iugm0m7l5lqb" w:id="43"/>
      <w:bookmarkEnd w:id="43"/>
      <w:r w:rsidDel="00000000" w:rsidR="00000000" w:rsidRPr="00000000">
        <w:rPr>
          <w:sz w:val="46"/>
          <w:szCs w:val="46"/>
          <w:rtl w:val="0"/>
        </w:rPr>
        <w:t xml:space="preserve">6) “HOW TO PARTICIPATE” ONBOARDING COPY</w:t>
      </w:r>
    </w:p>
    <w:p w:rsidR="00000000" w:rsidDel="00000000" w:rsidP="00000000" w:rsidRDefault="00000000" w:rsidRPr="00000000" w14:paraId="000001EF">
      <w:pPr>
        <w:spacing w:after="240" w:before="240" w:lineRule="auto"/>
        <w:ind w:left="0" w:firstLine="0"/>
        <w:rPr/>
      </w:pPr>
      <w:r w:rsidDel="00000000" w:rsidR="00000000" w:rsidRPr="00000000">
        <w:rPr>
          <w:rtl w:val="0"/>
        </w:rPr>
        <w:t xml:space="preserve">(For website + emails)</w:t>
      </w:r>
    </w:p>
    <w:p w:rsidR="00000000" w:rsidDel="00000000" w:rsidP="00000000" w:rsidRDefault="00000000" w:rsidRPr="00000000" w14:paraId="000001F0">
      <w:pPr>
        <w:spacing w:after="240" w:before="240" w:lineRule="auto"/>
        <w:ind w:left="0" w:firstLine="0"/>
        <w:rPr/>
      </w:pPr>
      <w:r w:rsidDel="00000000" w:rsidR="00000000" w:rsidRPr="00000000">
        <w:rPr>
          <w:rtl w:val="0"/>
        </w:rPr>
        <w:t xml:space="preserve">Title:</w:t>
      </w:r>
    </w:p>
    <w:p w:rsidR="00000000" w:rsidDel="00000000" w:rsidP="00000000" w:rsidRDefault="00000000" w:rsidRPr="00000000" w14:paraId="000001F1">
      <w:pPr>
        <w:spacing w:after="240" w:before="240" w:lineRule="auto"/>
        <w:ind w:left="0" w:firstLine="0"/>
        <w:rPr/>
      </w:pPr>
      <w:r w:rsidDel="00000000" w:rsidR="00000000" w:rsidRPr="00000000">
        <w:rPr>
          <w:rFonts w:ascii="Arial Unicode MS" w:cs="Arial Unicode MS" w:eastAsia="Arial Unicode MS" w:hAnsi="Arial Unicode MS"/>
          <w:rtl w:val="0"/>
        </w:rPr>
        <w:t xml:space="preserve">✨ How to Participate — Live with Syd</w:t>
      </w:r>
      <w:r w:rsidDel="00000000" w:rsidR="00000000" w:rsidRPr="00000000">
        <w:rPr>
          <w:rtl w:val="0"/>
        </w:rPr>
      </w:r>
    </w:p>
    <w:p w:rsidR="00000000" w:rsidDel="00000000" w:rsidP="00000000" w:rsidRDefault="00000000" w:rsidRPr="00000000" w14:paraId="000001F2">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spacing w:after="240" w:before="240" w:lineRule="auto"/>
        <w:ind w:left="0" w:firstLine="0"/>
        <w:rPr/>
      </w:pPr>
      <w:r w:rsidDel="00000000" w:rsidR="00000000" w:rsidRPr="00000000">
        <w:rPr>
          <w:rtl w:val="0"/>
        </w:rPr>
        <w:t xml:space="preserve">What This Is</w:t>
      </w:r>
    </w:p>
    <w:p w:rsidR="00000000" w:rsidDel="00000000" w:rsidP="00000000" w:rsidRDefault="00000000" w:rsidRPr="00000000" w14:paraId="000001F4">
      <w:pPr>
        <w:spacing w:after="240" w:before="240" w:lineRule="auto"/>
        <w:ind w:left="0" w:firstLine="0"/>
        <w:rPr/>
      </w:pPr>
      <w:r w:rsidDel="00000000" w:rsidR="00000000" w:rsidRPr="00000000">
        <w:rPr>
          <w:rtl w:val="0"/>
        </w:rPr>
        <w:t xml:space="preserve">These are recurring, co-creative live sessions exploring:</w:t>
      </w:r>
    </w:p>
    <w:p w:rsidR="00000000" w:rsidDel="00000000" w:rsidP="00000000" w:rsidRDefault="00000000" w:rsidRPr="00000000" w14:paraId="000001F5">
      <w:pPr>
        <w:numPr>
          <w:ilvl w:val="0"/>
          <w:numId w:val="142"/>
        </w:numPr>
        <w:spacing w:after="0" w:before="480" w:lineRule="auto"/>
        <w:ind w:left="720" w:hanging="360"/>
        <w:rPr/>
      </w:pPr>
      <w:r w:rsidDel="00000000" w:rsidR="00000000" w:rsidRPr="00000000">
        <w:rPr>
          <w:rtl w:val="0"/>
        </w:rPr>
        <w:t xml:space="preserve">Regenerative capital flows</w:t>
        <w:br w:type="textWrapping"/>
      </w:r>
    </w:p>
    <w:p w:rsidR="00000000" w:rsidDel="00000000" w:rsidP="00000000" w:rsidRDefault="00000000" w:rsidRPr="00000000" w14:paraId="000001F6">
      <w:pPr>
        <w:numPr>
          <w:ilvl w:val="0"/>
          <w:numId w:val="142"/>
        </w:numPr>
        <w:spacing w:after="0" w:before="0" w:lineRule="auto"/>
        <w:ind w:left="720" w:hanging="360"/>
        <w:rPr/>
      </w:pPr>
      <w:r w:rsidDel="00000000" w:rsidR="00000000" w:rsidRPr="00000000">
        <w:rPr>
          <w:rtl w:val="0"/>
        </w:rPr>
        <w:t xml:space="preserve">Bioregional coordination &amp; governance</w:t>
        <w:br w:type="textWrapping"/>
      </w:r>
    </w:p>
    <w:p w:rsidR="00000000" w:rsidDel="00000000" w:rsidP="00000000" w:rsidRDefault="00000000" w:rsidRPr="00000000" w14:paraId="000001F7">
      <w:pPr>
        <w:numPr>
          <w:ilvl w:val="0"/>
          <w:numId w:val="142"/>
        </w:numPr>
        <w:spacing w:after="0" w:before="0" w:lineRule="auto"/>
        <w:ind w:left="720" w:hanging="360"/>
        <w:rPr/>
      </w:pPr>
      <w:r w:rsidDel="00000000" w:rsidR="00000000" w:rsidRPr="00000000">
        <w:rPr>
          <w:rtl w:val="0"/>
        </w:rPr>
        <w:t xml:space="preserve">Regenerative land stewardship</w:t>
        <w:br w:type="textWrapping"/>
      </w:r>
    </w:p>
    <w:p w:rsidR="00000000" w:rsidDel="00000000" w:rsidP="00000000" w:rsidRDefault="00000000" w:rsidRPr="00000000" w14:paraId="000001F8">
      <w:pPr>
        <w:numPr>
          <w:ilvl w:val="0"/>
          <w:numId w:val="142"/>
        </w:numPr>
        <w:spacing w:after="480" w:before="0" w:lineRule="auto"/>
        <w:ind w:left="720" w:hanging="360"/>
        <w:rPr/>
      </w:pPr>
      <w:r w:rsidDel="00000000" w:rsidR="00000000" w:rsidRPr="00000000">
        <w:rPr>
          <w:rtl w:val="0"/>
        </w:rPr>
        <w:t xml:space="preserve">Healing, heart sharing, and collective resilience</w:t>
        <w:br w:type="textWrapping"/>
      </w:r>
    </w:p>
    <w:p w:rsidR="00000000" w:rsidDel="00000000" w:rsidP="00000000" w:rsidRDefault="00000000" w:rsidRPr="00000000" w14:paraId="000001F9">
      <w:pPr>
        <w:spacing w:after="240" w:before="240" w:lineRule="auto"/>
        <w:ind w:left="0" w:firstLine="0"/>
        <w:rPr/>
      </w:pPr>
      <w:r w:rsidDel="00000000" w:rsidR="00000000" w:rsidRPr="00000000">
        <w:rPr>
          <w:rtl w:val="0"/>
        </w:rPr>
        <w:t xml:space="preserve">This is not a webinar.</w:t>
      </w:r>
    </w:p>
    <w:p w:rsidR="00000000" w:rsidDel="00000000" w:rsidP="00000000" w:rsidRDefault="00000000" w:rsidRPr="00000000" w14:paraId="000001FA">
      <w:pPr>
        <w:spacing w:after="240" w:before="240" w:lineRule="auto"/>
        <w:ind w:left="0" w:firstLine="0"/>
        <w:rPr/>
      </w:pPr>
      <w:r w:rsidDel="00000000" w:rsidR="00000000" w:rsidRPr="00000000">
        <w:rPr>
          <w:rtl w:val="0"/>
        </w:rPr>
        <w:t xml:space="preserve">This is a living, relational field.</w:t>
      </w:r>
    </w:p>
    <w:p w:rsidR="00000000" w:rsidDel="00000000" w:rsidP="00000000" w:rsidRDefault="00000000" w:rsidRPr="00000000" w14:paraId="000001FB">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spacing w:after="240" w:before="240" w:lineRule="auto"/>
        <w:ind w:left="0" w:firstLine="0"/>
        <w:rPr/>
      </w:pPr>
      <w:r w:rsidDel="00000000" w:rsidR="00000000" w:rsidRPr="00000000">
        <w:rPr>
          <w:rtl w:val="0"/>
        </w:rPr>
        <w:t xml:space="preserve">How It Works</w:t>
      </w:r>
    </w:p>
    <w:p w:rsidR="00000000" w:rsidDel="00000000" w:rsidP="00000000" w:rsidRDefault="00000000" w:rsidRPr="00000000" w14:paraId="000001FD">
      <w:pPr>
        <w:numPr>
          <w:ilvl w:val="0"/>
          <w:numId w:val="155"/>
        </w:numPr>
        <w:spacing w:after="0" w:before="480" w:lineRule="auto"/>
        <w:ind w:left="720" w:hanging="360"/>
        <w:rPr/>
      </w:pPr>
      <w:r w:rsidDel="00000000" w:rsidR="00000000" w:rsidRPr="00000000">
        <w:rPr>
          <w:rtl w:val="0"/>
        </w:rPr>
        <w:t xml:space="preserve">Register for a Session</w:t>
        <w:br w:type="textWrapping"/>
        <w:br w:type="textWrapping"/>
        <w:t xml:space="preserve"> All participants register in advance to help maintain a safe, respectful container.</w:t>
        <w:br w:type="textWrapping"/>
      </w:r>
    </w:p>
    <w:p w:rsidR="00000000" w:rsidDel="00000000" w:rsidP="00000000" w:rsidRDefault="00000000" w:rsidRPr="00000000" w14:paraId="000001FE">
      <w:pPr>
        <w:numPr>
          <w:ilvl w:val="0"/>
          <w:numId w:val="155"/>
        </w:numPr>
        <w:spacing w:after="0" w:before="0" w:lineRule="auto"/>
        <w:ind w:left="720" w:hanging="360"/>
        <w:rPr/>
      </w:pPr>
      <w:r w:rsidDel="00000000" w:rsidR="00000000" w:rsidRPr="00000000">
        <w:rPr>
          <w:rtl w:val="0"/>
        </w:rPr>
        <w:t xml:space="preserve">Receive Your Access Link</w:t>
        <w:br w:type="textWrapping"/>
        <w:br w:type="textWrapping"/>
        <w:t xml:space="preserve"> You’ll receive a private session link via email before the event.</w:t>
        <w:br w:type="textWrapping"/>
      </w:r>
    </w:p>
    <w:p w:rsidR="00000000" w:rsidDel="00000000" w:rsidP="00000000" w:rsidRDefault="00000000" w:rsidRPr="00000000" w14:paraId="000001FF">
      <w:pPr>
        <w:numPr>
          <w:ilvl w:val="0"/>
          <w:numId w:val="155"/>
        </w:numPr>
        <w:spacing w:after="0" w:before="0" w:lineRule="auto"/>
        <w:ind w:left="720" w:hanging="360"/>
        <w:rPr/>
      </w:pPr>
      <w:r w:rsidDel="00000000" w:rsidR="00000000" w:rsidRPr="00000000">
        <w:rPr>
          <w:rtl w:val="0"/>
        </w:rPr>
        <w:t xml:space="preserve">Join the Live Room</w:t>
        <w:br w:type="textWrapping"/>
        <w:br w:type="textWrapping"/>
        <w:t xml:space="preserve"> You can participate with:</w:t>
        <w:br w:type="textWrapping"/>
      </w:r>
    </w:p>
    <w:p w:rsidR="00000000" w:rsidDel="00000000" w:rsidP="00000000" w:rsidRDefault="00000000" w:rsidRPr="00000000" w14:paraId="00000200">
      <w:pPr>
        <w:numPr>
          <w:ilvl w:val="0"/>
          <w:numId w:val="169"/>
        </w:numPr>
        <w:spacing w:after="0" w:before="0" w:lineRule="auto"/>
        <w:ind w:left="720" w:hanging="360"/>
        <w:rPr/>
      </w:pPr>
      <w:r w:rsidDel="00000000" w:rsidR="00000000" w:rsidRPr="00000000">
        <w:rPr>
          <w:rtl w:val="0"/>
        </w:rPr>
        <w:t xml:space="preserve">Camera on or off</w:t>
        <w:br w:type="textWrapping"/>
      </w:r>
    </w:p>
    <w:p w:rsidR="00000000" w:rsidDel="00000000" w:rsidP="00000000" w:rsidRDefault="00000000" w:rsidRPr="00000000" w14:paraId="00000201">
      <w:pPr>
        <w:numPr>
          <w:ilvl w:val="0"/>
          <w:numId w:val="169"/>
        </w:numPr>
        <w:spacing w:after="0" w:before="0" w:lineRule="auto"/>
        <w:ind w:left="720" w:hanging="360"/>
        <w:rPr/>
      </w:pPr>
      <w:r w:rsidDel="00000000" w:rsidR="00000000" w:rsidRPr="00000000">
        <w:rPr>
          <w:rtl w:val="0"/>
        </w:rPr>
        <w:t xml:space="preserve">Speaking or listening</w:t>
        <w:br w:type="textWrapping"/>
      </w:r>
    </w:p>
    <w:p w:rsidR="00000000" w:rsidDel="00000000" w:rsidP="00000000" w:rsidRDefault="00000000" w:rsidRPr="00000000" w14:paraId="00000202">
      <w:pPr>
        <w:numPr>
          <w:ilvl w:val="0"/>
          <w:numId w:val="169"/>
        </w:numPr>
        <w:spacing w:after="0" w:before="0" w:lineRule="auto"/>
        <w:ind w:left="720" w:hanging="360"/>
        <w:rPr/>
      </w:pPr>
      <w:r w:rsidDel="00000000" w:rsidR="00000000" w:rsidRPr="00000000">
        <w:rPr>
          <w:rtl w:val="0"/>
        </w:rPr>
        <w:t xml:space="preserve">Chat or voice</w:t>
        <w:br w:type="textWrapping"/>
      </w:r>
    </w:p>
    <w:p w:rsidR="00000000" w:rsidDel="00000000" w:rsidP="00000000" w:rsidRDefault="00000000" w:rsidRPr="00000000" w14:paraId="00000203">
      <w:pPr>
        <w:numPr>
          <w:ilvl w:val="0"/>
          <w:numId w:val="186"/>
        </w:numPr>
        <w:spacing w:after="0" w:before="0" w:lineRule="auto"/>
        <w:ind w:left="720" w:hanging="360"/>
        <w:rPr/>
      </w:pPr>
      <w:r w:rsidDel="00000000" w:rsidR="00000000" w:rsidRPr="00000000">
        <w:rPr>
          <w:rtl w:val="0"/>
        </w:rPr>
        <w:t xml:space="preserve">Participation Flow</w:t>
        <w:br w:type="textWrapping"/>
      </w:r>
    </w:p>
    <w:p w:rsidR="00000000" w:rsidDel="00000000" w:rsidP="00000000" w:rsidRDefault="00000000" w:rsidRPr="00000000" w14:paraId="00000204">
      <w:pPr>
        <w:numPr>
          <w:ilvl w:val="0"/>
          <w:numId w:val="174"/>
        </w:numPr>
        <w:spacing w:after="0" w:before="0" w:lineRule="auto"/>
        <w:ind w:left="720" w:hanging="360"/>
        <w:rPr/>
      </w:pPr>
      <w:r w:rsidDel="00000000" w:rsidR="00000000" w:rsidRPr="00000000">
        <w:rPr>
          <w:rtl w:val="0"/>
        </w:rPr>
        <w:t xml:space="preserve">Everyone is muted on entry</w:t>
        <w:br w:type="textWrapping"/>
      </w:r>
    </w:p>
    <w:p w:rsidR="00000000" w:rsidDel="00000000" w:rsidP="00000000" w:rsidRDefault="00000000" w:rsidRPr="00000000" w14:paraId="00000205">
      <w:pPr>
        <w:numPr>
          <w:ilvl w:val="0"/>
          <w:numId w:val="174"/>
        </w:numPr>
        <w:spacing w:after="0" w:before="0" w:lineRule="auto"/>
        <w:ind w:left="720" w:hanging="360"/>
        <w:rPr/>
      </w:pPr>
      <w:r w:rsidDel="00000000" w:rsidR="00000000" w:rsidRPr="00000000">
        <w:rPr>
          <w:rtl w:val="0"/>
        </w:rPr>
        <w:t xml:space="preserve">Raise your hand or use chat to request to speak</w:t>
        <w:br w:type="textWrapping"/>
      </w:r>
    </w:p>
    <w:p w:rsidR="00000000" w:rsidDel="00000000" w:rsidP="00000000" w:rsidRDefault="00000000" w:rsidRPr="00000000" w14:paraId="00000206">
      <w:pPr>
        <w:numPr>
          <w:ilvl w:val="0"/>
          <w:numId w:val="174"/>
        </w:numPr>
        <w:spacing w:after="0" w:before="0" w:lineRule="auto"/>
        <w:ind w:left="720" w:hanging="360"/>
        <w:rPr/>
      </w:pPr>
      <w:r w:rsidDel="00000000" w:rsidR="00000000" w:rsidRPr="00000000">
        <w:rPr>
          <w:rtl w:val="0"/>
        </w:rPr>
        <w:t xml:space="preserve">You’ll be invited to unmute when it’s your turn</w:t>
        <w:br w:type="textWrapping"/>
      </w:r>
    </w:p>
    <w:p w:rsidR="00000000" w:rsidDel="00000000" w:rsidP="00000000" w:rsidRDefault="00000000" w:rsidRPr="00000000" w14:paraId="00000207">
      <w:pPr>
        <w:numPr>
          <w:ilvl w:val="0"/>
          <w:numId w:val="163"/>
        </w:numPr>
        <w:spacing w:after="480" w:before="0" w:lineRule="auto"/>
        <w:ind w:left="720" w:hanging="360"/>
        <w:rPr/>
      </w:pPr>
      <w:r w:rsidDel="00000000" w:rsidR="00000000" w:rsidRPr="00000000">
        <w:rPr>
          <w:rtl w:val="0"/>
        </w:rPr>
        <w:t xml:space="preserve">Community Agreements</w:t>
        <w:br w:type="textWrapping"/>
        <w:br w:type="textWrapping"/>
        <w:t xml:space="preserve"> By joining, you agree to uphold shared values of care, consent, and respect.</w:t>
        <w:br w:type="textWrapping"/>
      </w:r>
    </w:p>
    <w:p w:rsidR="00000000" w:rsidDel="00000000" w:rsidP="00000000" w:rsidRDefault="00000000" w:rsidRPr="00000000" w14:paraId="00000208">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spacing w:after="240" w:before="240" w:lineRule="auto"/>
        <w:ind w:left="0" w:firstLine="0"/>
        <w:rPr/>
      </w:pPr>
      <w:r w:rsidDel="00000000" w:rsidR="00000000" w:rsidRPr="00000000">
        <w:rPr>
          <w:rtl w:val="0"/>
        </w:rPr>
        <w:t xml:space="preserve">Ways to Engage</w:t>
      </w:r>
    </w:p>
    <w:p w:rsidR="00000000" w:rsidDel="00000000" w:rsidP="00000000" w:rsidRDefault="00000000" w:rsidRPr="00000000" w14:paraId="0000020A">
      <w:pPr>
        <w:numPr>
          <w:ilvl w:val="0"/>
          <w:numId w:val="144"/>
        </w:numPr>
        <w:spacing w:after="0" w:before="480" w:lineRule="auto"/>
        <w:ind w:left="720" w:hanging="360"/>
        <w:rPr/>
      </w:pPr>
      <w:r w:rsidDel="00000000" w:rsidR="00000000" w:rsidRPr="00000000">
        <w:rPr>
          <w:rtl w:val="0"/>
        </w:rPr>
        <w:t xml:space="preserve">Attend and listen</w:t>
        <w:br w:type="textWrapping"/>
      </w:r>
    </w:p>
    <w:p w:rsidR="00000000" w:rsidDel="00000000" w:rsidP="00000000" w:rsidRDefault="00000000" w:rsidRPr="00000000" w14:paraId="0000020B">
      <w:pPr>
        <w:numPr>
          <w:ilvl w:val="0"/>
          <w:numId w:val="144"/>
        </w:numPr>
        <w:spacing w:after="0" w:before="0" w:lineRule="auto"/>
        <w:ind w:left="720" w:hanging="360"/>
        <w:rPr/>
      </w:pPr>
      <w:r w:rsidDel="00000000" w:rsidR="00000000" w:rsidRPr="00000000">
        <w:rPr>
          <w:rtl w:val="0"/>
        </w:rPr>
        <w:t xml:space="preserve">Share reflections or questions</w:t>
        <w:br w:type="textWrapping"/>
      </w:r>
    </w:p>
    <w:p w:rsidR="00000000" w:rsidDel="00000000" w:rsidP="00000000" w:rsidRDefault="00000000" w:rsidRPr="00000000" w14:paraId="0000020C">
      <w:pPr>
        <w:numPr>
          <w:ilvl w:val="0"/>
          <w:numId w:val="144"/>
        </w:numPr>
        <w:spacing w:after="0" w:before="0" w:lineRule="auto"/>
        <w:ind w:left="720" w:hanging="360"/>
        <w:rPr/>
      </w:pPr>
      <w:r w:rsidDel="00000000" w:rsidR="00000000" w:rsidRPr="00000000">
        <w:rPr>
          <w:rtl w:val="0"/>
        </w:rPr>
        <w:t xml:space="preserve">Propose a topic or teaching</w:t>
        <w:br w:type="textWrapping"/>
      </w:r>
    </w:p>
    <w:p w:rsidR="00000000" w:rsidDel="00000000" w:rsidP="00000000" w:rsidRDefault="00000000" w:rsidRPr="00000000" w14:paraId="0000020D">
      <w:pPr>
        <w:numPr>
          <w:ilvl w:val="0"/>
          <w:numId w:val="144"/>
        </w:numPr>
        <w:spacing w:after="0" w:before="0" w:lineRule="auto"/>
        <w:ind w:left="720" w:hanging="360"/>
        <w:rPr/>
      </w:pPr>
      <w:r w:rsidDel="00000000" w:rsidR="00000000" w:rsidRPr="00000000">
        <w:rPr>
          <w:rtl w:val="0"/>
        </w:rPr>
        <w:t xml:space="preserve">Join as a future guest</w:t>
        <w:br w:type="textWrapping"/>
      </w:r>
    </w:p>
    <w:p w:rsidR="00000000" w:rsidDel="00000000" w:rsidP="00000000" w:rsidRDefault="00000000" w:rsidRPr="00000000" w14:paraId="0000020E">
      <w:pPr>
        <w:numPr>
          <w:ilvl w:val="0"/>
          <w:numId w:val="144"/>
        </w:numPr>
        <w:spacing w:after="480" w:before="0" w:lineRule="auto"/>
        <w:ind w:left="720" w:hanging="360"/>
        <w:rPr/>
      </w:pPr>
      <w:r w:rsidDel="00000000" w:rsidR="00000000" w:rsidRPr="00000000">
        <w:rPr>
          <w:rtl w:val="0"/>
        </w:rPr>
        <w:t xml:space="preserve">Help shape what emerges</w:t>
        <w:br w:type="textWrapping"/>
      </w:r>
    </w:p>
    <w:p w:rsidR="00000000" w:rsidDel="00000000" w:rsidP="00000000" w:rsidRDefault="00000000" w:rsidRPr="00000000" w14:paraId="0000020F">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spacing w:after="240" w:before="240" w:lineRule="auto"/>
        <w:ind w:left="0" w:firstLine="0"/>
        <w:rPr/>
      </w:pPr>
      <w:r w:rsidDel="00000000" w:rsidR="00000000" w:rsidRPr="00000000">
        <w:rPr>
          <w:rtl w:val="0"/>
        </w:rPr>
        <w:t xml:space="preserve">About the Weekly Themes</w:t>
      </w:r>
    </w:p>
    <w:p w:rsidR="00000000" w:rsidDel="00000000" w:rsidP="00000000" w:rsidRDefault="00000000" w:rsidRPr="00000000" w14:paraId="00000211">
      <w:pPr>
        <w:spacing w:after="240" w:before="240" w:lineRule="auto"/>
        <w:ind w:left="0" w:firstLine="0"/>
        <w:rPr/>
      </w:pPr>
      <w:r w:rsidDel="00000000" w:rsidR="00000000" w:rsidRPr="00000000">
        <w:rPr>
          <w:rtl w:val="0"/>
        </w:rPr>
        <w:t xml:space="preserve">Mondays — Regenerative Capital Flows</w:t>
      </w:r>
    </w:p>
    <w:p w:rsidR="00000000" w:rsidDel="00000000" w:rsidP="00000000" w:rsidRDefault="00000000" w:rsidRPr="00000000" w14:paraId="00000212">
      <w:pPr>
        <w:spacing w:after="240" w:before="240" w:lineRule="auto"/>
        <w:ind w:left="0" w:firstLine="0"/>
        <w:rPr/>
      </w:pPr>
      <w:r w:rsidDel="00000000" w:rsidR="00000000" w:rsidRPr="00000000">
        <w:rPr>
          <w:rtl w:val="0"/>
        </w:rPr>
        <w:t xml:space="preserve">Unlocking resources for grassroots communities. Trust-based philanthropy. Flow Funding. Decentralized finance for regeneration.</w:t>
      </w:r>
    </w:p>
    <w:p w:rsidR="00000000" w:rsidDel="00000000" w:rsidP="00000000" w:rsidRDefault="00000000" w:rsidRPr="00000000" w14:paraId="00000213">
      <w:pPr>
        <w:spacing w:after="240" w:before="240" w:lineRule="auto"/>
        <w:ind w:left="0" w:firstLine="0"/>
        <w:rPr/>
      </w:pPr>
      <w:r w:rsidDel="00000000" w:rsidR="00000000" w:rsidRPr="00000000">
        <w:rPr>
          <w:rtl w:val="0"/>
        </w:rPr>
        <w:t xml:space="preserve">Wednesdays — Planetary Party</w:t>
      </w:r>
    </w:p>
    <w:p w:rsidR="00000000" w:rsidDel="00000000" w:rsidP="00000000" w:rsidRDefault="00000000" w:rsidRPr="00000000" w14:paraId="00000214">
      <w:pPr>
        <w:spacing w:after="240" w:before="240" w:lineRule="auto"/>
        <w:ind w:left="0" w:firstLine="0"/>
        <w:rPr/>
      </w:pPr>
      <w:r w:rsidDel="00000000" w:rsidR="00000000" w:rsidRPr="00000000">
        <w:rPr>
          <w:rtl w:val="0"/>
        </w:rPr>
        <w:t xml:space="preserve">Bioregional coordination. Governance. Culture. Collective intelligence. Regenerative finance.</w:t>
      </w:r>
    </w:p>
    <w:p w:rsidR="00000000" w:rsidDel="00000000" w:rsidP="00000000" w:rsidRDefault="00000000" w:rsidRPr="00000000" w14:paraId="00000215">
      <w:pPr>
        <w:spacing w:after="240" w:before="240" w:lineRule="auto"/>
        <w:ind w:left="0" w:firstLine="0"/>
        <w:rPr/>
      </w:pPr>
      <w:r w:rsidDel="00000000" w:rsidR="00000000" w:rsidRPr="00000000">
        <w:rPr>
          <w:rtl w:val="0"/>
        </w:rPr>
        <w:t xml:space="preserve">Fridays — Unified Sanctuaries</w:t>
      </w:r>
    </w:p>
    <w:p w:rsidR="00000000" w:rsidDel="00000000" w:rsidP="00000000" w:rsidRDefault="00000000" w:rsidRPr="00000000" w14:paraId="00000216">
      <w:pPr>
        <w:spacing w:after="240" w:before="240" w:lineRule="auto"/>
        <w:ind w:left="0" w:firstLine="0"/>
        <w:rPr/>
      </w:pPr>
      <w:r w:rsidDel="00000000" w:rsidR="00000000" w:rsidRPr="00000000">
        <w:rPr>
          <w:rtl w:val="0"/>
        </w:rPr>
        <w:t xml:space="preserve">Land stewardship. Community ownership. Trust models. Regenerative villages.</w:t>
      </w:r>
    </w:p>
    <w:p w:rsidR="00000000" w:rsidDel="00000000" w:rsidP="00000000" w:rsidRDefault="00000000" w:rsidRPr="00000000" w14:paraId="00000217">
      <w:pPr>
        <w:spacing w:after="240" w:before="240" w:lineRule="auto"/>
        <w:ind w:left="0" w:firstLine="0"/>
        <w:rPr/>
      </w:pPr>
      <w:r w:rsidDel="00000000" w:rsidR="00000000" w:rsidRPr="00000000">
        <w:rPr>
          <w:rtl w:val="0"/>
        </w:rPr>
        <w:t xml:space="preserve">Heart Sharing + Grounding Circles (monthly)</w:t>
      </w:r>
    </w:p>
    <w:p w:rsidR="00000000" w:rsidDel="00000000" w:rsidP="00000000" w:rsidRDefault="00000000" w:rsidRPr="00000000" w14:paraId="00000218">
      <w:pPr>
        <w:spacing w:after="240" w:before="240" w:lineRule="auto"/>
        <w:ind w:left="0" w:firstLine="0"/>
        <w:rPr/>
      </w:pPr>
      <w:r w:rsidDel="00000000" w:rsidR="00000000" w:rsidRPr="00000000">
        <w:rPr>
          <w:rtl w:val="0"/>
        </w:rPr>
        <w:t xml:space="preserve">Non-recorded sacred space for emotional processing, regulation, and collective care.</w:t>
      </w:r>
    </w:p>
    <w:p w:rsidR="00000000" w:rsidDel="00000000" w:rsidP="00000000" w:rsidRDefault="00000000" w:rsidRPr="00000000" w14:paraId="00000219">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spacing w:after="240" w:before="240" w:lineRule="auto"/>
        <w:ind w:left="0" w:firstLine="0"/>
        <w:rPr/>
      </w:pPr>
      <w:r w:rsidDel="00000000" w:rsidR="00000000" w:rsidRPr="00000000">
        <w:rPr>
          <w:rtl w:val="0"/>
        </w:rPr>
        <w:t xml:space="preserve">Consent &amp; Recording</w:t>
      </w:r>
    </w:p>
    <w:p w:rsidR="00000000" w:rsidDel="00000000" w:rsidP="00000000" w:rsidRDefault="00000000" w:rsidRPr="00000000" w14:paraId="0000021B">
      <w:pPr>
        <w:spacing w:after="240" w:before="240" w:lineRule="auto"/>
        <w:ind w:left="0" w:firstLine="0"/>
        <w:rPr/>
      </w:pPr>
      <w:r w:rsidDel="00000000" w:rsidR="00000000" w:rsidRPr="00000000">
        <w:rPr>
          <w:rtl w:val="0"/>
        </w:rPr>
        <w:t xml:space="preserve">Most sessions are recorded and published for broader learning.</w:t>
      </w:r>
    </w:p>
    <w:p w:rsidR="00000000" w:rsidDel="00000000" w:rsidP="00000000" w:rsidRDefault="00000000" w:rsidRPr="00000000" w14:paraId="0000021C">
      <w:pPr>
        <w:spacing w:after="240" w:before="240" w:lineRule="auto"/>
        <w:ind w:left="0" w:firstLine="0"/>
        <w:rPr/>
      </w:pPr>
      <w:r w:rsidDel="00000000" w:rsidR="00000000" w:rsidRPr="00000000">
        <w:rPr>
          <w:rtl w:val="0"/>
        </w:rPr>
        <w:t xml:space="preserve">Hear Sharing circles are always private and unrecorded.</w:t>
      </w:r>
    </w:p>
    <w:p w:rsidR="00000000" w:rsidDel="00000000" w:rsidP="00000000" w:rsidRDefault="00000000" w:rsidRPr="00000000" w14:paraId="0000021D">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spacing w:after="240" w:before="240" w:lineRule="auto"/>
        <w:ind w:left="0" w:firstLine="0"/>
        <w:rPr/>
      </w:pPr>
      <w:r w:rsidDel="00000000" w:rsidR="00000000" w:rsidRPr="00000000">
        <w:rPr>
          <w:rtl w:val="0"/>
        </w:rPr>
        <w:t xml:space="preserve">Ready to Join?</w:t>
      </w:r>
    </w:p>
    <w:p w:rsidR="00000000" w:rsidDel="00000000" w:rsidP="00000000" w:rsidRDefault="00000000" w:rsidRPr="00000000" w14:paraId="0000021F">
      <w:pPr>
        <w:numPr>
          <w:ilvl w:val="0"/>
          <w:numId w:val="117"/>
        </w:numPr>
        <w:spacing w:after="0" w:before="480" w:lineRule="auto"/>
        <w:ind w:left="720" w:hanging="360"/>
        <w:rPr/>
      </w:pPr>
      <w:r w:rsidDel="00000000" w:rsidR="00000000" w:rsidRPr="00000000">
        <w:rPr>
          <w:rtl w:val="0"/>
        </w:rPr>
        <w:t xml:space="preserve">Register for a session</w:t>
        <w:br w:type="textWrapping"/>
      </w:r>
    </w:p>
    <w:p w:rsidR="00000000" w:rsidDel="00000000" w:rsidP="00000000" w:rsidRDefault="00000000" w:rsidRPr="00000000" w14:paraId="00000220">
      <w:pPr>
        <w:numPr>
          <w:ilvl w:val="0"/>
          <w:numId w:val="117"/>
        </w:numPr>
        <w:spacing w:after="0" w:before="0" w:lineRule="auto"/>
        <w:ind w:left="720" w:hanging="360"/>
        <w:rPr/>
      </w:pPr>
      <w:r w:rsidDel="00000000" w:rsidR="00000000" w:rsidRPr="00000000">
        <w:rPr>
          <w:rtl w:val="0"/>
        </w:rPr>
        <w:t xml:space="preserve">Propose a topic</w:t>
        <w:br w:type="textWrapping"/>
      </w:r>
    </w:p>
    <w:p w:rsidR="00000000" w:rsidDel="00000000" w:rsidP="00000000" w:rsidRDefault="00000000" w:rsidRPr="00000000" w14:paraId="00000221">
      <w:pPr>
        <w:numPr>
          <w:ilvl w:val="0"/>
          <w:numId w:val="117"/>
        </w:numPr>
        <w:spacing w:after="0" w:before="0" w:lineRule="auto"/>
        <w:ind w:left="720" w:hanging="360"/>
        <w:rPr/>
      </w:pPr>
      <w:r w:rsidDel="00000000" w:rsidR="00000000" w:rsidRPr="00000000">
        <w:rPr>
          <w:rtl w:val="0"/>
        </w:rPr>
        <w:t xml:space="preserve">Explore past recordings</w:t>
        <w:br w:type="textWrapping"/>
      </w:r>
    </w:p>
    <w:p w:rsidR="00000000" w:rsidDel="00000000" w:rsidP="00000000" w:rsidRDefault="00000000" w:rsidRPr="00000000" w14:paraId="00000222">
      <w:pPr>
        <w:numPr>
          <w:ilvl w:val="0"/>
          <w:numId w:val="117"/>
        </w:numPr>
        <w:spacing w:after="480" w:before="0" w:lineRule="auto"/>
        <w:ind w:left="720" w:hanging="360"/>
        <w:rPr/>
      </w:pPr>
      <w:r w:rsidDel="00000000" w:rsidR="00000000" w:rsidRPr="00000000">
        <w:rPr>
          <w:rtl w:val="0"/>
        </w:rPr>
        <w:t xml:space="preserve">Support the work</w:t>
        <w:br w:type="textWrapping"/>
      </w:r>
    </w:p>
    <w:p w:rsidR="00000000" w:rsidDel="00000000" w:rsidP="00000000" w:rsidRDefault="00000000" w:rsidRPr="00000000" w14:paraId="00000223">
      <w:pPr>
        <w:spacing w:after="480" w:before="480" w:lineRule="auto"/>
        <w:ind w:left="0" w:firstLine="0"/>
        <w:rPr/>
      </w:pPr>
      <w:r w:rsidDel="00000000" w:rsidR="00000000" w:rsidRPr="00000000">
        <w:rPr>
          <w:rtl w:val="0"/>
        </w:rPr>
      </w:r>
    </w:p>
    <w:p w:rsidR="00000000" w:rsidDel="00000000" w:rsidP="00000000" w:rsidRDefault="00000000" w:rsidRPr="00000000" w14:paraId="00000224">
      <w:pPr>
        <w:spacing w:after="480" w:before="480" w:lineRule="auto"/>
        <w:ind w:left="0" w:firstLine="0"/>
        <w:rPr/>
      </w:pPr>
      <w:r w:rsidDel="00000000" w:rsidR="00000000" w:rsidRPr="00000000">
        <w:rPr>
          <w:rtl w:val="0"/>
        </w:rPr>
      </w:r>
    </w:p>
    <w:p w:rsidR="00000000" w:rsidDel="00000000" w:rsidP="00000000" w:rsidRDefault="00000000" w:rsidRPr="00000000" w14:paraId="00000225">
      <w:pPr>
        <w:spacing w:after="480" w:before="480" w:lineRule="auto"/>
        <w:ind w:left="0" w:firstLine="0"/>
        <w:rPr/>
      </w:pPr>
      <w:r w:rsidDel="00000000" w:rsidR="00000000" w:rsidRPr="00000000">
        <w:rPr>
          <w:rtl w:val="0"/>
        </w:rPr>
      </w:r>
    </w:p>
    <w:p w:rsidR="00000000" w:rsidDel="00000000" w:rsidP="00000000" w:rsidRDefault="00000000" w:rsidRPr="00000000" w14:paraId="00000226">
      <w:pPr>
        <w:spacing w:after="240" w:before="240" w:lineRule="auto"/>
        <w:ind w:left="0" w:firstLine="0"/>
        <w:rPr/>
      </w:pPr>
      <w:r w:rsidDel="00000000" w:rsidR="00000000" w:rsidRPr="00000000">
        <w:rPr>
          <w:rtl w:val="0"/>
        </w:rPr>
        <w:t xml:space="preserve">An expanded articulation of what I’ll he offering—for my website, onboarding emails, and in decks or announcements:</w:t>
      </w:r>
    </w:p>
    <w:p w:rsidR="00000000" w:rsidDel="00000000" w:rsidP="00000000" w:rsidRDefault="00000000" w:rsidRPr="00000000" w14:paraId="00000227">
      <w:pPr>
        <w:pStyle w:val="Heading1"/>
        <w:keepNext w:val="0"/>
        <w:keepLines w:val="0"/>
        <w:ind w:left="0" w:firstLine="0"/>
        <w:rPr>
          <w:sz w:val="46"/>
          <w:szCs w:val="46"/>
        </w:rPr>
      </w:pPr>
      <w:bookmarkStart w:colFirst="0" w:colLast="0" w:name="_dmhctm2xy63d" w:id="44"/>
      <w:bookmarkEnd w:id="44"/>
      <w:r w:rsidDel="00000000" w:rsidR="00000000" w:rsidRPr="00000000">
        <w:rPr>
          <w:rFonts w:ascii="Arial Unicode MS" w:cs="Arial Unicode MS" w:eastAsia="Arial Unicode MS" w:hAnsi="Arial Unicode MS"/>
          <w:sz w:val="46"/>
          <w:szCs w:val="46"/>
          <w:rtl w:val="0"/>
        </w:rPr>
        <w:t xml:space="preserve">✨ What I’m Offering — Live with Syd (Launching February)</w:t>
      </w:r>
      <w:r w:rsidDel="00000000" w:rsidR="00000000" w:rsidRPr="00000000">
        <w:rPr>
          <w:rtl w:val="0"/>
        </w:rPr>
      </w:r>
    </w:p>
    <w:p w:rsidR="00000000" w:rsidDel="00000000" w:rsidP="00000000" w:rsidRDefault="00000000" w:rsidRPr="00000000" w14:paraId="00000228">
      <w:pPr>
        <w:spacing w:after="240" w:before="240" w:lineRule="auto"/>
        <w:ind w:left="0" w:firstLine="0"/>
        <w:rPr/>
      </w:pPr>
      <w:r w:rsidDel="00000000" w:rsidR="00000000" w:rsidRPr="00000000">
        <w:rPr>
          <w:rtl w:val="0"/>
        </w:rPr>
        <w:t xml:space="preserve">Beginning in February, I’ll be hosting a series of recurring, co-creative live gatherings designed to support bioregional regeneration, grassroots resourcing, and collective coherence in a time of profound planetary transition.</w:t>
      </w:r>
    </w:p>
    <w:p w:rsidR="00000000" w:rsidDel="00000000" w:rsidP="00000000" w:rsidRDefault="00000000" w:rsidRPr="00000000" w14:paraId="00000229">
      <w:pPr>
        <w:spacing w:after="240" w:before="240" w:lineRule="auto"/>
        <w:ind w:left="0" w:firstLine="0"/>
        <w:rPr/>
      </w:pPr>
      <w:r w:rsidDel="00000000" w:rsidR="00000000" w:rsidRPr="00000000">
        <w:rPr>
          <w:rtl w:val="0"/>
        </w:rPr>
        <w:t xml:space="preserve">These are not webinars.</w:t>
      </w:r>
    </w:p>
    <w:p w:rsidR="00000000" w:rsidDel="00000000" w:rsidP="00000000" w:rsidRDefault="00000000" w:rsidRPr="00000000" w14:paraId="0000022A">
      <w:pPr>
        <w:spacing w:after="240" w:before="240" w:lineRule="auto"/>
        <w:ind w:left="0" w:firstLine="0"/>
        <w:rPr/>
      </w:pPr>
      <w:r w:rsidDel="00000000" w:rsidR="00000000" w:rsidRPr="00000000">
        <w:rPr>
          <w:rtl w:val="0"/>
        </w:rPr>
        <w:t xml:space="preserve">They are living, relational spaces for learning, dialogue, and systems-building.</w:t>
      </w:r>
    </w:p>
    <w:p w:rsidR="00000000" w:rsidDel="00000000" w:rsidP="00000000" w:rsidRDefault="00000000" w:rsidRPr="00000000" w14:paraId="0000022B">
      <w:pPr>
        <w:spacing w:after="240" w:before="240" w:lineRule="auto"/>
        <w:ind w:left="0" w:firstLine="0"/>
        <w:rPr/>
      </w:pPr>
      <w:r w:rsidDel="00000000" w:rsidR="00000000" w:rsidRPr="00000000">
        <w:rPr>
          <w:rtl w:val="0"/>
        </w:rPr>
        <w:t xml:space="preserve">Each session weaves together:</w:t>
      </w:r>
    </w:p>
    <w:p w:rsidR="00000000" w:rsidDel="00000000" w:rsidP="00000000" w:rsidRDefault="00000000" w:rsidRPr="00000000" w14:paraId="0000022C">
      <w:pPr>
        <w:numPr>
          <w:ilvl w:val="0"/>
          <w:numId w:val="195"/>
        </w:numPr>
        <w:spacing w:after="0" w:before="480" w:lineRule="auto"/>
        <w:ind w:left="720" w:hanging="360"/>
        <w:rPr/>
      </w:pPr>
      <w:r w:rsidDel="00000000" w:rsidR="00000000" w:rsidRPr="00000000">
        <w:rPr>
          <w:rtl w:val="0"/>
        </w:rPr>
        <w:t xml:space="preserve">Education</w:t>
        <w:br w:type="textWrapping"/>
      </w:r>
    </w:p>
    <w:p w:rsidR="00000000" w:rsidDel="00000000" w:rsidP="00000000" w:rsidRDefault="00000000" w:rsidRPr="00000000" w14:paraId="0000022D">
      <w:pPr>
        <w:numPr>
          <w:ilvl w:val="0"/>
          <w:numId w:val="195"/>
        </w:numPr>
        <w:spacing w:after="0" w:before="0" w:lineRule="auto"/>
        <w:ind w:left="720" w:hanging="360"/>
        <w:rPr/>
      </w:pPr>
      <w:r w:rsidDel="00000000" w:rsidR="00000000" w:rsidRPr="00000000">
        <w:rPr>
          <w:rtl w:val="0"/>
        </w:rPr>
        <w:t xml:space="preserve">Storytelling</w:t>
        <w:br w:type="textWrapping"/>
      </w:r>
    </w:p>
    <w:p w:rsidR="00000000" w:rsidDel="00000000" w:rsidP="00000000" w:rsidRDefault="00000000" w:rsidRPr="00000000" w14:paraId="0000022E">
      <w:pPr>
        <w:numPr>
          <w:ilvl w:val="0"/>
          <w:numId w:val="195"/>
        </w:numPr>
        <w:spacing w:after="0" w:before="0" w:lineRule="auto"/>
        <w:ind w:left="720" w:hanging="360"/>
        <w:rPr/>
      </w:pPr>
      <w:r w:rsidDel="00000000" w:rsidR="00000000" w:rsidRPr="00000000">
        <w:rPr>
          <w:rtl w:val="0"/>
        </w:rPr>
        <w:t xml:space="preserve">Practical frameworks</w:t>
        <w:br w:type="textWrapping"/>
      </w:r>
    </w:p>
    <w:p w:rsidR="00000000" w:rsidDel="00000000" w:rsidP="00000000" w:rsidRDefault="00000000" w:rsidRPr="00000000" w14:paraId="0000022F">
      <w:pPr>
        <w:numPr>
          <w:ilvl w:val="0"/>
          <w:numId w:val="195"/>
        </w:numPr>
        <w:spacing w:after="0" w:before="0" w:lineRule="auto"/>
        <w:ind w:left="720" w:hanging="360"/>
        <w:rPr/>
      </w:pPr>
      <w:r w:rsidDel="00000000" w:rsidR="00000000" w:rsidRPr="00000000">
        <w:rPr>
          <w:rtl w:val="0"/>
        </w:rPr>
        <w:t xml:space="preserve">Open Q&amp;A</w:t>
        <w:br w:type="textWrapping"/>
      </w:r>
    </w:p>
    <w:p w:rsidR="00000000" w:rsidDel="00000000" w:rsidP="00000000" w:rsidRDefault="00000000" w:rsidRPr="00000000" w14:paraId="00000230">
      <w:pPr>
        <w:numPr>
          <w:ilvl w:val="0"/>
          <w:numId w:val="195"/>
        </w:numPr>
        <w:spacing w:after="0" w:before="0" w:lineRule="auto"/>
        <w:ind w:left="720" w:hanging="360"/>
        <w:rPr/>
      </w:pPr>
      <w:r w:rsidDel="00000000" w:rsidR="00000000" w:rsidRPr="00000000">
        <w:rPr>
          <w:rtl w:val="0"/>
        </w:rPr>
        <w:t xml:space="preserve">Emergent collaboration</w:t>
        <w:br w:type="textWrapping"/>
      </w:r>
    </w:p>
    <w:p w:rsidR="00000000" w:rsidDel="00000000" w:rsidP="00000000" w:rsidRDefault="00000000" w:rsidRPr="00000000" w14:paraId="00000231">
      <w:pPr>
        <w:numPr>
          <w:ilvl w:val="0"/>
          <w:numId w:val="195"/>
        </w:numPr>
        <w:spacing w:after="480" w:before="0" w:lineRule="auto"/>
        <w:ind w:left="720" w:hanging="360"/>
        <w:rPr/>
      </w:pPr>
      <w:r w:rsidDel="00000000" w:rsidR="00000000" w:rsidRPr="00000000">
        <w:rPr>
          <w:rtl w:val="0"/>
        </w:rPr>
        <w:t xml:space="preserve">Collective sensemaking</w:t>
        <w:br w:type="textWrapping"/>
      </w:r>
    </w:p>
    <w:p w:rsidR="00000000" w:rsidDel="00000000" w:rsidP="00000000" w:rsidRDefault="00000000" w:rsidRPr="00000000" w14:paraId="00000232">
      <w:pPr>
        <w:spacing w:after="240" w:before="240" w:lineRule="auto"/>
        <w:ind w:left="0" w:firstLine="0"/>
        <w:rPr/>
      </w:pPr>
      <w:r w:rsidDel="00000000" w:rsidR="00000000" w:rsidRPr="00000000">
        <w:rPr>
          <w:rtl w:val="0"/>
        </w:rPr>
        <w:t xml:space="preserve">They are an invitation into a shared field of inquiry, creativity, and grounded action.</w:t>
      </w:r>
    </w:p>
    <w:p w:rsidR="00000000" w:rsidDel="00000000" w:rsidP="00000000" w:rsidRDefault="00000000" w:rsidRPr="00000000" w14:paraId="00000233">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2"/>
        <w:keepNext w:val="0"/>
        <w:keepLines w:val="0"/>
        <w:ind w:left="0" w:firstLine="0"/>
        <w:rPr>
          <w:sz w:val="34"/>
          <w:szCs w:val="34"/>
        </w:rPr>
      </w:pPr>
      <w:bookmarkStart w:colFirst="0" w:colLast="0" w:name="_m7141t92rmm3" w:id="45"/>
      <w:bookmarkEnd w:id="45"/>
      <w:r w:rsidDel="00000000" w:rsidR="00000000" w:rsidRPr="00000000">
        <w:rPr>
          <w:sz w:val="34"/>
          <w:szCs w:val="34"/>
          <w:rtl w:val="0"/>
        </w:rPr>
        <w:t xml:space="preserve">🌱 MONDAYS</w:t>
      </w:r>
    </w:p>
    <w:p w:rsidR="00000000" w:rsidDel="00000000" w:rsidP="00000000" w:rsidRDefault="00000000" w:rsidRPr="00000000" w14:paraId="00000235">
      <w:pPr>
        <w:pStyle w:val="Heading3"/>
        <w:keepNext w:val="0"/>
        <w:keepLines w:val="0"/>
        <w:ind w:left="0" w:firstLine="0"/>
        <w:rPr>
          <w:sz w:val="26"/>
          <w:szCs w:val="26"/>
        </w:rPr>
      </w:pPr>
      <w:bookmarkStart w:colFirst="0" w:colLast="0" w:name="_4crug7aaax2u" w:id="46"/>
      <w:bookmarkEnd w:id="46"/>
      <w:r w:rsidDel="00000000" w:rsidR="00000000" w:rsidRPr="00000000">
        <w:rPr>
          <w:sz w:val="26"/>
          <w:szCs w:val="26"/>
          <w:rtl w:val="0"/>
        </w:rPr>
        <w:t xml:space="preserve">Regenerative Capital Flows — Education &amp; Ideation</w:t>
      </w:r>
    </w:p>
    <w:p w:rsidR="00000000" w:rsidDel="00000000" w:rsidP="00000000" w:rsidRDefault="00000000" w:rsidRPr="00000000" w14:paraId="00000236">
      <w:pPr>
        <w:spacing w:after="240" w:before="240" w:lineRule="auto"/>
        <w:ind w:left="0" w:firstLine="0"/>
        <w:rPr/>
      </w:pPr>
      <w:r w:rsidDel="00000000" w:rsidR="00000000" w:rsidRPr="00000000">
        <w:rPr>
          <w:rtl w:val="0"/>
        </w:rPr>
        <w:t xml:space="preserve">Purpose</w:t>
      </w:r>
    </w:p>
    <w:p w:rsidR="00000000" w:rsidDel="00000000" w:rsidP="00000000" w:rsidRDefault="00000000" w:rsidRPr="00000000" w14:paraId="00000237">
      <w:pPr>
        <w:spacing w:after="240" w:before="240" w:lineRule="auto"/>
        <w:ind w:left="0" w:firstLine="0"/>
        <w:rPr/>
      </w:pPr>
      <w:r w:rsidDel="00000000" w:rsidR="00000000" w:rsidRPr="00000000">
        <w:rPr>
          <w:rtl w:val="0"/>
        </w:rPr>
        <w:t xml:space="preserve">Mondays are dedicated to exploring the many pathways for unlocking and stewarding capital in service of grassroots, bioregional communities and regenerative initiatives.</w:t>
      </w:r>
    </w:p>
    <w:p w:rsidR="00000000" w:rsidDel="00000000" w:rsidP="00000000" w:rsidRDefault="00000000" w:rsidRPr="00000000" w14:paraId="00000238">
      <w:pPr>
        <w:spacing w:after="240" w:before="240" w:lineRule="auto"/>
        <w:ind w:left="0" w:firstLine="0"/>
        <w:rPr/>
      </w:pPr>
      <w:r w:rsidDel="00000000" w:rsidR="00000000" w:rsidRPr="00000000">
        <w:rPr>
          <w:rtl w:val="0"/>
        </w:rPr>
        <w:t xml:space="preserve">This is a space for funders, organizers, entrepreneurs, land stewards, technologists, and community builders to learn together and imagine new financial architectures rooted in trust, reciprocity, and ecological intelligence.</w:t>
      </w:r>
    </w:p>
    <w:p w:rsidR="00000000" w:rsidDel="00000000" w:rsidP="00000000" w:rsidRDefault="00000000" w:rsidRPr="00000000" w14:paraId="00000239">
      <w:pPr>
        <w:spacing w:after="240" w:before="240" w:lineRule="auto"/>
        <w:ind w:left="0" w:firstLine="0"/>
        <w:rPr/>
      </w:pPr>
      <w:r w:rsidDel="00000000" w:rsidR="00000000" w:rsidRPr="00000000">
        <w:rPr>
          <w:rtl w:val="0"/>
        </w:rPr>
        <w:t xml:space="preserve">What We’ll Explore</w:t>
      </w:r>
    </w:p>
    <w:p w:rsidR="00000000" w:rsidDel="00000000" w:rsidP="00000000" w:rsidRDefault="00000000" w:rsidRPr="00000000" w14:paraId="0000023A">
      <w:pPr>
        <w:spacing w:after="240" w:before="240" w:lineRule="auto"/>
        <w:ind w:left="0" w:firstLine="0"/>
        <w:rPr/>
      </w:pPr>
      <w:r w:rsidDel="00000000" w:rsidR="00000000" w:rsidRPr="00000000">
        <w:rPr>
          <w:rtl w:val="0"/>
        </w:rPr>
        <w:t xml:space="preserve">Together we’ll dive into topics such as:</w:t>
      </w:r>
    </w:p>
    <w:p w:rsidR="00000000" w:rsidDel="00000000" w:rsidP="00000000" w:rsidRDefault="00000000" w:rsidRPr="00000000" w14:paraId="0000023B">
      <w:pPr>
        <w:numPr>
          <w:ilvl w:val="0"/>
          <w:numId w:val="139"/>
        </w:numPr>
        <w:spacing w:after="0" w:before="480" w:lineRule="auto"/>
        <w:ind w:left="720" w:hanging="360"/>
        <w:rPr/>
      </w:pPr>
      <w:r w:rsidDel="00000000" w:rsidR="00000000" w:rsidRPr="00000000">
        <w:rPr>
          <w:rtl w:val="0"/>
        </w:rPr>
        <w:t xml:space="preserve">Bioregional Flow Funding &amp; participatory grantmaking</w:t>
        <w:br w:type="textWrapping"/>
      </w:r>
    </w:p>
    <w:p w:rsidR="00000000" w:rsidDel="00000000" w:rsidP="00000000" w:rsidRDefault="00000000" w:rsidRPr="00000000" w14:paraId="0000023C">
      <w:pPr>
        <w:numPr>
          <w:ilvl w:val="0"/>
          <w:numId w:val="139"/>
        </w:numPr>
        <w:spacing w:after="0" w:before="0" w:lineRule="auto"/>
        <w:ind w:left="720" w:hanging="360"/>
        <w:rPr/>
      </w:pPr>
      <w:r w:rsidDel="00000000" w:rsidR="00000000" w:rsidRPr="00000000">
        <w:rPr>
          <w:rtl w:val="0"/>
        </w:rPr>
        <w:t xml:space="preserve">Trust-based philanthropy &amp; direct giving models</w:t>
        <w:br w:type="textWrapping"/>
      </w:r>
    </w:p>
    <w:p w:rsidR="00000000" w:rsidDel="00000000" w:rsidP="00000000" w:rsidRDefault="00000000" w:rsidRPr="00000000" w14:paraId="0000023D">
      <w:pPr>
        <w:numPr>
          <w:ilvl w:val="0"/>
          <w:numId w:val="139"/>
        </w:numPr>
        <w:spacing w:after="0" w:before="0" w:lineRule="auto"/>
        <w:ind w:left="720" w:hanging="360"/>
        <w:rPr/>
      </w:pPr>
      <w:r w:rsidDel="00000000" w:rsidR="00000000" w:rsidRPr="00000000">
        <w:rPr>
          <w:rtl w:val="0"/>
        </w:rPr>
        <w:t xml:space="preserve">Carbon, biodiversity, and ecosystem service credit markets</w:t>
        <w:br w:type="textWrapping"/>
      </w:r>
    </w:p>
    <w:p w:rsidR="00000000" w:rsidDel="00000000" w:rsidP="00000000" w:rsidRDefault="00000000" w:rsidRPr="00000000" w14:paraId="0000023E">
      <w:pPr>
        <w:numPr>
          <w:ilvl w:val="0"/>
          <w:numId w:val="139"/>
        </w:numPr>
        <w:spacing w:after="0" w:before="0" w:lineRule="auto"/>
        <w:ind w:left="720" w:hanging="360"/>
        <w:rPr/>
      </w:pPr>
      <w:r w:rsidDel="00000000" w:rsidR="00000000" w:rsidRPr="00000000">
        <w:rPr>
          <w:rtl w:val="0"/>
        </w:rPr>
        <w:t xml:space="preserve">Regenerative crypto, DAOs, and Web3 coordination tools</w:t>
        <w:br w:type="textWrapping"/>
      </w:r>
    </w:p>
    <w:p w:rsidR="00000000" w:rsidDel="00000000" w:rsidP="00000000" w:rsidRDefault="00000000" w:rsidRPr="00000000" w14:paraId="0000023F">
      <w:pPr>
        <w:numPr>
          <w:ilvl w:val="0"/>
          <w:numId w:val="139"/>
        </w:numPr>
        <w:spacing w:after="0" w:before="0" w:lineRule="auto"/>
        <w:ind w:left="720" w:hanging="360"/>
        <w:rPr/>
      </w:pPr>
      <w:r w:rsidDel="00000000" w:rsidR="00000000" w:rsidRPr="00000000">
        <w:rPr>
          <w:rtl w:val="0"/>
        </w:rPr>
        <w:t xml:space="preserve">Green bonds &amp; blended finance for regeneration</w:t>
        <w:br w:type="textWrapping"/>
      </w:r>
    </w:p>
    <w:p w:rsidR="00000000" w:rsidDel="00000000" w:rsidP="00000000" w:rsidRDefault="00000000" w:rsidRPr="00000000" w14:paraId="00000240">
      <w:pPr>
        <w:numPr>
          <w:ilvl w:val="0"/>
          <w:numId w:val="139"/>
        </w:numPr>
        <w:spacing w:after="0" w:before="0" w:lineRule="auto"/>
        <w:ind w:left="720" w:hanging="360"/>
        <w:rPr/>
      </w:pPr>
      <w:r w:rsidDel="00000000" w:rsidR="00000000" w:rsidRPr="00000000">
        <w:rPr>
          <w:rtl w:val="0"/>
        </w:rPr>
        <w:t xml:space="preserve">Social impact investing &amp; community wealth-building</w:t>
        <w:br w:type="textWrapping"/>
      </w:r>
    </w:p>
    <w:p w:rsidR="00000000" w:rsidDel="00000000" w:rsidP="00000000" w:rsidRDefault="00000000" w:rsidRPr="00000000" w14:paraId="00000241">
      <w:pPr>
        <w:numPr>
          <w:ilvl w:val="0"/>
          <w:numId w:val="139"/>
        </w:numPr>
        <w:spacing w:after="0" w:before="0" w:lineRule="auto"/>
        <w:ind w:left="720" w:hanging="360"/>
        <w:rPr/>
      </w:pPr>
      <w:r w:rsidDel="00000000" w:rsidR="00000000" w:rsidRPr="00000000">
        <w:rPr>
          <w:rtl w:val="0"/>
        </w:rPr>
        <w:t xml:space="preserve">Cooperative structures &amp; shared ownership models</w:t>
        <w:br w:type="textWrapping"/>
      </w:r>
    </w:p>
    <w:p w:rsidR="00000000" w:rsidDel="00000000" w:rsidP="00000000" w:rsidRDefault="00000000" w:rsidRPr="00000000" w14:paraId="00000242">
      <w:pPr>
        <w:numPr>
          <w:ilvl w:val="0"/>
          <w:numId w:val="139"/>
        </w:numPr>
        <w:spacing w:after="0" w:before="0" w:lineRule="auto"/>
        <w:ind w:left="720" w:hanging="360"/>
        <w:rPr/>
      </w:pPr>
      <w:r w:rsidDel="00000000" w:rsidR="00000000" w:rsidRPr="00000000">
        <w:rPr>
          <w:rtl w:val="0"/>
        </w:rPr>
        <w:t xml:space="preserve">Resource pooling &amp; commitment pooling</w:t>
        <w:br w:type="textWrapping"/>
      </w:r>
    </w:p>
    <w:p w:rsidR="00000000" w:rsidDel="00000000" w:rsidP="00000000" w:rsidRDefault="00000000" w:rsidRPr="00000000" w14:paraId="00000243">
      <w:pPr>
        <w:numPr>
          <w:ilvl w:val="0"/>
          <w:numId w:val="139"/>
        </w:numPr>
        <w:spacing w:after="0" w:before="0" w:lineRule="auto"/>
        <w:ind w:left="720" w:hanging="360"/>
        <w:rPr/>
      </w:pPr>
      <w:r w:rsidDel="00000000" w:rsidR="00000000" w:rsidRPr="00000000">
        <w:rPr>
          <w:rtl w:val="0"/>
        </w:rPr>
        <w:t xml:space="preserve">Data collection, impact measurement, and storytelling</w:t>
        <w:br w:type="textWrapping"/>
      </w:r>
    </w:p>
    <w:p w:rsidR="00000000" w:rsidDel="00000000" w:rsidP="00000000" w:rsidRDefault="00000000" w:rsidRPr="00000000" w14:paraId="00000244">
      <w:pPr>
        <w:numPr>
          <w:ilvl w:val="0"/>
          <w:numId w:val="139"/>
        </w:numPr>
        <w:spacing w:after="0" w:before="0" w:lineRule="auto"/>
        <w:ind w:left="720" w:hanging="360"/>
        <w:rPr/>
      </w:pPr>
      <w:r w:rsidDel="00000000" w:rsidR="00000000" w:rsidRPr="00000000">
        <w:rPr>
          <w:rtl w:val="0"/>
        </w:rPr>
        <w:t xml:space="preserve">Alternative metrics for value beyond GDP</w:t>
        <w:br w:type="textWrapping"/>
      </w:r>
    </w:p>
    <w:p w:rsidR="00000000" w:rsidDel="00000000" w:rsidP="00000000" w:rsidRDefault="00000000" w:rsidRPr="00000000" w14:paraId="00000245">
      <w:pPr>
        <w:numPr>
          <w:ilvl w:val="0"/>
          <w:numId w:val="139"/>
        </w:numPr>
        <w:spacing w:after="0" w:before="0" w:lineRule="auto"/>
        <w:ind w:left="720" w:hanging="360"/>
        <w:rPr/>
      </w:pPr>
      <w:r w:rsidDel="00000000" w:rsidR="00000000" w:rsidRPr="00000000">
        <w:rPr>
          <w:rtl w:val="0"/>
        </w:rPr>
        <w:t xml:space="preserve">Funding land access, food sovereignty, and community infrastructure</w:t>
        <w:br w:type="textWrapping"/>
      </w:r>
    </w:p>
    <w:p w:rsidR="00000000" w:rsidDel="00000000" w:rsidP="00000000" w:rsidRDefault="00000000" w:rsidRPr="00000000" w14:paraId="00000246">
      <w:pPr>
        <w:numPr>
          <w:ilvl w:val="0"/>
          <w:numId w:val="139"/>
        </w:numPr>
        <w:spacing w:after="480" w:before="0" w:lineRule="auto"/>
        <w:ind w:left="720" w:hanging="360"/>
        <w:rPr/>
      </w:pPr>
      <w:r w:rsidDel="00000000" w:rsidR="00000000" w:rsidRPr="00000000">
        <w:rPr>
          <w:rtl w:val="0"/>
        </w:rPr>
        <w:t xml:space="preserve">Case studies from real projects and bioregions</w:t>
        <w:br w:type="textWrapping"/>
      </w:r>
    </w:p>
    <w:p w:rsidR="00000000" w:rsidDel="00000000" w:rsidP="00000000" w:rsidRDefault="00000000" w:rsidRPr="00000000" w14:paraId="00000247">
      <w:pPr>
        <w:spacing w:after="240" w:before="240" w:lineRule="auto"/>
        <w:ind w:left="0" w:firstLine="0"/>
        <w:rPr/>
      </w:pPr>
      <w:r w:rsidDel="00000000" w:rsidR="00000000" w:rsidRPr="00000000">
        <w:rPr>
          <w:rtl w:val="0"/>
        </w:rPr>
        <w:t xml:space="preserve">Session Format</w:t>
      </w:r>
    </w:p>
    <w:p w:rsidR="00000000" w:rsidDel="00000000" w:rsidP="00000000" w:rsidRDefault="00000000" w:rsidRPr="00000000" w14:paraId="00000248">
      <w:pPr>
        <w:spacing w:after="240" w:before="240" w:lineRule="auto"/>
        <w:ind w:left="0" w:firstLine="0"/>
        <w:rPr/>
      </w:pPr>
      <w:r w:rsidDel="00000000" w:rsidR="00000000" w:rsidRPr="00000000">
        <w:rPr>
          <w:rtl w:val="0"/>
        </w:rPr>
        <w:t xml:space="preserve">Each Monday session may include:</w:t>
      </w:r>
    </w:p>
    <w:p w:rsidR="00000000" w:rsidDel="00000000" w:rsidP="00000000" w:rsidRDefault="00000000" w:rsidRPr="00000000" w14:paraId="00000249">
      <w:pPr>
        <w:numPr>
          <w:ilvl w:val="0"/>
          <w:numId w:val="128"/>
        </w:numPr>
        <w:spacing w:after="0" w:before="480" w:lineRule="auto"/>
        <w:ind w:left="720" w:hanging="360"/>
        <w:rPr/>
      </w:pPr>
      <w:r w:rsidDel="00000000" w:rsidR="00000000" w:rsidRPr="00000000">
        <w:rPr>
          <w:rtl w:val="0"/>
        </w:rPr>
        <w:t xml:space="preserve">A short teaching or presentation</w:t>
        <w:br w:type="textWrapping"/>
      </w:r>
    </w:p>
    <w:p w:rsidR="00000000" w:rsidDel="00000000" w:rsidP="00000000" w:rsidRDefault="00000000" w:rsidRPr="00000000" w14:paraId="0000024A">
      <w:pPr>
        <w:numPr>
          <w:ilvl w:val="0"/>
          <w:numId w:val="128"/>
        </w:numPr>
        <w:spacing w:after="0" w:before="0" w:lineRule="auto"/>
        <w:ind w:left="720" w:hanging="360"/>
        <w:rPr/>
      </w:pPr>
      <w:r w:rsidDel="00000000" w:rsidR="00000000" w:rsidRPr="00000000">
        <w:rPr>
          <w:rtl w:val="0"/>
        </w:rPr>
        <w:t xml:space="preserve">A guest speaker or practitioner</w:t>
        <w:br w:type="textWrapping"/>
      </w:r>
    </w:p>
    <w:p w:rsidR="00000000" w:rsidDel="00000000" w:rsidP="00000000" w:rsidRDefault="00000000" w:rsidRPr="00000000" w14:paraId="0000024B">
      <w:pPr>
        <w:numPr>
          <w:ilvl w:val="0"/>
          <w:numId w:val="128"/>
        </w:numPr>
        <w:spacing w:after="0" w:before="0" w:lineRule="auto"/>
        <w:ind w:left="720" w:hanging="360"/>
        <w:rPr/>
      </w:pPr>
      <w:r w:rsidDel="00000000" w:rsidR="00000000" w:rsidRPr="00000000">
        <w:rPr>
          <w:rtl w:val="0"/>
        </w:rPr>
        <w:t xml:space="preserve">A case study from the field</w:t>
        <w:br w:type="textWrapping"/>
      </w:r>
    </w:p>
    <w:p w:rsidR="00000000" w:rsidDel="00000000" w:rsidP="00000000" w:rsidRDefault="00000000" w:rsidRPr="00000000" w14:paraId="0000024C">
      <w:pPr>
        <w:numPr>
          <w:ilvl w:val="0"/>
          <w:numId w:val="128"/>
        </w:numPr>
        <w:spacing w:after="0" w:before="0" w:lineRule="auto"/>
        <w:ind w:left="720" w:hanging="360"/>
        <w:rPr/>
      </w:pPr>
      <w:r w:rsidDel="00000000" w:rsidR="00000000" w:rsidRPr="00000000">
        <w:rPr>
          <w:rtl w:val="0"/>
        </w:rPr>
        <w:t xml:space="preserve">Open dialogue and Q&amp;A</w:t>
        <w:br w:type="textWrapping"/>
      </w:r>
    </w:p>
    <w:p w:rsidR="00000000" w:rsidDel="00000000" w:rsidP="00000000" w:rsidRDefault="00000000" w:rsidRPr="00000000" w14:paraId="0000024D">
      <w:pPr>
        <w:numPr>
          <w:ilvl w:val="0"/>
          <w:numId w:val="128"/>
        </w:numPr>
        <w:spacing w:after="0" w:before="0" w:lineRule="auto"/>
        <w:ind w:left="720" w:hanging="360"/>
        <w:rPr/>
      </w:pPr>
      <w:r w:rsidDel="00000000" w:rsidR="00000000" w:rsidRPr="00000000">
        <w:rPr>
          <w:rtl w:val="0"/>
        </w:rPr>
        <w:t xml:space="preserve">Collective ideation and problem-solving</w:t>
        <w:br w:type="textWrapping"/>
      </w:r>
    </w:p>
    <w:p w:rsidR="00000000" w:rsidDel="00000000" w:rsidP="00000000" w:rsidRDefault="00000000" w:rsidRPr="00000000" w14:paraId="0000024E">
      <w:pPr>
        <w:numPr>
          <w:ilvl w:val="0"/>
          <w:numId w:val="128"/>
        </w:numPr>
        <w:spacing w:after="480" w:before="0" w:lineRule="auto"/>
        <w:ind w:left="720" w:hanging="360"/>
        <w:rPr/>
      </w:pPr>
      <w:r w:rsidDel="00000000" w:rsidR="00000000" w:rsidRPr="00000000">
        <w:rPr>
          <w:rtl w:val="0"/>
        </w:rPr>
        <w:t xml:space="preserve">Invitations to collaborate beyond the session</w:t>
        <w:br w:type="textWrapping"/>
      </w:r>
    </w:p>
    <w:p w:rsidR="00000000" w:rsidDel="00000000" w:rsidP="00000000" w:rsidRDefault="00000000" w:rsidRPr="00000000" w14:paraId="0000024F">
      <w:pPr>
        <w:spacing w:after="240" w:before="240" w:lineRule="auto"/>
        <w:ind w:left="0" w:firstLine="0"/>
        <w:rPr/>
      </w:pPr>
      <w:r w:rsidDel="00000000" w:rsidR="00000000" w:rsidRPr="00000000">
        <w:rPr>
          <w:rtl w:val="0"/>
        </w:rPr>
        <w:t xml:space="preserve">Who This Is For</w:t>
      </w:r>
    </w:p>
    <w:p w:rsidR="00000000" w:rsidDel="00000000" w:rsidP="00000000" w:rsidRDefault="00000000" w:rsidRPr="00000000" w14:paraId="00000250">
      <w:pPr>
        <w:numPr>
          <w:ilvl w:val="0"/>
          <w:numId w:val="172"/>
        </w:numPr>
        <w:spacing w:after="0" w:before="480" w:lineRule="auto"/>
        <w:ind w:left="720" w:hanging="360"/>
        <w:rPr/>
      </w:pPr>
      <w:r w:rsidDel="00000000" w:rsidR="00000000" w:rsidRPr="00000000">
        <w:rPr>
          <w:rtl w:val="0"/>
        </w:rPr>
        <w:t xml:space="preserve">Funders seeking new ways to move capital with integrity</w:t>
        <w:br w:type="textWrapping"/>
      </w:r>
    </w:p>
    <w:p w:rsidR="00000000" w:rsidDel="00000000" w:rsidP="00000000" w:rsidRDefault="00000000" w:rsidRPr="00000000" w14:paraId="00000251">
      <w:pPr>
        <w:numPr>
          <w:ilvl w:val="0"/>
          <w:numId w:val="172"/>
        </w:numPr>
        <w:spacing w:after="0" w:before="0" w:lineRule="auto"/>
        <w:ind w:left="720" w:hanging="360"/>
        <w:rPr/>
      </w:pPr>
      <w:r w:rsidDel="00000000" w:rsidR="00000000" w:rsidRPr="00000000">
        <w:rPr>
          <w:rtl w:val="0"/>
        </w:rPr>
        <w:t xml:space="preserve">Grassroots organizers navigating resource constraints</w:t>
        <w:br w:type="textWrapping"/>
      </w:r>
    </w:p>
    <w:p w:rsidR="00000000" w:rsidDel="00000000" w:rsidP="00000000" w:rsidRDefault="00000000" w:rsidRPr="00000000" w14:paraId="00000252">
      <w:pPr>
        <w:numPr>
          <w:ilvl w:val="0"/>
          <w:numId w:val="172"/>
        </w:numPr>
        <w:spacing w:after="0" w:before="0" w:lineRule="auto"/>
        <w:ind w:left="720" w:hanging="360"/>
        <w:rPr/>
      </w:pPr>
      <w:r w:rsidDel="00000000" w:rsidR="00000000" w:rsidRPr="00000000">
        <w:rPr>
          <w:rtl w:val="0"/>
        </w:rPr>
        <w:t xml:space="preserve">Regenerative entrepreneurs and innovators</w:t>
        <w:br w:type="textWrapping"/>
      </w:r>
    </w:p>
    <w:p w:rsidR="00000000" w:rsidDel="00000000" w:rsidP="00000000" w:rsidRDefault="00000000" w:rsidRPr="00000000" w14:paraId="00000253">
      <w:pPr>
        <w:numPr>
          <w:ilvl w:val="0"/>
          <w:numId w:val="172"/>
        </w:numPr>
        <w:spacing w:after="0" w:before="0" w:lineRule="auto"/>
        <w:ind w:left="720" w:hanging="360"/>
        <w:rPr/>
      </w:pPr>
      <w:r w:rsidDel="00000000" w:rsidR="00000000" w:rsidRPr="00000000">
        <w:rPr>
          <w:rtl w:val="0"/>
        </w:rPr>
        <w:t xml:space="preserve">DAO builders and Web3 practitioners</w:t>
        <w:br w:type="textWrapping"/>
      </w:r>
    </w:p>
    <w:p w:rsidR="00000000" w:rsidDel="00000000" w:rsidP="00000000" w:rsidRDefault="00000000" w:rsidRPr="00000000" w14:paraId="00000254">
      <w:pPr>
        <w:numPr>
          <w:ilvl w:val="0"/>
          <w:numId w:val="172"/>
        </w:numPr>
        <w:spacing w:after="0" w:before="0" w:lineRule="auto"/>
        <w:ind w:left="720" w:hanging="360"/>
        <w:rPr/>
      </w:pPr>
      <w:r w:rsidDel="00000000" w:rsidR="00000000" w:rsidRPr="00000000">
        <w:rPr>
          <w:rtl w:val="0"/>
        </w:rPr>
        <w:t xml:space="preserve">Philanthropy reformers</w:t>
        <w:br w:type="textWrapping"/>
      </w:r>
    </w:p>
    <w:p w:rsidR="00000000" w:rsidDel="00000000" w:rsidP="00000000" w:rsidRDefault="00000000" w:rsidRPr="00000000" w14:paraId="00000255">
      <w:pPr>
        <w:numPr>
          <w:ilvl w:val="0"/>
          <w:numId w:val="172"/>
        </w:numPr>
        <w:spacing w:after="0" w:before="0" w:lineRule="auto"/>
        <w:ind w:left="720" w:hanging="360"/>
        <w:rPr/>
      </w:pPr>
      <w:r w:rsidDel="00000000" w:rsidR="00000000" w:rsidRPr="00000000">
        <w:rPr>
          <w:rtl w:val="0"/>
        </w:rPr>
        <w:t xml:space="preserve">Community leaders working in land, food, housing, and justice</w:t>
        <w:br w:type="textWrapping"/>
      </w:r>
    </w:p>
    <w:p w:rsidR="00000000" w:rsidDel="00000000" w:rsidP="00000000" w:rsidRDefault="00000000" w:rsidRPr="00000000" w14:paraId="00000256">
      <w:pPr>
        <w:numPr>
          <w:ilvl w:val="0"/>
          <w:numId w:val="172"/>
        </w:numPr>
        <w:spacing w:after="480" w:before="0" w:lineRule="auto"/>
        <w:ind w:left="720" w:hanging="360"/>
        <w:rPr/>
      </w:pPr>
      <w:r w:rsidDel="00000000" w:rsidR="00000000" w:rsidRPr="00000000">
        <w:rPr>
          <w:rtl w:val="0"/>
        </w:rPr>
        <w:t xml:space="preserve">Anyone curious about how money could flow differently in service of life</w:t>
        <w:br w:type="textWrapping"/>
      </w:r>
    </w:p>
    <w:p w:rsidR="00000000" w:rsidDel="00000000" w:rsidP="00000000" w:rsidRDefault="00000000" w:rsidRPr="00000000" w14:paraId="00000257">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pStyle w:val="Heading2"/>
        <w:keepNext w:val="0"/>
        <w:keepLines w:val="0"/>
        <w:ind w:left="0" w:firstLine="0"/>
        <w:rPr>
          <w:sz w:val="34"/>
          <w:szCs w:val="34"/>
        </w:rPr>
      </w:pPr>
      <w:bookmarkStart w:colFirst="0" w:colLast="0" w:name="_e1w92gcbzpzn" w:id="47"/>
      <w:bookmarkEnd w:id="47"/>
      <w:r w:rsidDel="00000000" w:rsidR="00000000" w:rsidRPr="00000000">
        <w:rPr>
          <w:sz w:val="34"/>
          <w:szCs w:val="34"/>
          <w:rtl w:val="0"/>
        </w:rPr>
        <w:t xml:space="preserve">🌍 WEDNESDAYS</w:t>
      </w:r>
    </w:p>
    <w:p w:rsidR="00000000" w:rsidDel="00000000" w:rsidP="00000000" w:rsidRDefault="00000000" w:rsidRPr="00000000" w14:paraId="00000259">
      <w:pPr>
        <w:pStyle w:val="Heading3"/>
        <w:keepNext w:val="0"/>
        <w:keepLines w:val="0"/>
        <w:ind w:left="0" w:firstLine="0"/>
        <w:rPr>
          <w:sz w:val="26"/>
          <w:szCs w:val="26"/>
        </w:rPr>
      </w:pPr>
      <w:bookmarkStart w:colFirst="0" w:colLast="0" w:name="_1rlp2ui00z6h" w:id="48"/>
      <w:bookmarkEnd w:id="48"/>
      <w:r w:rsidDel="00000000" w:rsidR="00000000" w:rsidRPr="00000000">
        <w:rPr>
          <w:sz w:val="26"/>
          <w:szCs w:val="26"/>
          <w:rtl w:val="0"/>
        </w:rPr>
        <w:t xml:space="preserve">Planetary Party — Collaboration &amp; Ecosystem Building</w:t>
      </w:r>
    </w:p>
    <w:p w:rsidR="00000000" w:rsidDel="00000000" w:rsidP="00000000" w:rsidRDefault="00000000" w:rsidRPr="00000000" w14:paraId="0000025A">
      <w:pPr>
        <w:spacing w:after="240" w:before="240" w:lineRule="auto"/>
        <w:ind w:left="0" w:firstLine="0"/>
        <w:rPr/>
      </w:pPr>
      <w:r w:rsidDel="00000000" w:rsidR="00000000" w:rsidRPr="00000000">
        <w:rPr>
          <w:rtl w:val="0"/>
        </w:rPr>
        <w:t xml:space="preserve">Purpose</w:t>
      </w:r>
    </w:p>
    <w:p w:rsidR="00000000" w:rsidDel="00000000" w:rsidP="00000000" w:rsidRDefault="00000000" w:rsidRPr="00000000" w14:paraId="0000025B">
      <w:pPr>
        <w:spacing w:after="240" w:before="240" w:lineRule="auto"/>
        <w:ind w:left="0" w:firstLine="0"/>
        <w:rPr/>
      </w:pPr>
      <w:r w:rsidDel="00000000" w:rsidR="00000000" w:rsidRPr="00000000">
        <w:rPr>
          <w:rtl w:val="0"/>
        </w:rPr>
        <w:t xml:space="preserve">Wednesdays are a co-creation space for weaving the Planetary Party ecosystem: a bioregional coordination framework that integrates culture, governance, regenerative finance, and collective intelligence.</w:t>
      </w:r>
    </w:p>
    <w:p w:rsidR="00000000" w:rsidDel="00000000" w:rsidP="00000000" w:rsidRDefault="00000000" w:rsidRPr="00000000" w14:paraId="0000025C">
      <w:pPr>
        <w:spacing w:after="240" w:before="240" w:lineRule="auto"/>
        <w:ind w:left="0" w:firstLine="0"/>
        <w:rPr/>
      </w:pPr>
      <w:r w:rsidDel="00000000" w:rsidR="00000000" w:rsidRPr="00000000">
        <w:rPr>
          <w:rtl w:val="0"/>
        </w:rPr>
        <w:t xml:space="preserve">This is where we gather to build the social, cultural, and organizational infrastructure needed for large-scale, place-based regeneration.</w:t>
      </w:r>
    </w:p>
    <w:p w:rsidR="00000000" w:rsidDel="00000000" w:rsidP="00000000" w:rsidRDefault="00000000" w:rsidRPr="00000000" w14:paraId="0000025D">
      <w:pPr>
        <w:spacing w:after="240" w:before="240" w:lineRule="auto"/>
        <w:ind w:left="0" w:firstLine="0"/>
        <w:rPr/>
      </w:pPr>
      <w:r w:rsidDel="00000000" w:rsidR="00000000" w:rsidRPr="00000000">
        <w:rPr>
          <w:rtl w:val="0"/>
        </w:rPr>
        <w:t xml:space="preserve">What We’ll Explore</w:t>
      </w:r>
    </w:p>
    <w:p w:rsidR="00000000" w:rsidDel="00000000" w:rsidP="00000000" w:rsidRDefault="00000000" w:rsidRPr="00000000" w14:paraId="0000025E">
      <w:pPr>
        <w:spacing w:after="240" w:before="240" w:lineRule="auto"/>
        <w:ind w:left="0" w:firstLine="0"/>
        <w:rPr/>
      </w:pPr>
      <w:r w:rsidDel="00000000" w:rsidR="00000000" w:rsidRPr="00000000">
        <w:rPr>
          <w:rtl w:val="0"/>
        </w:rPr>
        <w:t xml:space="preserve">Together we’ll work with:</w:t>
      </w:r>
    </w:p>
    <w:p w:rsidR="00000000" w:rsidDel="00000000" w:rsidP="00000000" w:rsidRDefault="00000000" w:rsidRPr="00000000" w14:paraId="0000025F">
      <w:pPr>
        <w:numPr>
          <w:ilvl w:val="0"/>
          <w:numId w:val="123"/>
        </w:numPr>
        <w:spacing w:after="0" w:before="480" w:lineRule="auto"/>
        <w:ind w:left="720" w:hanging="360"/>
        <w:rPr/>
      </w:pPr>
      <w:r w:rsidDel="00000000" w:rsidR="00000000" w:rsidRPr="00000000">
        <w:rPr>
          <w:rtl w:val="0"/>
        </w:rPr>
        <w:t xml:space="preserve">Guild-building and role clarity</w:t>
        <w:br w:type="textWrapping"/>
      </w:r>
    </w:p>
    <w:p w:rsidR="00000000" w:rsidDel="00000000" w:rsidP="00000000" w:rsidRDefault="00000000" w:rsidRPr="00000000" w14:paraId="00000260">
      <w:pPr>
        <w:numPr>
          <w:ilvl w:val="0"/>
          <w:numId w:val="123"/>
        </w:numPr>
        <w:spacing w:after="0" w:before="0" w:lineRule="auto"/>
        <w:ind w:left="720" w:hanging="360"/>
        <w:rPr/>
      </w:pPr>
      <w:r w:rsidDel="00000000" w:rsidR="00000000" w:rsidRPr="00000000">
        <w:rPr>
          <w:rtl w:val="0"/>
        </w:rPr>
        <w:t xml:space="preserve">Governance design and experimentation</w:t>
        <w:br w:type="textWrapping"/>
      </w:r>
    </w:p>
    <w:p w:rsidR="00000000" w:rsidDel="00000000" w:rsidP="00000000" w:rsidRDefault="00000000" w:rsidRPr="00000000" w14:paraId="00000261">
      <w:pPr>
        <w:numPr>
          <w:ilvl w:val="0"/>
          <w:numId w:val="123"/>
        </w:numPr>
        <w:spacing w:after="0" w:before="0" w:lineRule="auto"/>
        <w:ind w:left="720" w:hanging="360"/>
        <w:rPr/>
      </w:pPr>
      <w:r w:rsidDel="00000000" w:rsidR="00000000" w:rsidRPr="00000000">
        <w:rPr>
          <w:rtl w:val="0"/>
        </w:rPr>
        <w:t xml:space="preserve">Bioregional coordination models</w:t>
        <w:br w:type="textWrapping"/>
      </w:r>
    </w:p>
    <w:p w:rsidR="00000000" w:rsidDel="00000000" w:rsidP="00000000" w:rsidRDefault="00000000" w:rsidRPr="00000000" w14:paraId="00000262">
      <w:pPr>
        <w:numPr>
          <w:ilvl w:val="0"/>
          <w:numId w:val="123"/>
        </w:numPr>
        <w:spacing w:after="0" w:before="0" w:lineRule="auto"/>
        <w:ind w:left="720" w:hanging="360"/>
        <w:rPr/>
      </w:pPr>
      <w:r w:rsidDel="00000000" w:rsidR="00000000" w:rsidRPr="00000000">
        <w:rPr>
          <w:rtl w:val="0"/>
        </w:rPr>
        <w:t xml:space="preserve">Cultural rituals and myth-making</w:t>
        <w:br w:type="textWrapping"/>
      </w:r>
    </w:p>
    <w:p w:rsidR="00000000" w:rsidDel="00000000" w:rsidP="00000000" w:rsidRDefault="00000000" w:rsidRPr="00000000" w14:paraId="00000263">
      <w:pPr>
        <w:numPr>
          <w:ilvl w:val="0"/>
          <w:numId w:val="123"/>
        </w:numPr>
        <w:spacing w:after="0" w:before="0" w:lineRule="auto"/>
        <w:ind w:left="720" w:hanging="360"/>
        <w:rPr/>
      </w:pPr>
      <w:r w:rsidDel="00000000" w:rsidR="00000000" w:rsidRPr="00000000">
        <w:rPr>
          <w:rtl w:val="0"/>
        </w:rPr>
        <w:t xml:space="preserve">Collective intelligence practices</w:t>
        <w:br w:type="textWrapping"/>
      </w:r>
    </w:p>
    <w:p w:rsidR="00000000" w:rsidDel="00000000" w:rsidP="00000000" w:rsidRDefault="00000000" w:rsidRPr="00000000" w14:paraId="00000264">
      <w:pPr>
        <w:numPr>
          <w:ilvl w:val="0"/>
          <w:numId w:val="123"/>
        </w:numPr>
        <w:spacing w:after="0" w:before="0" w:lineRule="auto"/>
        <w:ind w:left="720" w:hanging="360"/>
        <w:rPr/>
      </w:pPr>
      <w:r w:rsidDel="00000000" w:rsidR="00000000" w:rsidRPr="00000000">
        <w:rPr>
          <w:rtl w:val="0"/>
        </w:rPr>
        <w:t xml:space="preserve">DAO-inspired tools for coordination</w:t>
        <w:br w:type="textWrapping"/>
      </w:r>
    </w:p>
    <w:p w:rsidR="00000000" w:rsidDel="00000000" w:rsidP="00000000" w:rsidRDefault="00000000" w:rsidRPr="00000000" w14:paraId="00000265">
      <w:pPr>
        <w:numPr>
          <w:ilvl w:val="0"/>
          <w:numId w:val="123"/>
        </w:numPr>
        <w:spacing w:after="0" w:before="0" w:lineRule="auto"/>
        <w:ind w:left="720" w:hanging="360"/>
        <w:rPr/>
      </w:pPr>
      <w:r w:rsidDel="00000000" w:rsidR="00000000" w:rsidRPr="00000000">
        <w:rPr>
          <w:rtl w:val="0"/>
        </w:rPr>
        <w:t xml:space="preserve">Community agreements and conflict resilience</w:t>
        <w:br w:type="textWrapping"/>
      </w:r>
    </w:p>
    <w:p w:rsidR="00000000" w:rsidDel="00000000" w:rsidP="00000000" w:rsidRDefault="00000000" w:rsidRPr="00000000" w14:paraId="00000266">
      <w:pPr>
        <w:numPr>
          <w:ilvl w:val="0"/>
          <w:numId w:val="123"/>
        </w:numPr>
        <w:spacing w:after="0" w:before="0" w:lineRule="auto"/>
        <w:ind w:left="720" w:hanging="360"/>
        <w:rPr/>
      </w:pPr>
      <w:r w:rsidDel="00000000" w:rsidR="00000000" w:rsidRPr="00000000">
        <w:rPr>
          <w:rtl w:val="0"/>
        </w:rPr>
        <w:t xml:space="preserve">Sensemaking around global crises</w:t>
        <w:br w:type="textWrapping"/>
      </w:r>
    </w:p>
    <w:p w:rsidR="00000000" w:rsidDel="00000000" w:rsidP="00000000" w:rsidRDefault="00000000" w:rsidRPr="00000000" w14:paraId="00000267">
      <w:pPr>
        <w:numPr>
          <w:ilvl w:val="0"/>
          <w:numId w:val="123"/>
        </w:numPr>
        <w:spacing w:after="0" w:before="0" w:lineRule="auto"/>
        <w:ind w:left="720" w:hanging="360"/>
        <w:rPr/>
      </w:pPr>
      <w:r w:rsidDel="00000000" w:rsidR="00000000" w:rsidRPr="00000000">
        <w:rPr>
          <w:rtl w:val="0"/>
        </w:rPr>
        <w:t xml:space="preserve">Systems mapping and leverage points</w:t>
        <w:br w:type="textWrapping"/>
      </w:r>
    </w:p>
    <w:p w:rsidR="00000000" w:rsidDel="00000000" w:rsidP="00000000" w:rsidRDefault="00000000" w:rsidRPr="00000000" w14:paraId="00000268">
      <w:pPr>
        <w:numPr>
          <w:ilvl w:val="0"/>
          <w:numId w:val="123"/>
        </w:numPr>
        <w:spacing w:after="0" w:before="0" w:lineRule="auto"/>
        <w:ind w:left="720" w:hanging="360"/>
        <w:rPr/>
      </w:pPr>
      <w:r w:rsidDel="00000000" w:rsidR="00000000" w:rsidRPr="00000000">
        <w:rPr>
          <w:rtl w:val="0"/>
        </w:rPr>
        <w:t xml:space="preserve">Designing shared protocols and standards</w:t>
        <w:br w:type="textWrapping"/>
      </w:r>
    </w:p>
    <w:p w:rsidR="00000000" w:rsidDel="00000000" w:rsidP="00000000" w:rsidRDefault="00000000" w:rsidRPr="00000000" w14:paraId="00000269">
      <w:pPr>
        <w:numPr>
          <w:ilvl w:val="0"/>
          <w:numId w:val="123"/>
        </w:numPr>
        <w:spacing w:after="0" w:before="0" w:lineRule="auto"/>
        <w:ind w:left="720" w:hanging="360"/>
        <w:rPr/>
      </w:pPr>
      <w:r w:rsidDel="00000000" w:rsidR="00000000" w:rsidRPr="00000000">
        <w:rPr>
          <w:rtl w:val="0"/>
        </w:rPr>
        <w:t xml:space="preserve">Cross-bioregional collaboration pathways</w:t>
        <w:br w:type="textWrapping"/>
      </w:r>
    </w:p>
    <w:p w:rsidR="00000000" w:rsidDel="00000000" w:rsidP="00000000" w:rsidRDefault="00000000" w:rsidRPr="00000000" w14:paraId="0000026A">
      <w:pPr>
        <w:numPr>
          <w:ilvl w:val="0"/>
          <w:numId w:val="123"/>
        </w:numPr>
        <w:spacing w:after="480" w:before="0" w:lineRule="auto"/>
        <w:ind w:left="720" w:hanging="360"/>
        <w:rPr/>
      </w:pPr>
      <w:r w:rsidDel="00000000" w:rsidR="00000000" w:rsidRPr="00000000">
        <w:rPr>
          <w:rtl w:val="0"/>
        </w:rPr>
        <w:t xml:space="preserve">Funding and sustaining the ecosystem</w:t>
        <w:br w:type="textWrapping"/>
      </w:r>
    </w:p>
    <w:p w:rsidR="00000000" w:rsidDel="00000000" w:rsidP="00000000" w:rsidRDefault="00000000" w:rsidRPr="00000000" w14:paraId="0000026B">
      <w:pPr>
        <w:spacing w:after="240" w:before="240" w:lineRule="auto"/>
        <w:ind w:left="0" w:firstLine="0"/>
        <w:rPr/>
      </w:pPr>
      <w:r w:rsidDel="00000000" w:rsidR="00000000" w:rsidRPr="00000000">
        <w:rPr>
          <w:rtl w:val="0"/>
        </w:rPr>
        <w:t xml:space="preserve">Session Format</w:t>
      </w:r>
    </w:p>
    <w:p w:rsidR="00000000" w:rsidDel="00000000" w:rsidP="00000000" w:rsidRDefault="00000000" w:rsidRPr="00000000" w14:paraId="0000026C">
      <w:pPr>
        <w:spacing w:after="240" w:before="240" w:lineRule="auto"/>
        <w:ind w:left="0" w:firstLine="0"/>
        <w:rPr/>
      </w:pPr>
      <w:r w:rsidDel="00000000" w:rsidR="00000000" w:rsidRPr="00000000">
        <w:rPr>
          <w:rtl w:val="0"/>
        </w:rPr>
        <w:t xml:space="preserve">Each Wednesday session may include:</w:t>
      </w:r>
    </w:p>
    <w:p w:rsidR="00000000" w:rsidDel="00000000" w:rsidP="00000000" w:rsidRDefault="00000000" w:rsidRPr="00000000" w14:paraId="0000026D">
      <w:pPr>
        <w:numPr>
          <w:ilvl w:val="0"/>
          <w:numId w:val="178"/>
        </w:numPr>
        <w:spacing w:after="0" w:before="480" w:lineRule="auto"/>
        <w:ind w:left="720" w:hanging="360"/>
        <w:rPr/>
      </w:pPr>
      <w:r w:rsidDel="00000000" w:rsidR="00000000" w:rsidRPr="00000000">
        <w:rPr>
          <w:rtl w:val="0"/>
        </w:rPr>
        <w:t xml:space="preserve">Updates from the Planetary Party ecosystem</w:t>
        <w:br w:type="textWrapping"/>
      </w:r>
    </w:p>
    <w:p w:rsidR="00000000" w:rsidDel="00000000" w:rsidP="00000000" w:rsidRDefault="00000000" w:rsidRPr="00000000" w14:paraId="0000026E">
      <w:pPr>
        <w:numPr>
          <w:ilvl w:val="0"/>
          <w:numId w:val="178"/>
        </w:numPr>
        <w:spacing w:after="0" w:before="0" w:lineRule="auto"/>
        <w:ind w:left="720" w:hanging="360"/>
        <w:rPr/>
      </w:pPr>
      <w:r w:rsidDel="00000000" w:rsidR="00000000" w:rsidRPr="00000000">
        <w:rPr>
          <w:rtl w:val="0"/>
        </w:rPr>
        <w:t xml:space="preserve">Breakouts for co-design and ideation</w:t>
        <w:br w:type="textWrapping"/>
      </w:r>
    </w:p>
    <w:p w:rsidR="00000000" w:rsidDel="00000000" w:rsidP="00000000" w:rsidRDefault="00000000" w:rsidRPr="00000000" w14:paraId="0000026F">
      <w:pPr>
        <w:numPr>
          <w:ilvl w:val="0"/>
          <w:numId w:val="178"/>
        </w:numPr>
        <w:spacing w:after="0" w:before="0" w:lineRule="auto"/>
        <w:ind w:left="720" w:hanging="360"/>
        <w:rPr/>
      </w:pPr>
      <w:r w:rsidDel="00000000" w:rsidR="00000000" w:rsidRPr="00000000">
        <w:rPr>
          <w:rtl w:val="0"/>
        </w:rPr>
        <w:t xml:space="preserve">Governance and protocol experiments</w:t>
        <w:br w:type="textWrapping"/>
      </w:r>
    </w:p>
    <w:p w:rsidR="00000000" w:rsidDel="00000000" w:rsidP="00000000" w:rsidRDefault="00000000" w:rsidRPr="00000000" w14:paraId="00000270">
      <w:pPr>
        <w:numPr>
          <w:ilvl w:val="0"/>
          <w:numId w:val="178"/>
        </w:numPr>
        <w:spacing w:after="0" w:before="0" w:lineRule="auto"/>
        <w:ind w:left="720" w:hanging="360"/>
        <w:rPr/>
      </w:pPr>
      <w:r w:rsidDel="00000000" w:rsidR="00000000" w:rsidRPr="00000000">
        <w:rPr>
          <w:rtl w:val="0"/>
        </w:rPr>
        <w:t xml:space="preserve">Guest contributors and collaborators</w:t>
        <w:br w:type="textWrapping"/>
      </w:r>
    </w:p>
    <w:p w:rsidR="00000000" w:rsidDel="00000000" w:rsidP="00000000" w:rsidRDefault="00000000" w:rsidRPr="00000000" w14:paraId="00000271">
      <w:pPr>
        <w:numPr>
          <w:ilvl w:val="0"/>
          <w:numId w:val="178"/>
        </w:numPr>
        <w:spacing w:after="0" w:before="0" w:lineRule="auto"/>
        <w:ind w:left="720" w:hanging="360"/>
        <w:rPr/>
      </w:pPr>
      <w:r w:rsidDel="00000000" w:rsidR="00000000" w:rsidRPr="00000000">
        <w:rPr>
          <w:rtl w:val="0"/>
        </w:rPr>
        <w:t xml:space="preserve">Open Q&amp;A and feedback loops</w:t>
        <w:br w:type="textWrapping"/>
      </w:r>
    </w:p>
    <w:p w:rsidR="00000000" w:rsidDel="00000000" w:rsidP="00000000" w:rsidRDefault="00000000" w:rsidRPr="00000000" w14:paraId="00000272">
      <w:pPr>
        <w:numPr>
          <w:ilvl w:val="0"/>
          <w:numId w:val="178"/>
        </w:numPr>
        <w:spacing w:after="0" w:before="0" w:lineRule="auto"/>
        <w:ind w:left="720" w:hanging="360"/>
        <w:rPr/>
      </w:pPr>
      <w:r w:rsidDel="00000000" w:rsidR="00000000" w:rsidRPr="00000000">
        <w:rPr>
          <w:rtl w:val="0"/>
        </w:rPr>
        <w:t xml:space="preserve">Invitations into working groups or guilds</w:t>
        <w:br w:type="textWrapping"/>
      </w:r>
    </w:p>
    <w:p w:rsidR="00000000" w:rsidDel="00000000" w:rsidP="00000000" w:rsidRDefault="00000000" w:rsidRPr="00000000" w14:paraId="00000273">
      <w:pPr>
        <w:numPr>
          <w:ilvl w:val="0"/>
          <w:numId w:val="178"/>
        </w:numPr>
        <w:spacing w:after="480" w:before="0" w:lineRule="auto"/>
        <w:ind w:left="720" w:hanging="360"/>
        <w:rPr/>
      </w:pPr>
      <w:r w:rsidDel="00000000" w:rsidR="00000000" w:rsidRPr="00000000">
        <w:rPr>
          <w:rtl w:val="0"/>
        </w:rPr>
        <w:t xml:space="preserve">Storytelling from bioregions in motion</w:t>
        <w:br w:type="textWrapping"/>
      </w:r>
    </w:p>
    <w:p w:rsidR="00000000" w:rsidDel="00000000" w:rsidP="00000000" w:rsidRDefault="00000000" w:rsidRPr="00000000" w14:paraId="00000274">
      <w:pPr>
        <w:spacing w:after="240" w:before="240" w:lineRule="auto"/>
        <w:ind w:left="0" w:firstLine="0"/>
        <w:rPr/>
      </w:pPr>
      <w:r w:rsidDel="00000000" w:rsidR="00000000" w:rsidRPr="00000000">
        <w:rPr>
          <w:rtl w:val="0"/>
        </w:rPr>
        <w:t xml:space="preserve">Who This Is For</w:t>
      </w:r>
    </w:p>
    <w:p w:rsidR="00000000" w:rsidDel="00000000" w:rsidP="00000000" w:rsidRDefault="00000000" w:rsidRPr="00000000" w14:paraId="00000275">
      <w:pPr>
        <w:numPr>
          <w:ilvl w:val="0"/>
          <w:numId w:val="132"/>
        </w:numPr>
        <w:spacing w:after="0" w:before="480" w:lineRule="auto"/>
        <w:ind w:left="720" w:hanging="360"/>
        <w:rPr/>
      </w:pPr>
      <w:r w:rsidDel="00000000" w:rsidR="00000000" w:rsidRPr="00000000">
        <w:rPr>
          <w:rtl w:val="0"/>
        </w:rPr>
        <w:t xml:space="preserve">Systems thinkers and futurists</w:t>
        <w:br w:type="textWrapping"/>
      </w:r>
    </w:p>
    <w:p w:rsidR="00000000" w:rsidDel="00000000" w:rsidP="00000000" w:rsidRDefault="00000000" w:rsidRPr="00000000" w14:paraId="00000276">
      <w:pPr>
        <w:numPr>
          <w:ilvl w:val="0"/>
          <w:numId w:val="132"/>
        </w:numPr>
        <w:spacing w:after="0" w:before="0" w:lineRule="auto"/>
        <w:ind w:left="720" w:hanging="360"/>
        <w:rPr/>
      </w:pPr>
      <w:r w:rsidDel="00000000" w:rsidR="00000000" w:rsidRPr="00000000">
        <w:rPr>
          <w:rtl w:val="0"/>
        </w:rPr>
        <w:t xml:space="preserve">DAO and governance designers</w:t>
        <w:br w:type="textWrapping"/>
      </w:r>
    </w:p>
    <w:p w:rsidR="00000000" w:rsidDel="00000000" w:rsidP="00000000" w:rsidRDefault="00000000" w:rsidRPr="00000000" w14:paraId="00000277">
      <w:pPr>
        <w:numPr>
          <w:ilvl w:val="0"/>
          <w:numId w:val="132"/>
        </w:numPr>
        <w:spacing w:after="0" w:before="0" w:lineRule="auto"/>
        <w:ind w:left="720" w:hanging="360"/>
        <w:rPr/>
      </w:pPr>
      <w:r w:rsidDel="00000000" w:rsidR="00000000" w:rsidRPr="00000000">
        <w:rPr>
          <w:rtl w:val="0"/>
        </w:rPr>
        <w:t xml:space="preserve">Cultural workers and storytellers</w:t>
        <w:br w:type="textWrapping"/>
      </w:r>
    </w:p>
    <w:p w:rsidR="00000000" w:rsidDel="00000000" w:rsidP="00000000" w:rsidRDefault="00000000" w:rsidRPr="00000000" w14:paraId="00000278">
      <w:pPr>
        <w:numPr>
          <w:ilvl w:val="0"/>
          <w:numId w:val="132"/>
        </w:numPr>
        <w:spacing w:after="0" w:before="0" w:lineRule="auto"/>
        <w:ind w:left="720" w:hanging="360"/>
        <w:rPr/>
      </w:pPr>
      <w:r w:rsidDel="00000000" w:rsidR="00000000" w:rsidRPr="00000000">
        <w:rPr>
          <w:rtl w:val="0"/>
        </w:rPr>
        <w:t xml:space="preserve">Bioregional organizers</w:t>
        <w:br w:type="textWrapping"/>
      </w:r>
    </w:p>
    <w:p w:rsidR="00000000" w:rsidDel="00000000" w:rsidP="00000000" w:rsidRDefault="00000000" w:rsidRPr="00000000" w14:paraId="00000279">
      <w:pPr>
        <w:numPr>
          <w:ilvl w:val="0"/>
          <w:numId w:val="132"/>
        </w:numPr>
        <w:spacing w:after="0" w:before="0" w:lineRule="auto"/>
        <w:ind w:left="720" w:hanging="360"/>
        <w:rPr/>
      </w:pPr>
      <w:r w:rsidDel="00000000" w:rsidR="00000000" w:rsidRPr="00000000">
        <w:rPr>
          <w:rtl w:val="0"/>
        </w:rPr>
        <w:t xml:space="preserve">Regenerative finance innovators</w:t>
        <w:br w:type="textWrapping"/>
      </w:r>
    </w:p>
    <w:p w:rsidR="00000000" w:rsidDel="00000000" w:rsidP="00000000" w:rsidRDefault="00000000" w:rsidRPr="00000000" w14:paraId="0000027A">
      <w:pPr>
        <w:numPr>
          <w:ilvl w:val="0"/>
          <w:numId w:val="132"/>
        </w:numPr>
        <w:spacing w:after="0" w:before="0" w:lineRule="auto"/>
        <w:ind w:left="720" w:hanging="360"/>
        <w:rPr/>
      </w:pPr>
      <w:r w:rsidDel="00000000" w:rsidR="00000000" w:rsidRPr="00000000">
        <w:rPr>
          <w:rtl w:val="0"/>
        </w:rPr>
        <w:t xml:space="preserve">Technologists building coordination tools</w:t>
        <w:br w:type="textWrapping"/>
      </w:r>
    </w:p>
    <w:p w:rsidR="00000000" w:rsidDel="00000000" w:rsidP="00000000" w:rsidRDefault="00000000" w:rsidRPr="00000000" w14:paraId="0000027B">
      <w:pPr>
        <w:numPr>
          <w:ilvl w:val="0"/>
          <w:numId w:val="132"/>
        </w:numPr>
        <w:spacing w:after="0" w:before="0" w:lineRule="auto"/>
        <w:ind w:left="720" w:hanging="360"/>
        <w:rPr/>
      </w:pPr>
      <w:r w:rsidDel="00000000" w:rsidR="00000000" w:rsidRPr="00000000">
        <w:rPr>
          <w:rtl w:val="0"/>
        </w:rPr>
        <w:t xml:space="preserve">Community weavers and facilitators</w:t>
        <w:br w:type="textWrapping"/>
      </w:r>
    </w:p>
    <w:p w:rsidR="00000000" w:rsidDel="00000000" w:rsidP="00000000" w:rsidRDefault="00000000" w:rsidRPr="00000000" w14:paraId="0000027C">
      <w:pPr>
        <w:numPr>
          <w:ilvl w:val="0"/>
          <w:numId w:val="132"/>
        </w:numPr>
        <w:spacing w:after="480" w:before="0" w:lineRule="auto"/>
        <w:ind w:left="720" w:hanging="360"/>
        <w:rPr/>
      </w:pPr>
      <w:r w:rsidDel="00000000" w:rsidR="00000000" w:rsidRPr="00000000">
        <w:rPr>
          <w:rtl w:val="0"/>
        </w:rPr>
        <w:t xml:space="preserve">Anyone called to co-create a new social architecture for planetary regeneration</w:t>
        <w:br w:type="textWrapping"/>
      </w:r>
    </w:p>
    <w:p w:rsidR="00000000" w:rsidDel="00000000" w:rsidP="00000000" w:rsidRDefault="00000000" w:rsidRPr="00000000" w14:paraId="0000027D">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2"/>
        <w:keepNext w:val="0"/>
        <w:keepLines w:val="0"/>
        <w:ind w:left="0" w:firstLine="0"/>
        <w:rPr>
          <w:sz w:val="34"/>
          <w:szCs w:val="34"/>
        </w:rPr>
      </w:pPr>
      <w:bookmarkStart w:colFirst="0" w:colLast="0" w:name="_wmhkn8k6ifzn" w:id="49"/>
      <w:bookmarkEnd w:id="49"/>
      <w:r w:rsidDel="00000000" w:rsidR="00000000" w:rsidRPr="00000000">
        <w:rPr>
          <w:sz w:val="34"/>
          <w:szCs w:val="34"/>
          <w:rtl w:val="0"/>
        </w:rPr>
        <w:t xml:space="preserve">🌾 FRIDAYS</w:t>
      </w:r>
    </w:p>
    <w:p w:rsidR="00000000" w:rsidDel="00000000" w:rsidP="00000000" w:rsidRDefault="00000000" w:rsidRPr="00000000" w14:paraId="0000027F">
      <w:pPr>
        <w:pStyle w:val="Heading3"/>
        <w:keepNext w:val="0"/>
        <w:keepLines w:val="0"/>
        <w:ind w:left="0" w:firstLine="0"/>
        <w:rPr>
          <w:sz w:val="26"/>
          <w:szCs w:val="26"/>
        </w:rPr>
      </w:pPr>
      <w:bookmarkStart w:colFirst="0" w:colLast="0" w:name="_dltmnyjw1wtw" w:id="50"/>
      <w:bookmarkEnd w:id="50"/>
      <w:r w:rsidDel="00000000" w:rsidR="00000000" w:rsidRPr="00000000">
        <w:rPr>
          <w:sz w:val="26"/>
          <w:szCs w:val="26"/>
          <w:rtl w:val="0"/>
        </w:rPr>
        <w:t xml:space="preserve">Unified Sanctuaries — Development &amp; Landing</w:t>
      </w:r>
    </w:p>
    <w:p w:rsidR="00000000" w:rsidDel="00000000" w:rsidP="00000000" w:rsidRDefault="00000000" w:rsidRPr="00000000" w14:paraId="00000280">
      <w:pPr>
        <w:spacing w:after="240" w:before="240" w:lineRule="auto"/>
        <w:ind w:left="0" w:firstLine="0"/>
        <w:rPr/>
      </w:pPr>
      <w:r w:rsidDel="00000000" w:rsidR="00000000" w:rsidRPr="00000000">
        <w:rPr>
          <w:rtl w:val="0"/>
        </w:rPr>
        <w:t xml:space="preserve">Purpose</w:t>
      </w:r>
    </w:p>
    <w:p w:rsidR="00000000" w:rsidDel="00000000" w:rsidP="00000000" w:rsidRDefault="00000000" w:rsidRPr="00000000" w14:paraId="00000281">
      <w:pPr>
        <w:spacing w:after="240" w:before="240" w:lineRule="auto"/>
        <w:ind w:left="0" w:firstLine="0"/>
        <w:rPr/>
      </w:pPr>
      <w:r w:rsidDel="00000000" w:rsidR="00000000" w:rsidRPr="00000000">
        <w:rPr>
          <w:rtl w:val="0"/>
        </w:rPr>
        <w:t xml:space="preserve">Fridays are dedicated to the real-time development of Unified Sanctuaries, a land-based regenerative project I’m co-creating in the Northeast.</w:t>
      </w:r>
    </w:p>
    <w:p w:rsidR="00000000" w:rsidDel="00000000" w:rsidP="00000000" w:rsidRDefault="00000000" w:rsidRPr="00000000" w14:paraId="00000282">
      <w:pPr>
        <w:spacing w:after="240" w:before="240" w:lineRule="auto"/>
        <w:ind w:left="0" w:firstLine="0"/>
        <w:rPr/>
      </w:pPr>
      <w:r w:rsidDel="00000000" w:rsidR="00000000" w:rsidRPr="00000000">
        <w:rPr>
          <w:rtl w:val="0"/>
        </w:rPr>
        <w:t xml:space="preserve">Unified Sanctuaries is envisioned as:</w:t>
      </w:r>
    </w:p>
    <w:p w:rsidR="00000000" w:rsidDel="00000000" w:rsidP="00000000" w:rsidRDefault="00000000" w:rsidRPr="00000000" w14:paraId="00000283">
      <w:pPr>
        <w:numPr>
          <w:ilvl w:val="0"/>
          <w:numId w:val="166"/>
        </w:numPr>
        <w:spacing w:after="0" w:before="480" w:lineRule="auto"/>
        <w:ind w:left="720" w:hanging="360"/>
        <w:rPr/>
      </w:pPr>
      <w:r w:rsidDel="00000000" w:rsidR="00000000" w:rsidRPr="00000000">
        <w:rPr>
          <w:rtl w:val="0"/>
        </w:rPr>
        <w:t xml:space="preserve">A home for innovation, healing, and permaculture</w:t>
        <w:br w:type="textWrapping"/>
      </w:r>
    </w:p>
    <w:p w:rsidR="00000000" w:rsidDel="00000000" w:rsidP="00000000" w:rsidRDefault="00000000" w:rsidRPr="00000000" w14:paraId="00000284">
      <w:pPr>
        <w:numPr>
          <w:ilvl w:val="0"/>
          <w:numId w:val="166"/>
        </w:numPr>
        <w:spacing w:after="0" w:before="0" w:lineRule="auto"/>
        <w:ind w:left="720" w:hanging="360"/>
        <w:rPr/>
      </w:pPr>
      <w:r w:rsidDel="00000000" w:rsidR="00000000" w:rsidRPr="00000000">
        <w:rPr>
          <w:rtl w:val="0"/>
        </w:rPr>
        <w:t xml:space="preserve">A bioregional hub for the Planetary Party</w:t>
        <w:br w:type="textWrapping"/>
      </w:r>
    </w:p>
    <w:p w:rsidR="00000000" w:rsidDel="00000000" w:rsidP="00000000" w:rsidRDefault="00000000" w:rsidRPr="00000000" w14:paraId="00000285">
      <w:pPr>
        <w:numPr>
          <w:ilvl w:val="0"/>
          <w:numId w:val="166"/>
        </w:numPr>
        <w:spacing w:after="0" w:before="0" w:lineRule="auto"/>
        <w:ind w:left="720" w:hanging="360"/>
        <w:rPr/>
      </w:pPr>
      <w:r w:rsidDel="00000000" w:rsidR="00000000" w:rsidRPr="00000000">
        <w:rPr>
          <w:rtl w:val="0"/>
        </w:rPr>
        <w:t xml:space="preserve">A living laboratory for regenerative governance</w:t>
        <w:br w:type="textWrapping"/>
      </w:r>
    </w:p>
    <w:p w:rsidR="00000000" w:rsidDel="00000000" w:rsidP="00000000" w:rsidRDefault="00000000" w:rsidRPr="00000000" w14:paraId="00000286">
      <w:pPr>
        <w:numPr>
          <w:ilvl w:val="0"/>
          <w:numId w:val="166"/>
        </w:numPr>
        <w:spacing w:after="0" w:before="0" w:lineRule="auto"/>
        <w:ind w:left="720" w:hanging="360"/>
        <w:rPr/>
      </w:pPr>
      <w:r w:rsidDel="00000000" w:rsidR="00000000" w:rsidRPr="00000000">
        <w:rPr>
          <w:rtl w:val="0"/>
        </w:rPr>
        <w:t xml:space="preserve">A blueprint for community land stewardship</w:t>
        <w:br w:type="textWrapping"/>
      </w:r>
    </w:p>
    <w:p w:rsidR="00000000" w:rsidDel="00000000" w:rsidP="00000000" w:rsidRDefault="00000000" w:rsidRPr="00000000" w14:paraId="00000287">
      <w:pPr>
        <w:numPr>
          <w:ilvl w:val="0"/>
          <w:numId w:val="166"/>
        </w:numPr>
        <w:spacing w:after="480" w:before="0" w:lineRule="auto"/>
        <w:ind w:left="720" w:hanging="360"/>
        <w:rPr/>
      </w:pPr>
      <w:r w:rsidDel="00000000" w:rsidR="00000000" w:rsidRPr="00000000">
        <w:rPr>
          <w:rtl w:val="0"/>
        </w:rPr>
        <w:t xml:space="preserve">A prototype for shifting from private ownership to collective care</w:t>
        <w:br w:type="textWrapping"/>
      </w:r>
    </w:p>
    <w:p w:rsidR="00000000" w:rsidDel="00000000" w:rsidP="00000000" w:rsidRDefault="00000000" w:rsidRPr="00000000" w14:paraId="00000288">
      <w:pPr>
        <w:spacing w:after="240" w:before="240" w:lineRule="auto"/>
        <w:ind w:left="0" w:firstLine="0"/>
        <w:rPr/>
      </w:pPr>
      <w:r w:rsidDel="00000000" w:rsidR="00000000" w:rsidRPr="00000000">
        <w:rPr>
          <w:rtl w:val="0"/>
        </w:rPr>
        <w:t xml:space="preserve">What We’ll Explore</w:t>
      </w:r>
    </w:p>
    <w:p w:rsidR="00000000" w:rsidDel="00000000" w:rsidP="00000000" w:rsidRDefault="00000000" w:rsidRPr="00000000" w14:paraId="00000289">
      <w:pPr>
        <w:spacing w:after="240" w:before="240" w:lineRule="auto"/>
        <w:ind w:left="0" w:firstLine="0"/>
        <w:rPr/>
      </w:pPr>
      <w:r w:rsidDel="00000000" w:rsidR="00000000" w:rsidRPr="00000000">
        <w:rPr>
          <w:rtl w:val="0"/>
        </w:rPr>
        <w:t xml:space="preserve">Together we’ll work through:</w:t>
      </w:r>
    </w:p>
    <w:p w:rsidR="00000000" w:rsidDel="00000000" w:rsidP="00000000" w:rsidRDefault="00000000" w:rsidRPr="00000000" w14:paraId="0000028A">
      <w:pPr>
        <w:numPr>
          <w:ilvl w:val="0"/>
          <w:numId w:val="146"/>
        </w:numPr>
        <w:spacing w:after="0" w:before="480" w:lineRule="auto"/>
        <w:ind w:left="720" w:hanging="360"/>
        <w:rPr/>
      </w:pPr>
      <w:r w:rsidDel="00000000" w:rsidR="00000000" w:rsidRPr="00000000">
        <w:rPr>
          <w:rtl w:val="0"/>
        </w:rPr>
        <w:t xml:space="preserve">Land acquisition and stewardship models</w:t>
        <w:br w:type="textWrapping"/>
      </w:r>
    </w:p>
    <w:p w:rsidR="00000000" w:rsidDel="00000000" w:rsidP="00000000" w:rsidRDefault="00000000" w:rsidRPr="00000000" w14:paraId="0000028B">
      <w:pPr>
        <w:numPr>
          <w:ilvl w:val="0"/>
          <w:numId w:val="146"/>
        </w:numPr>
        <w:spacing w:after="0" w:before="0" w:lineRule="auto"/>
        <w:ind w:left="720" w:hanging="360"/>
        <w:rPr/>
      </w:pPr>
      <w:r w:rsidDel="00000000" w:rsidR="00000000" w:rsidRPr="00000000">
        <w:rPr>
          <w:rtl w:val="0"/>
        </w:rPr>
        <w:t xml:space="preserve">Community land trusts and nested trust structures</w:t>
        <w:br w:type="textWrapping"/>
      </w:r>
    </w:p>
    <w:p w:rsidR="00000000" w:rsidDel="00000000" w:rsidP="00000000" w:rsidRDefault="00000000" w:rsidRPr="00000000" w14:paraId="0000028C">
      <w:pPr>
        <w:numPr>
          <w:ilvl w:val="0"/>
          <w:numId w:val="146"/>
        </w:numPr>
        <w:spacing w:after="0" w:before="0" w:lineRule="auto"/>
        <w:ind w:left="720" w:hanging="360"/>
        <w:rPr/>
      </w:pPr>
      <w:r w:rsidDel="00000000" w:rsidR="00000000" w:rsidRPr="00000000">
        <w:rPr>
          <w:rtl w:val="0"/>
        </w:rPr>
        <w:t xml:space="preserve">Governance and decision-making frameworks</w:t>
        <w:br w:type="textWrapping"/>
      </w:r>
    </w:p>
    <w:p w:rsidR="00000000" w:rsidDel="00000000" w:rsidP="00000000" w:rsidRDefault="00000000" w:rsidRPr="00000000" w14:paraId="0000028D">
      <w:pPr>
        <w:numPr>
          <w:ilvl w:val="0"/>
          <w:numId w:val="146"/>
        </w:numPr>
        <w:spacing w:after="0" w:before="0" w:lineRule="auto"/>
        <w:ind w:left="720" w:hanging="360"/>
        <w:rPr/>
      </w:pPr>
      <w:r w:rsidDel="00000000" w:rsidR="00000000" w:rsidRPr="00000000">
        <w:rPr>
          <w:rtl w:val="0"/>
        </w:rPr>
        <w:t xml:space="preserve">Cooperative living and shared ownership</w:t>
        <w:br w:type="textWrapping"/>
      </w:r>
    </w:p>
    <w:p w:rsidR="00000000" w:rsidDel="00000000" w:rsidP="00000000" w:rsidRDefault="00000000" w:rsidRPr="00000000" w14:paraId="0000028E">
      <w:pPr>
        <w:numPr>
          <w:ilvl w:val="0"/>
          <w:numId w:val="146"/>
        </w:numPr>
        <w:spacing w:after="0" w:before="0" w:lineRule="auto"/>
        <w:ind w:left="720" w:hanging="360"/>
        <w:rPr/>
      </w:pPr>
      <w:r w:rsidDel="00000000" w:rsidR="00000000" w:rsidRPr="00000000">
        <w:rPr>
          <w:rtl w:val="0"/>
        </w:rPr>
        <w:t xml:space="preserve">Regenerative agriculture and permaculture design</w:t>
        <w:br w:type="textWrapping"/>
      </w:r>
    </w:p>
    <w:p w:rsidR="00000000" w:rsidDel="00000000" w:rsidP="00000000" w:rsidRDefault="00000000" w:rsidRPr="00000000" w14:paraId="0000028F">
      <w:pPr>
        <w:numPr>
          <w:ilvl w:val="0"/>
          <w:numId w:val="146"/>
        </w:numPr>
        <w:spacing w:after="0" w:before="0" w:lineRule="auto"/>
        <w:ind w:left="720" w:hanging="360"/>
        <w:rPr/>
      </w:pPr>
      <w:r w:rsidDel="00000000" w:rsidR="00000000" w:rsidRPr="00000000">
        <w:rPr>
          <w:rtl w:val="0"/>
        </w:rPr>
        <w:t xml:space="preserve">Housing, infrastructure, and zoning navigation</w:t>
        <w:br w:type="textWrapping"/>
      </w:r>
    </w:p>
    <w:p w:rsidR="00000000" w:rsidDel="00000000" w:rsidP="00000000" w:rsidRDefault="00000000" w:rsidRPr="00000000" w14:paraId="00000290">
      <w:pPr>
        <w:numPr>
          <w:ilvl w:val="0"/>
          <w:numId w:val="146"/>
        </w:numPr>
        <w:spacing w:after="0" w:before="0" w:lineRule="auto"/>
        <w:ind w:left="720" w:hanging="360"/>
        <w:rPr/>
      </w:pPr>
      <w:r w:rsidDel="00000000" w:rsidR="00000000" w:rsidRPr="00000000">
        <w:rPr>
          <w:rtl w:val="0"/>
        </w:rPr>
        <w:t xml:space="preserve">Healing arts, retreat, and education programming</w:t>
        <w:br w:type="textWrapping"/>
      </w:r>
    </w:p>
    <w:p w:rsidR="00000000" w:rsidDel="00000000" w:rsidP="00000000" w:rsidRDefault="00000000" w:rsidRPr="00000000" w14:paraId="00000291">
      <w:pPr>
        <w:numPr>
          <w:ilvl w:val="0"/>
          <w:numId w:val="146"/>
        </w:numPr>
        <w:spacing w:after="0" w:before="0" w:lineRule="auto"/>
        <w:ind w:left="720" w:hanging="360"/>
        <w:rPr/>
      </w:pPr>
      <w:r w:rsidDel="00000000" w:rsidR="00000000" w:rsidRPr="00000000">
        <w:rPr>
          <w:rtl w:val="0"/>
        </w:rPr>
        <w:t xml:space="preserve">Cultural agreements and conflict resolution</w:t>
        <w:br w:type="textWrapping"/>
      </w:r>
    </w:p>
    <w:p w:rsidR="00000000" w:rsidDel="00000000" w:rsidP="00000000" w:rsidRDefault="00000000" w:rsidRPr="00000000" w14:paraId="00000292">
      <w:pPr>
        <w:numPr>
          <w:ilvl w:val="0"/>
          <w:numId w:val="146"/>
        </w:numPr>
        <w:spacing w:after="0" w:before="0" w:lineRule="auto"/>
        <w:ind w:left="720" w:hanging="360"/>
        <w:rPr/>
      </w:pPr>
      <w:r w:rsidDel="00000000" w:rsidR="00000000" w:rsidRPr="00000000">
        <w:rPr>
          <w:rtl w:val="0"/>
        </w:rPr>
        <w:t xml:space="preserve">Financing land access and development</w:t>
        <w:br w:type="textWrapping"/>
      </w:r>
    </w:p>
    <w:p w:rsidR="00000000" w:rsidDel="00000000" w:rsidP="00000000" w:rsidRDefault="00000000" w:rsidRPr="00000000" w14:paraId="00000293">
      <w:pPr>
        <w:numPr>
          <w:ilvl w:val="0"/>
          <w:numId w:val="146"/>
        </w:numPr>
        <w:spacing w:after="0" w:before="0" w:lineRule="auto"/>
        <w:ind w:left="720" w:hanging="360"/>
        <w:rPr/>
      </w:pPr>
      <w:r w:rsidDel="00000000" w:rsidR="00000000" w:rsidRPr="00000000">
        <w:rPr>
          <w:rtl w:val="0"/>
        </w:rPr>
        <w:t xml:space="preserve">Tokenization, community investment, and membership models</w:t>
        <w:br w:type="textWrapping"/>
      </w:r>
    </w:p>
    <w:p w:rsidR="00000000" w:rsidDel="00000000" w:rsidP="00000000" w:rsidRDefault="00000000" w:rsidRPr="00000000" w14:paraId="00000294">
      <w:pPr>
        <w:numPr>
          <w:ilvl w:val="0"/>
          <w:numId w:val="146"/>
        </w:numPr>
        <w:spacing w:after="0" w:before="0" w:lineRule="auto"/>
        <w:ind w:left="720" w:hanging="360"/>
        <w:rPr/>
      </w:pPr>
      <w:r w:rsidDel="00000000" w:rsidR="00000000" w:rsidRPr="00000000">
        <w:rPr>
          <w:rtl w:val="0"/>
        </w:rPr>
        <w:t xml:space="preserve">Legal, financial, and operational design</w:t>
        <w:br w:type="textWrapping"/>
      </w:r>
    </w:p>
    <w:p w:rsidR="00000000" w:rsidDel="00000000" w:rsidP="00000000" w:rsidRDefault="00000000" w:rsidRPr="00000000" w14:paraId="00000295">
      <w:pPr>
        <w:numPr>
          <w:ilvl w:val="0"/>
          <w:numId w:val="146"/>
        </w:numPr>
        <w:spacing w:after="480" w:before="0" w:lineRule="auto"/>
        <w:ind w:left="720" w:hanging="360"/>
        <w:rPr/>
      </w:pPr>
      <w:r w:rsidDel="00000000" w:rsidR="00000000" w:rsidRPr="00000000">
        <w:rPr>
          <w:rtl w:val="0"/>
        </w:rPr>
        <w:t xml:space="preserve">Replication pathways for other bioregions</w:t>
        <w:br w:type="textWrapping"/>
      </w:r>
    </w:p>
    <w:p w:rsidR="00000000" w:rsidDel="00000000" w:rsidP="00000000" w:rsidRDefault="00000000" w:rsidRPr="00000000" w14:paraId="00000296">
      <w:pPr>
        <w:spacing w:after="240" w:before="240" w:lineRule="auto"/>
        <w:ind w:left="0" w:firstLine="0"/>
        <w:rPr/>
      </w:pPr>
      <w:r w:rsidDel="00000000" w:rsidR="00000000" w:rsidRPr="00000000">
        <w:rPr>
          <w:rtl w:val="0"/>
        </w:rPr>
        <w:t xml:space="preserve">Session Format</w:t>
      </w:r>
    </w:p>
    <w:p w:rsidR="00000000" w:rsidDel="00000000" w:rsidP="00000000" w:rsidRDefault="00000000" w:rsidRPr="00000000" w14:paraId="00000297">
      <w:pPr>
        <w:spacing w:after="240" w:before="240" w:lineRule="auto"/>
        <w:ind w:left="0" w:firstLine="0"/>
        <w:rPr/>
      </w:pPr>
      <w:r w:rsidDel="00000000" w:rsidR="00000000" w:rsidRPr="00000000">
        <w:rPr>
          <w:rtl w:val="0"/>
        </w:rPr>
        <w:t xml:space="preserve">Each Friday session may include:</w:t>
      </w:r>
    </w:p>
    <w:p w:rsidR="00000000" w:rsidDel="00000000" w:rsidP="00000000" w:rsidRDefault="00000000" w:rsidRPr="00000000" w14:paraId="00000298">
      <w:pPr>
        <w:numPr>
          <w:ilvl w:val="0"/>
          <w:numId w:val="134"/>
        </w:numPr>
        <w:spacing w:after="0" w:before="480" w:lineRule="auto"/>
        <w:ind w:left="720" w:hanging="360"/>
        <w:rPr/>
      </w:pPr>
      <w:r w:rsidDel="00000000" w:rsidR="00000000" w:rsidRPr="00000000">
        <w:rPr>
          <w:rtl w:val="0"/>
        </w:rPr>
        <w:t xml:space="preserve">Project updates and transparency reports</w:t>
        <w:br w:type="textWrapping"/>
      </w:r>
    </w:p>
    <w:p w:rsidR="00000000" w:rsidDel="00000000" w:rsidP="00000000" w:rsidRDefault="00000000" w:rsidRPr="00000000" w14:paraId="00000299">
      <w:pPr>
        <w:numPr>
          <w:ilvl w:val="0"/>
          <w:numId w:val="134"/>
        </w:numPr>
        <w:spacing w:after="0" w:before="0" w:lineRule="auto"/>
        <w:ind w:left="720" w:hanging="360"/>
        <w:rPr/>
      </w:pPr>
      <w:r w:rsidDel="00000000" w:rsidR="00000000" w:rsidRPr="00000000">
        <w:rPr>
          <w:rtl w:val="0"/>
        </w:rPr>
        <w:t xml:space="preserve">Design proposals and feedback loops</w:t>
        <w:br w:type="textWrapping"/>
      </w:r>
    </w:p>
    <w:p w:rsidR="00000000" w:rsidDel="00000000" w:rsidP="00000000" w:rsidRDefault="00000000" w:rsidRPr="00000000" w14:paraId="0000029A">
      <w:pPr>
        <w:numPr>
          <w:ilvl w:val="0"/>
          <w:numId w:val="134"/>
        </w:numPr>
        <w:spacing w:after="0" w:before="0" w:lineRule="auto"/>
        <w:ind w:left="720" w:hanging="360"/>
        <w:rPr/>
      </w:pPr>
      <w:r w:rsidDel="00000000" w:rsidR="00000000" w:rsidRPr="00000000">
        <w:rPr>
          <w:rtl w:val="0"/>
        </w:rPr>
        <w:t xml:space="preserve">Guest experts (law, land, finance, permaculture)</w:t>
        <w:br w:type="textWrapping"/>
      </w:r>
    </w:p>
    <w:p w:rsidR="00000000" w:rsidDel="00000000" w:rsidP="00000000" w:rsidRDefault="00000000" w:rsidRPr="00000000" w14:paraId="0000029B">
      <w:pPr>
        <w:numPr>
          <w:ilvl w:val="0"/>
          <w:numId w:val="134"/>
        </w:numPr>
        <w:spacing w:after="0" w:before="0" w:lineRule="auto"/>
        <w:ind w:left="720" w:hanging="360"/>
        <w:rPr/>
      </w:pPr>
      <w:r w:rsidDel="00000000" w:rsidR="00000000" w:rsidRPr="00000000">
        <w:rPr>
          <w:rtl w:val="0"/>
        </w:rPr>
        <w:t xml:space="preserve">Community ideation and problem-solving</w:t>
        <w:br w:type="textWrapping"/>
      </w:r>
    </w:p>
    <w:p w:rsidR="00000000" w:rsidDel="00000000" w:rsidP="00000000" w:rsidRDefault="00000000" w:rsidRPr="00000000" w14:paraId="0000029C">
      <w:pPr>
        <w:numPr>
          <w:ilvl w:val="0"/>
          <w:numId w:val="134"/>
        </w:numPr>
        <w:spacing w:after="0" w:before="0" w:lineRule="auto"/>
        <w:ind w:left="720" w:hanging="360"/>
        <w:rPr/>
      </w:pPr>
      <w:r w:rsidDel="00000000" w:rsidR="00000000" w:rsidRPr="00000000">
        <w:rPr>
          <w:rtl w:val="0"/>
        </w:rPr>
        <w:t xml:space="preserve">Working sessions on real challenges</w:t>
        <w:br w:type="textWrapping"/>
      </w:r>
    </w:p>
    <w:p w:rsidR="00000000" w:rsidDel="00000000" w:rsidP="00000000" w:rsidRDefault="00000000" w:rsidRPr="00000000" w14:paraId="0000029D">
      <w:pPr>
        <w:numPr>
          <w:ilvl w:val="0"/>
          <w:numId w:val="134"/>
        </w:numPr>
        <w:spacing w:after="0" w:before="0" w:lineRule="auto"/>
        <w:ind w:left="720" w:hanging="360"/>
        <w:rPr/>
      </w:pPr>
      <w:r w:rsidDel="00000000" w:rsidR="00000000" w:rsidRPr="00000000">
        <w:rPr>
          <w:rtl w:val="0"/>
        </w:rPr>
        <w:t xml:space="preserve">Invitations to support or collaborate</w:t>
        <w:br w:type="textWrapping"/>
      </w:r>
    </w:p>
    <w:p w:rsidR="00000000" w:rsidDel="00000000" w:rsidP="00000000" w:rsidRDefault="00000000" w:rsidRPr="00000000" w14:paraId="0000029E">
      <w:pPr>
        <w:numPr>
          <w:ilvl w:val="0"/>
          <w:numId w:val="134"/>
        </w:numPr>
        <w:spacing w:after="480" w:before="0" w:lineRule="auto"/>
        <w:ind w:left="720" w:hanging="360"/>
        <w:rPr/>
      </w:pPr>
      <w:r w:rsidDel="00000000" w:rsidR="00000000" w:rsidRPr="00000000">
        <w:rPr>
          <w:rtl w:val="0"/>
        </w:rPr>
        <w:t xml:space="preserve">Open Q&amp;A and storytelling</w:t>
        <w:br w:type="textWrapping"/>
      </w:r>
    </w:p>
    <w:p w:rsidR="00000000" w:rsidDel="00000000" w:rsidP="00000000" w:rsidRDefault="00000000" w:rsidRPr="00000000" w14:paraId="0000029F">
      <w:pPr>
        <w:spacing w:after="240" w:before="240" w:lineRule="auto"/>
        <w:ind w:left="0" w:firstLine="0"/>
        <w:rPr/>
      </w:pPr>
      <w:r w:rsidDel="00000000" w:rsidR="00000000" w:rsidRPr="00000000">
        <w:rPr>
          <w:rtl w:val="0"/>
        </w:rPr>
        <w:t xml:space="preserve">Who This Is For</w:t>
      </w:r>
    </w:p>
    <w:p w:rsidR="00000000" w:rsidDel="00000000" w:rsidP="00000000" w:rsidRDefault="00000000" w:rsidRPr="00000000" w14:paraId="000002A0">
      <w:pPr>
        <w:numPr>
          <w:ilvl w:val="0"/>
          <w:numId w:val="113"/>
        </w:numPr>
        <w:spacing w:after="0" w:before="480" w:lineRule="auto"/>
        <w:ind w:left="720" w:hanging="360"/>
        <w:rPr/>
      </w:pPr>
      <w:r w:rsidDel="00000000" w:rsidR="00000000" w:rsidRPr="00000000">
        <w:rPr>
          <w:rtl w:val="0"/>
        </w:rPr>
        <w:t xml:space="preserve">Land stewards and aspiring community builders</w:t>
        <w:br w:type="textWrapping"/>
      </w:r>
    </w:p>
    <w:p w:rsidR="00000000" w:rsidDel="00000000" w:rsidP="00000000" w:rsidRDefault="00000000" w:rsidRPr="00000000" w14:paraId="000002A1">
      <w:pPr>
        <w:numPr>
          <w:ilvl w:val="0"/>
          <w:numId w:val="113"/>
        </w:numPr>
        <w:spacing w:after="0" w:before="0" w:lineRule="auto"/>
        <w:ind w:left="720" w:hanging="360"/>
        <w:rPr/>
      </w:pPr>
      <w:r w:rsidDel="00000000" w:rsidR="00000000" w:rsidRPr="00000000">
        <w:rPr>
          <w:rtl w:val="0"/>
        </w:rPr>
        <w:t xml:space="preserve">Permaculture designers and regenerative farmers</w:t>
        <w:br w:type="textWrapping"/>
      </w:r>
    </w:p>
    <w:p w:rsidR="00000000" w:rsidDel="00000000" w:rsidP="00000000" w:rsidRDefault="00000000" w:rsidRPr="00000000" w14:paraId="000002A2">
      <w:pPr>
        <w:numPr>
          <w:ilvl w:val="0"/>
          <w:numId w:val="113"/>
        </w:numPr>
        <w:spacing w:after="0" w:before="0" w:lineRule="auto"/>
        <w:ind w:left="720" w:hanging="360"/>
        <w:rPr/>
      </w:pPr>
      <w:r w:rsidDel="00000000" w:rsidR="00000000" w:rsidRPr="00000000">
        <w:rPr>
          <w:rtl w:val="0"/>
        </w:rPr>
        <w:t xml:space="preserve">Architects and natural builders</w:t>
        <w:br w:type="textWrapping"/>
      </w:r>
    </w:p>
    <w:p w:rsidR="00000000" w:rsidDel="00000000" w:rsidP="00000000" w:rsidRDefault="00000000" w:rsidRPr="00000000" w14:paraId="000002A3">
      <w:pPr>
        <w:numPr>
          <w:ilvl w:val="0"/>
          <w:numId w:val="113"/>
        </w:numPr>
        <w:spacing w:after="0" w:before="0" w:lineRule="auto"/>
        <w:ind w:left="720" w:hanging="360"/>
        <w:rPr/>
      </w:pPr>
      <w:r w:rsidDel="00000000" w:rsidR="00000000" w:rsidRPr="00000000">
        <w:rPr>
          <w:rtl w:val="0"/>
        </w:rPr>
        <w:t xml:space="preserve">Legal and financial innovators</w:t>
        <w:br w:type="textWrapping"/>
      </w:r>
    </w:p>
    <w:p w:rsidR="00000000" w:rsidDel="00000000" w:rsidP="00000000" w:rsidRDefault="00000000" w:rsidRPr="00000000" w14:paraId="000002A4">
      <w:pPr>
        <w:numPr>
          <w:ilvl w:val="0"/>
          <w:numId w:val="113"/>
        </w:numPr>
        <w:spacing w:after="0" w:before="0" w:lineRule="auto"/>
        <w:ind w:left="720" w:hanging="360"/>
        <w:rPr/>
      </w:pPr>
      <w:r w:rsidDel="00000000" w:rsidR="00000000" w:rsidRPr="00000000">
        <w:rPr>
          <w:rtl w:val="0"/>
        </w:rPr>
        <w:t xml:space="preserve">Healers, facilitators, and educators</w:t>
        <w:br w:type="textWrapping"/>
      </w:r>
    </w:p>
    <w:p w:rsidR="00000000" w:rsidDel="00000000" w:rsidP="00000000" w:rsidRDefault="00000000" w:rsidRPr="00000000" w14:paraId="000002A5">
      <w:pPr>
        <w:numPr>
          <w:ilvl w:val="0"/>
          <w:numId w:val="113"/>
        </w:numPr>
        <w:spacing w:after="0" w:before="0" w:lineRule="auto"/>
        <w:ind w:left="720" w:hanging="360"/>
        <w:rPr/>
      </w:pPr>
      <w:r w:rsidDel="00000000" w:rsidR="00000000" w:rsidRPr="00000000">
        <w:rPr>
          <w:rtl w:val="0"/>
        </w:rPr>
        <w:t xml:space="preserve">Cooperative housing advocates</w:t>
        <w:br w:type="textWrapping"/>
      </w:r>
    </w:p>
    <w:p w:rsidR="00000000" w:rsidDel="00000000" w:rsidP="00000000" w:rsidRDefault="00000000" w:rsidRPr="00000000" w14:paraId="000002A6">
      <w:pPr>
        <w:numPr>
          <w:ilvl w:val="0"/>
          <w:numId w:val="113"/>
        </w:numPr>
        <w:spacing w:after="0" w:before="0" w:lineRule="auto"/>
        <w:ind w:left="720" w:hanging="360"/>
        <w:rPr/>
      </w:pPr>
      <w:r w:rsidDel="00000000" w:rsidR="00000000" w:rsidRPr="00000000">
        <w:rPr>
          <w:rtl w:val="0"/>
        </w:rPr>
        <w:t xml:space="preserve">People seeking new ways to live in community</w:t>
        <w:br w:type="textWrapping"/>
      </w:r>
    </w:p>
    <w:p w:rsidR="00000000" w:rsidDel="00000000" w:rsidP="00000000" w:rsidRDefault="00000000" w:rsidRPr="00000000" w14:paraId="000002A7">
      <w:pPr>
        <w:numPr>
          <w:ilvl w:val="0"/>
          <w:numId w:val="113"/>
        </w:numPr>
        <w:spacing w:after="480" w:before="0" w:lineRule="auto"/>
        <w:ind w:left="720" w:hanging="360"/>
        <w:rPr/>
      </w:pPr>
      <w:r w:rsidDel="00000000" w:rsidR="00000000" w:rsidRPr="00000000">
        <w:rPr>
          <w:rtl w:val="0"/>
        </w:rPr>
        <w:t xml:space="preserve">Anyone dreaming of stewarding land collectively</w:t>
        <w:br w:type="textWrapping"/>
      </w:r>
    </w:p>
    <w:p w:rsidR="00000000" w:rsidDel="00000000" w:rsidP="00000000" w:rsidRDefault="00000000" w:rsidRPr="00000000" w14:paraId="000002A8">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9">
      <w:pPr>
        <w:pStyle w:val="Heading2"/>
        <w:keepNext w:val="0"/>
        <w:keepLines w:val="0"/>
        <w:ind w:left="0" w:firstLine="0"/>
        <w:rPr>
          <w:sz w:val="34"/>
          <w:szCs w:val="34"/>
        </w:rPr>
      </w:pPr>
      <w:bookmarkStart w:colFirst="0" w:colLast="0" w:name="_dhdo2fmdkr3u" w:id="51"/>
      <w:bookmarkEnd w:id="51"/>
      <w:r w:rsidDel="00000000" w:rsidR="00000000" w:rsidRPr="00000000">
        <w:rPr>
          <w:sz w:val="34"/>
          <w:szCs w:val="34"/>
          <w:rtl w:val="0"/>
        </w:rPr>
        <w:t xml:space="preserve">HEART SHARING &amp; GROUNDING / TRANSMUTATION CIRCLES</w:t>
      </w:r>
    </w:p>
    <w:p w:rsidR="00000000" w:rsidDel="00000000" w:rsidP="00000000" w:rsidRDefault="00000000" w:rsidRPr="00000000" w14:paraId="000002AA">
      <w:pPr>
        <w:pStyle w:val="Heading3"/>
        <w:keepNext w:val="0"/>
        <w:keepLines w:val="0"/>
        <w:ind w:left="0" w:firstLine="0"/>
        <w:rPr>
          <w:sz w:val="26"/>
          <w:szCs w:val="26"/>
        </w:rPr>
      </w:pPr>
      <w:bookmarkStart w:colFirst="0" w:colLast="0" w:name="_ishm1ng8dqyc" w:id="52"/>
      <w:bookmarkEnd w:id="52"/>
      <w:r w:rsidDel="00000000" w:rsidR="00000000" w:rsidRPr="00000000">
        <w:rPr>
          <w:sz w:val="26"/>
          <w:szCs w:val="26"/>
          <w:rtl w:val="0"/>
        </w:rPr>
        <w:t xml:space="preserve">Sacred Space for Emotional Processing &amp; Collective Resilience</w:t>
      </w:r>
    </w:p>
    <w:p w:rsidR="00000000" w:rsidDel="00000000" w:rsidP="00000000" w:rsidRDefault="00000000" w:rsidRPr="00000000" w14:paraId="000002AB">
      <w:pPr>
        <w:spacing w:after="240" w:before="240" w:lineRule="auto"/>
        <w:ind w:left="0" w:firstLine="0"/>
        <w:rPr/>
      </w:pPr>
      <w:r w:rsidDel="00000000" w:rsidR="00000000" w:rsidRPr="00000000">
        <w:rPr>
          <w:rtl w:val="0"/>
        </w:rPr>
        <w:t xml:space="preserve">Purpose</w:t>
      </w:r>
    </w:p>
    <w:p w:rsidR="00000000" w:rsidDel="00000000" w:rsidP="00000000" w:rsidRDefault="00000000" w:rsidRPr="00000000" w14:paraId="000002AC">
      <w:pPr>
        <w:spacing w:after="240" w:before="240" w:lineRule="auto"/>
        <w:ind w:left="0" w:firstLine="0"/>
        <w:rPr/>
      </w:pPr>
      <w:r w:rsidDel="00000000" w:rsidR="00000000" w:rsidRPr="00000000">
        <w:rPr>
          <w:rtl w:val="0"/>
        </w:rPr>
        <w:t xml:space="preserve">These circles are a non-recorded, sacred container for processing the pain, rage, heartbreak, and existential weight of living in a time of ecological collapse, social fragmentation, and systemic injustice.</w:t>
      </w:r>
      <w:r w:rsidDel="00000000" w:rsidR="00000000" w:rsidRPr="00000000">
        <w:rPr>
          <w:rtl w:val="0"/>
        </w:rPr>
      </w:r>
    </w:p>
    <w:p w:rsidR="00000000" w:rsidDel="00000000" w:rsidP="00000000" w:rsidRDefault="00000000" w:rsidRPr="00000000" w14:paraId="000002AD">
      <w:pPr>
        <w:spacing w:after="240" w:before="240" w:lineRule="auto"/>
        <w:ind w:left="0" w:firstLine="0"/>
        <w:rPr/>
      </w:pPr>
      <w:r w:rsidDel="00000000" w:rsidR="00000000" w:rsidRPr="00000000">
        <w:rPr>
          <w:rtl w:val="0"/>
        </w:rPr>
        <w:t xml:space="preserve">They are not about fixing.</w:t>
      </w:r>
    </w:p>
    <w:p w:rsidR="00000000" w:rsidDel="00000000" w:rsidP="00000000" w:rsidRDefault="00000000" w:rsidRPr="00000000" w14:paraId="000002AE">
      <w:pPr>
        <w:spacing w:after="240" w:before="240" w:lineRule="auto"/>
        <w:ind w:left="0" w:firstLine="0"/>
        <w:rPr/>
      </w:pPr>
      <w:r w:rsidDel="00000000" w:rsidR="00000000" w:rsidRPr="00000000">
        <w:rPr>
          <w:rtl w:val="0"/>
        </w:rPr>
        <w:t xml:space="preserve">They are about feeling, metabolizing, and transmuting.</w:t>
      </w:r>
    </w:p>
    <w:p w:rsidR="00000000" w:rsidDel="00000000" w:rsidP="00000000" w:rsidRDefault="00000000" w:rsidRPr="00000000" w14:paraId="000002AF">
      <w:pPr>
        <w:spacing w:after="240" w:before="240" w:lineRule="auto"/>
        <w:ind w:left="0" w:firstLine="0"/>
        <w:rPr/>
      </w:pPr>
      <w:r w:rsidDel="00000000" w:rsidR="00000000" w:rsidRPr="00000000">
        <w:rPr>
          <w:rtl w:val="0"/>
        </w:rPr>
        <w:t xml:space="preserve">What These Circles Hold</w:t>
      </w:r>
    </w:p>
    <w:p w:rsidR="00000000" w:rsidDel="00000000" w:rsidP="00000000" w:rsidRDefault="00000000" w:rsidRPr="00000000" w14:paraId="000002B0">
      <w:pPr>
        <w:numPr>
          <w:ilvl w:val="0"/>
          <w:numId w:val="192"/>
        </w:numPr>
        <w:spacing w:after="0" w:before="480" w:lineRule="auto"/>
        <w:ind w:left="720" w:hanging="360"/>
        <w:rPr/>
      </w:pPr>
      <w:r w:rsidDel="00000000" w:rsidR="00000000" w:rsidRPr="00000000">
        <w:rPr>
          <w:rtl w:val="0"/>
        </w:rPr>
        <w:t xml:space="preserve">Grief for ecosystems, species, and landscapes</w:t>
        <w:br w:type="textWrapping"/>
      </w:r>
    </w:p>
    <w:p w:rsidR="00000000" w:rsidDel="00000000" w:rsidP="00000000" w:rsidRDefault="00000000" w:rsidRPr="00000000" w14:paraId="000002B1">
      <w:pPr>
        <w:numPr>
          <w:ilvl w:val="0"/>
          <w:numId w:val="192"/>
        </w:numPr>
        <w:spacing w:after="0" w:before="0" w:lineRule="auto"/>
        <w:ind w:left="720" w:hanging="360"/>
        <w:rPr/>
      </w:pPr>
      <w:r w:rsidDel="00000000" w:rsidR="00000000" w:rsidRPr="00000000">
        <w:rPr>
          <w:rtl w:val="0"/>
        </w:rPr>
        <w:t xml:space="preserve">Grief for lost futures and broken systems</w:t>
        <w:br w:type="textWrapping"/>
      </w:r>
    </w:p>
    <w:p w:rsidR="00000000" w:rsidDel="00000000" w:rsidP="00000000" w:rsidRDefault="00000000" w:rsidRPr="00000000" w14:paraId="000002B2">
      <w:pPr>
        <w:numPr>
          <w:ilvl w:val="0"/>
          <w:numId w:val="192"/>
        </w:numPr>
        <w:spacing w:after="0" w:before="0" w:lineRule="auto"/>
        <w:ind w:left="720" w:hanging="360"/>
        <w:rPr/>
      </w:pPr>
      <w:r w:rsidDel="00000000" w:rsidR="00000000" w:rsidRPr="00000000">
        <w:rPr>
          <w:rtl w:val="0"/>
        </w:rPr>
        <w:t xml:space="preserve">Grief for violence, war, and injustice</w:t>
        <w:br w:type="textWrapping"/>
      </w:r>
    </w:p>
    <w:p w:rsidR="00000000" w:rsidDel="00000000" w:rsidP="00000000" w:rsidRDefault="00000000" w:rsidRPr="00000000" w14:paraId="000002B3">
      <w:pPr>
        <w:numPr>
          <w:ilvl w:val="0"/>
          <w:numId w:val="192"/>
        </w:numPr>
        <w:spacing w:after="0" w:before="0" w:lineRule="auto"/>
        <w:ind w:left="720" w:hanging="360"/>
        <w:rPr/>
      </w:pPr>
      <w:r w:rsidDel="00000000" w:rsidR="00000000" w:rsidRPr="00000000">
        <w:rPr>
          <w:rtl w:val="0"/>
        </w:rPr>
        <w:t xml:space="preserve">Grief for personal loss and exhaustion</w:t>
        <w:br w:type="textWrapping"/>
      </w:r>
    </w:p>
    <w:p w:rsidR="00000000" w:rsidDel="00000000" w:rsidP="00000000" w:rsidRDefault="00000000" w:rsidRPr="00000000" w14:paraId="000002B4">
      <w:pPr>
        <w:numPr>
          <w:ilvl w:val="0"/>
          <w:numId w:val="192"/>
        </w:numPr>
        <w:spacing w:after="0" w:before="0" w:lineRule="auto"/>
        <w:ind w:left="720" w:hanging="360"/>
        <w:rPr/>
      </w:pPr>
      <w:r w:rsidDel="00000000" w:rsidR="00000000" w:rsidRPr="00000000">
        <w:rPr>
          <w:rtl w:val="0"/>
        </w:rPr>
        <w:t xml:space="preserve">Rage, despair, numbness, and overwhelm</w:t>
        <w:br w:type="textWrapping"/>
      </w:r>
    </w:p>
    <w:p w:rsidR="00000000" w:rsidDel="00000000" w:rsidP="00000000" w:rsidRDefault="00000000" w:rsidRPr="00000000" w14:paraId="000002B5">
      <w:pPr>
        <w:numPr>
          <w:ilvl w:val="0"/>
          <w:numId w:val="192"/>
        </w:numPr>
        <w:spacing w:after="0" w:before="0" w:lineRule="auto"/>
        <w:ind w:left="720" w:hanging="360"/>
        <w:rPr/>
      </w:pPr>
      <w:r w:rsidDel="00000000" w:rsidR="00000000" w:rsidRPr="00000000">
        <w:rPr>
          <w:rtl w:val="0"/>
        </w:rPr>
        <w:t xml:space="preserve">Tenderness, gratitude, and remembrance</w:t>
        <w:br w:type="textWrapping"/>
      </w:r>
    </w:p>
    <w:p w:rsidR="00000000" w:rsidDel="00000000" w:rsidP="00000000" w:rsidRDefault="00000000" w:rsidRPr="00000000" w14:paraId="000002B6">
      <w:pPr>
        <w:numPr>
          <w:ilvl w:val="0"/>
          <w:numId w:val="192"/>
        </w:numPr>
        <w:spacing w:after="480" w:before="0" w:lineRule="auto"/>
        <w:ind w:left="720" w:hanging="360"/>
        <w:rPr/>
      </w:pPr>
      <w:r w:rsidDel="00000000" w:rsidR="00000000" w:rsidRPr="00000000">
        <w:rPr>
          <w:rtl w:val="0"/>
        </w:rPr>
        <w:t xml:space="preserve">Reconnection to purpose and agency</w:t>
        <w:br w:type="textWrapping"/>
      </w:r>
    </w:p>
    <w:p w:rsidR="00000000" w:rsidDel="00000000" w:rsidP="00000000" w:rsidRDefault="00000000" w:rsidRPr="00000000" w14:paraId="000002B7">
      <w:pPr>
        <w:spacing w:after="240" w:before="240" w:lineRule="auto"/>
        <w:ind w:left="0" w:firstLine="0"/>
        <w:rPr/>
      </w:pPr>
      <w:r w:rsidDel="00000000" w:rsidR="00000000" w:rsidRPr="00000000">
        <w:rPr>
          <w:rtl w:val="0"/>
        </w:rPr>
        <w:t xml:space="preserve">Practices We May Use</w:t>
      </w:r>
    </w:p>
    <w:p w:rsidR="00000000" w:rsidDel="00000000" w:rsidP="00000000" w:rsidRDefault="00000000" w:rsidRPr="00000000" w14:paraId="000002B8">
      <w:pPr>
        <w:numPr>
          <w:ilvl w:val="0"/>
          <w:numId w:val="147"/>
        </w:numPr>
        <w:spacing w:after="0" w:before="480" w:lineRule="auto"/>
        <w:ind w:left="720" w:hanging="360"/>
        <w:rPr/>
      </w:pPr>
      <w:r w:rsidDel="00000000" w:rsidR="00000000" w:rsidRPr="00000000">
        <w:rPr>
          <w:rtl w:val="0"/>
        </w:rPr>
        <w:t xml:space="preserve">Guided grounding and </w:t>
      </w:r>
      <w:commentRangeStart w:id="13"/>
      <w:r w:rsidDel="00000000" w:rsidR="00000000" w:rsidRPr="00000000">
        <w:rPr>
          <w:rtl w:val="0"/>
        </w:rPr>
        <w:t xml:space="preserve">breathwork</w:t>
      </w:r>
      <w:commentRangeEnd w:id="13"/>
      <w:r w:rsidDel="00000000" w:rsidR="00000000" w:rsidRPr="00000000">
        <w:commentReference w:id="13"/>
      </w:r>
      <w:r w:rsidDel="00000000" w:rsidR="00000000" w:rsidRPr="00000000">
        <w:rPr>
          <w:rtl w:val="0"/>
        </w:rPr>
        <w:br w:type="textWrapping"/>
      </w:r>
    </w:p>
    <w:p w:rsidR="00000000" w:rsidDel="00000000" w:rsidP="00000000" w:rsidRDefault="00000000" w:rsidRPr="00000000" w14:paraId="000002B9">
      <w:pPr>
        <w:numPr>
          <w:ilvl w:val="0"/>
          <w:numId w:val="147"/>
        </w:numPr>
        <w:spacing w:after="0" w:before="0" w:lineRule="auto"/>
        <w:ind w:left="720" w:hanging="360"/>
        <w:rPr/>
      </w:pPr>
      <w:r w:rsidDel="00000000" w:rsidR="00000000" w:rsidRPr="00000000">
        <w:rPr>
          <w:rtl w:val="0"/>
        </w:rPr>
        <w:t xml:space="preserve">Somatic awareness</w:t>
        <w:br w:type="textWrapping"/>
      </w:r>
    </w:p>
    <w:p w:rsidR="00000000" w:rsidDel="00000000" w:rsidP="00000000" w:rsidRDefault="00000000" w:rsidRPr="00000000" w14:paraId="000002BA">
      <w:pPr>
        <w:numPr>
          <w:ilvl w:val="0"/>
          <w:numId w:val="147"/>
        </w:numPr>
        <w:spacing w:after="0" w:before="0" w:lineRule="auto"/>
        <w:ind w:left="720" w:hanging="360"/>
        <w:rPr/>
      </w:pPr>
      <w:r w:rsidDel="00000000" w:rsidR="00000000" w:rsidRPr="00000000">
        <w:rPr>
          <w:rtl w:val="0"/>
        </w:rPr>
        <w:t xml:space="preserve">Gentle movement</w:t>
        <w:br w:type="textWrapping"/>
      </w:r>
    </w:p>
    <w:p w:rsidR="00000000" w:rsidDel="00000000" w:rsidP="00000000" w:rsidRDefault="00000000" w:rsidRPr="00000000" w14:paraId="000002BB">
      <w:pPr>
        <w:numPr>
          <w:ilvl w:val="0"/>
          <w:numId w:val="147"/>
        </w:numPr>
        <w:spacing w:after="0" w:before="0" w:lineRule="auto"/>
        <w:ind w:left="720" w:hanging="360"/>
        <w:rPr/>
      </w:pPr>
      <w:r w:rsidDel="00000000" w:rsidR="00000000" w:rsidRPr="00000000">
        <w:rPr>
          <w:rtl w:val="0"/>
        </w:rPr>
        <w:t xml:space="preserve">Sound, song, and silence</w:t>
        <w:br w:type="textWrapping"/>
      </w:r>
    </w:p>
    <w:p w:rsidR="00000000" w:rsidDel="00000000" w:rsidP="00000000" w:rsidRDefault="00000000" w:rsidRPr="00000000" w14:paraId="000002BC">
      <w:pPr>
        <w:numPr>
          <w:ilvl w:val="0"/>
          <w:numId w:val="147"/>
        </w:numPr>
        <w:spacing w:after="0" w:before="0" w:lineRule="auto"/>
        <w:ind w:left="720" w:hanging="360"/>
        <w:rPr/>
      </w:pPr>
      <w:r w:rsidDel="00000000" w:rsidR="00000000" w:rsidRPr="00000000">
        <w:rPr>
          <w:rtl w:val="0"/>
        </w:rPr>
        <w:t xml:space="preserve">Council-style sharing</w:t>
        <w:br w:type="textWrapping"/>
      </w:r>
    </w:p>
    <w:p w:rsidR="00000000" w:rsidDel="00000000" w:rsidP="00000000" w:rsidRDefault="00000000" w:rsidRPr="00000000" w14:paraId="000002BD">
      <w:pPr>
        <w:numPr>
          <w:ilvl w:val="0"/>
          <w:numId w:val="147"/>
        </w:numPr>
        <w:spacing w:after="0" w:before="0" w:lineRule="auto"/>
        <w:ind w:left="720" w:hanging="360"/>
        <w:rPr/>
      </w:pPr>
      <w:r w:rsidDel="00000000" w:rsidR="00000000" w:rsidRPr="00000000">
        <w:rPr>
          <w:rtl w:val="0"/>
        </w:rPr>
        <w:t xml:space="preserve">Ritual and symbolic acts</w:t>
        <w:br w:type="textWrapping"/>
      </w:r>
    </w:p>
    <w:p w:rsidR="00000000" w:rsidDel="00000000" w:rsidP="00000000" w:rsidRDefault="00000000" w:rsidRPr="00000000" w14:paraId="000002BE">
      <w:pPr>
        <w:numPr>
          <w:ilvl w:val="0"/>
          <w:numId w:val="147"/>
        </w:numPr>
        <w:spacing w:after="0" w:before="0" w:lineRule="auto"/>
        <w:ind w:left="720" w:hanging="360"/>
        <w:rPr/>
      </w:pPr>
      <w:r w:rsidDel="00000000" w:rsidR="00000000" w:rsidRPr="00000000">
        <w:rPr>
          <w:rtl w:val="0"/>
        </w:rPr>
        <w:t xml:space="preserve">Collective witnessing</w:t>
        <w:br w:type="textWrapping"/>
      </w:r>
    </w:p>
    <w:p w:rsidR="00000000" w:rsidDel="00000000" w:rsidP="00000000" w:rsidRDefault="00000000" w:rsidRPr="00000000" w14:paraId="000002BF">
      <w:pPr>
        <w:numPr>
          <w:ilvl w:val="0"/>
          <w:numId w:val="147"/>
        </w:numPr>
        <w:spacing w:after="480" w:before="0" w:lineRule="auto"/>
        <w:ind w:left="720" w:hanging="360"/>
        <w:rPr/>
      </w:pPr>
      <w:r w:rsidDel="00000000" w:rsidR="00000000" w:rsidRPr="00000000">
        <w:rPr>
          <w:rtl w:val="0"/>
        </w:rPr>
        <w:t xml:space="preserve">Grief transmutation into clarity and action</w:t>
        <w:br w:type="textWrapping"/>
      </w:r>
    </w:p>
    <w:p w:rsidR="00000000" w:rsidDel="00000000" w:rsidP="00000000" w:rsidRDefault="00000000" w:rsidRPr="00000000" w14:paraId="000002C0">
      <w:pPr>
        <w:spacing w:after="240" w:before="240" w:lineRule="auto"/>
        <w:ind w:left="0" w:firstLine="0"/>
        <w:rPr/>
      </w:pPr>
      <w:r w:rsidDel="00000000" w:rsidR="00000000" w:rsidRPr="00000000">
        <w:rPr>
          <w:rtl w:val="0"/>
        </w:rPr>
        <w:t xml:space="preserve">Session Format</w:t>
      </w:r>
    </w:p>
    <w:p w:rsidR="00000000" w:rsidDel="00000000" w:rsidP="00000000" w:rsidRDefault="00000000" w:rsidRPr="00000000" w14:paraId="000002C1">
      <w:pPr>
        <w:numPr>
          <w:ilvl w:val="0"/>
          <w:numId w:val="118"/>
        </w:numPr>
        <w:spacing w:after="0" w:before="480" w:lineRule="auto"/>
        <w:ind w:left="720" w:hanging="360"/>
        <w:rPr/>
      </w:pPr>
      <w:r w:rsidDel="00000000" w:rsidR="00000000" w:rsidRPr="00000000">
        <w:rPr>
          <w:rtl w:val="0"/>
        </w:rPr>
        <w:t xml:space="preserve">Always non-recorded</w:t>
        <w:br w:type="textWrapping"/>
      </w:r>
    </w:p>
    <w:p w:rsidR="00000000" w:rsidDel="00000000" w:rsidP="00000000" w:rsidRDefault="00000000" w:rsidRPr="00000000" w14:paraId="000002C2">
      <w:pPr>
        <w:numPr>
          <w:ilvl w:val="0"/>
          <w:numId w:val="118"/>
        </w:numPr>
        <w:spacing w:after="0" w:before="0" w:lineRule="auto"/>
        <w:ind w:left="720" w:hanging="360"/>
        <w:rPr/>
      </w:pPr>
      <w:r w:rsidDel="00000000" w:rsidR="00000000" w:rsidRPr="00000000">
        <w:rPr>
          <w:rtl w:val="0"/>
        </w:rPr>
        <w:t xml:space="preserve">Closed, intentional container</w:t>
        <w:br w:type="textWrapping"/>
      </w:r>
    </w:p>
    <w:p w:rsidR="00000000" w:rsidDel="00000000" w:rsidP="00000000" w:rsidRDefault="00000000" w:rsidRPr="00000000" w14:paraId="000002C3">
      <w:pPr>
        <w:numPr>
          <w:ilvl w:val="0"/>
          <w:numId w:val="118"/>
        </w:numPr>
        <w:spacing w:after="0" w:before="0" w:lineRule="auto"/>
        <w:ind w:left="720" w:hanging="360"/>
        <w:rPr/>
      </w:pPr>
      <w:r w:rsidDel="00000000" w:rsidR="00000000" w:rsidRPr="00000000">
        <w:rPr>
          <w:rtl w:val="0"/>
        </w:rPr>
        <w:t xml:space="preserve">Clear agreements and facilitation</w:t>
        <w:br w:type="textWrapping"/>
      </w:r>
    </w:p>
    <w:p w:rsidR="00000000" w:rsidDel="00000000" w:rsidP="00000000" w:rsidRDefault="00000000" w:rsidRPr="00000000" w14:paraId="000002C4">
      <w:pPr>
        <w:numPr>
          <w:ilvl w:val="0"/>
          <w:numId w:val="118"/>
        </w:numPr>
        <w:spacing w:after="0" w:before="0" w:lineRule="auto"/>
        <w:ind w:left="720" w:hanging="360"/>
        <w:rPr/>
      </w:pPr>
      <w:r w:rsidDel="00000000" w:rsidR="00000000" w:rsidRPr="00000000">
        <w:rPr>
          <w:rtl w:val="0"/>
        </w:rPr>
        <w:t xml:space="preserve">No fixing, no advice-giving</w:t>
        <w:br w:type="textWrapping"/>
      </w:r>
    </w:p>
    <w:p w:rsidR="00000000" w:rsidDel="00000000" w:rsidP="00000000" w:rsidRDefault="00000000" w:rsidRPr="00000000" w14:paraId="000002C5">
      <w:pPr>
        <w:numPr>
          <w:ilvl w:val="0"/>
          <w:numId w:val="118"/>
        </w:numPr>
        <w:spacing w:after="0" w:before="0" w:lineRule="auto"/>
        <w:ind w:left="720" w:hanging="360"/>
        <w:rPr/>
      </w:pPr>
      <w:r w:rsidDel="00000000" w:rsidR="00000000" w:rsidRPr="00000000">
        <w:rPr>
          <w:rtl w:val="0"/>
        </w:rPr>
        <w:t xml:space="preserve">Deep listening and mutual care</w:t>
        <w:br w:type="textWrapping"/>
      </w:r>
    </w:p>
    <w:p w:rsidR="00000000" w:rsidDel="00000000" w:rsidP="00000000" w:rsidRDefault="00000000" w:rsidRPr="00000000" w14:paraId="000002C6">
      <w:pPr>
        <w:numPr>
          <w:ilvl w:val="0"/>
          <w:numId w:val="118"/>
        </w:numPr>
        <w:spacing w:after="480" w:before="0" w:lineRule="auto"/>
        <w:ind w:left="720" w:hanging="360"/>
        <w:rPr/>
      </w:pPr>
      <w:r w:rsidDel="00000000" w:rsidR="00000000" w:rsidRPr="00000000">
        <w:rPr>
          <w:rtl w:val="0"/>
        </w:rPr>
        <w:t xml:space="preserve">Optional integration prompts afterward</w:t>
        <w:br w:type="textWrapping"/>
      </w:r>
    </w:p>
    <w:p w:rsidR="00000000" w:rsidDel="00000000" w:rsidP="00000000" w:rsidRDefault="00000000" w:rsidRPr="00000000" w14:paraId="000002C7">
      <w:pPr>
        <w:spacing w:after="240" w:before="240" w:lineRule="auto"/>
        <w:ind w:left="0" w:firstLine="0"/>
        <w:rPr/>
      </w:pPr>
      <w:r w:rsidDel="00000000" w:rsidR="00000000" w:rsidRPr="00000000">
        <w:rPr>
          <w:rtl w:val="0"/>
        </w:rPr>
        <w:t xml:space="preserve">Who This Is For</w:t>
      </w:r>
    </w:p>
    <w:p w:rsidR="00000000" w:rsidDel="00000000" w:rsidP="00000000" w:rsidRDefault="00000000" w:rsidRPr="00000000" w14:paraId="000002C8">
      <w:pPr>
        <w:numPr>
          <w:ilvl w:val="0"/>
          <w:numId w:val="124"/>
        </w:numPr>
        <w:spacing w:after="0" w:before="480" w:lineRule="auto"/>
        <w:ind w:left="720" w:hanging="360"/>
        <w:rPr/>
      </w:pPr>
      <w:r w:rsidDel="00000000" w:rsidR="00000000" w:rsidRPr="00000000">
        <w:rPr>
          <w:rtl w:val="0"/>
        </w:rPr>
        <w:t xml:space="preserve">Activists and organizers experiencing burnout</w:t>
        <w:br w:type="textWrapping"/>
      </w:r>
    </w:p>
    <w:p w:rsidR="00000000" w:rsidDel="00000000" w:rsidP="00000000" w:rsidRDefault="00000000" w:rsidRPr="00000000" w14:paraId="000002C9">
      <w:pPr>
        <w:numPr>
          <w:ilvl w:val="0"/>
          <w:numId w:val="124"/>
        </w:numPr>
        <w:spacing w:after="0" w:before="0" w:lineRule="auto"/>
        <w:ind w:left="720" w:hanging="360"/>
        <w:rPr/>
      </w:pPr>
      <w:r w:rsidDel="00000000" w:rsidR="00000000" w:rsidRPr="00000000">
        <w:rPr>
          <w:rtl w:val="0"/>
        </w:rPr>
        <w:t xml:space="preserve">Funders and leaders holding heavy responsibility</w:t>
        <w:br w:type="textWrapping"/>
      </w:r>
    </w:p>
    <w:p w:rsidR="00000000" w:rsidDel="00000000" w:rsidP="00000000" w:rsidRDefault="00000000" w:rsidRPr="00000000" w14:paraId="000002CA">
      <w:pPr>
        <w:numPr>
          <w:ilvl w:val="0"/>
          <w:numId w:val="124"/>
        </w:numPr>
        <w:spacing w:after="0" w:before="0" w:lineRule="auto"/>
        <w:ind w:left="720" w:hanging="360"/>
        <w:rPr/>
      </w:pPr>
      <w:r w:rsidDel="00000000" w:rsidR="00000000" w:rsidRPr="00000000">
        <w:rPr>
          <w:rtl w:val="0"/>
        </w:rPr>
        <w:t xml:space="preserve">Community builders navigating conflict and grief</w:t>
        <w:br w:type="textWrapping"/>
      </w:r>
    </w:p>
    <w:p w:rsidR="00000000" w:rsidDel="00000000" w:rsidP="00000000" w:rsidRDefault="00000000" w:rsidRPr="00000000" w14:paraId="000002CB">
      <w:pPr>
        <w:numPr>
          <w:ilvl w:val="0"/>
          <w:numId w:val="124"/>
        </w:numPr>
        <w:spacing w:after="0" w:before="0" w:lineRule="auto"/>
        <w:ind w:left="720" w:hanging="360"/>
        <w:rPr/>
      </w:pPr>
      <w:r w:rsidDel="00000000" w:rsidR="00000000" w:rsidRPr="00000000">
        <w:rPr>
          <w:rtl w:val="0"/>
        </w:rPr>
        <w:t xml:space="preserve">Anyone overwhelmed by the state of the world</w:t>
        <w:br w:type="textWrapping"/>
      </w:r>
    </w:p>
    <w:p w:rsidR="00000000" w:rsidDel="00000000" w:rsidP="00000000" w:rsidRDefault="00000000" w:rsidRPr="00000000" w14:paraId="000002CC">
      <w:pPr>
        <w:numPr>
          <w:ilvl w:val="0"/>
          <w:numId w:val="124"/>
        </w:numPr>
        <w:spacing w:after="0" w:before="0" w:lineRule="auto"/>
        <w:ind w:left="720" w:hanging="360"/>
        <w:rPr/>
      </w:pPr>
      <w:r w:rsidDel="00000000" w:rsidR="00000000" w:rsidRPr="00000000">
        <w:rPr>
          <w:rtl w:val="0"/>
        </w:rPr>
        <w:t xml:space="preserve">Anyone longing for a place to feel held</w:t>
        <w:br w:type="textWrapping"/>
      </w:r>
    </w:p>
    <w:p w:rsidR="00000000" w:rsidDel="00000000" w:rsidP="00000000" w:rsidRDefault="00000000" w:rsidRPr="00000000" w14:paraId="000002CD">
      <w:pPr>
        <w:numPr>
          <w:ilvl w:val="0"/>
          <w:numId w:val="124"/>
        </w:numPr>
        <w:spacing w:after="480" w:before="0" w:lineRule="auto"/>
        <w:ind w:left="720" w:hanging="360"/>
        <w:rPr/>
      </w:pPr>
      <w:r w:rsidDel="00000000" w:rsidR="00000000" w:rsidRPr="00000000">
        <w:rPr>
          <w:rtl w:val="0"/>
        </w:rPr>
        <w:t xml:space="preserve">Anyone seeking to metabolize grief into grounded action</w:t>
        <w:br w:type="textWrapping"/>
      </w:r>
    </w:p>
    <w:p w:rsidR="00000000" w:rsidDel="00000000" w:rsidP="00000000" w:rsidRDefault="00000000" w:rsidRPr="00000000" w14:paraId="000002CE">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pStyle w:val="Heading2"/>
        <w:keepNext w:val="0"/>
        <w:keepLines w:val="0"/>
        <w:ind w:left="0" w:firstLine="0"/>
        <w:rPr>
          <w:sz w:val="34"/>
          <w:szCs w:val="34"/>
        </w:rPr>
      </w:pPr>
      <w:bookmarkStart w:colFirst="0" w:colLast="0" w:name="_g5kvvkoyh4q4" w:id="53"/>
      <w:bookmarkEnd w:id="53"/>
      <w:r w:rsidDel="00000000" w:rsidR="00000000" w:rsidRPr="00000000">
        <w:rPr>
          <w:sz w:val="34"/>
          <w:szCs w:val="34"/>
          <w:rtl w:val="0"/>
        </w:rPr>
        <w:t xml:space="preserve">🌟 The Throughline</w:t>
      </w:r>
    </w:p>
    <w:p w:rsidR="00000000" w:rsidDel="00000000" w:rsidP="00000000" w:rsidRDefault="00000000" w:rsidRPr="00000000" w14:paraId="000002D0">
      <w:pPr>
        <w:spacing w:after="240" w:before="240" w:lineRule="auto"/>
        <w:ind w:left="0" w:firstLine="0"/>
        <w:rPr/>
      </w:pPr>
      <w:r w:rsidDel="00000000" w:rsidR="00000000" w:rsidRPr="00000000">
        <w:rPr>
          <w:rtl w:val="0"/>
        </w:rPr>
        <w:t xml:space="preserve">All of these offerings are connected by a single thread:</w:t>
      </w:r>
    </w:p>
    <w:p w:rsidR="00000000" w:rsidDel="00000000" w:rsidP="00000000" w:rsidRDefault="00000000" w:rsidRPr="00000000" w14:paraId="000002D1">
      <w:pPr>
        <w:ind w:left="440" w:firstLine="0"/>
        <w:rPr>
          <w:color w:val="111111"/>
          <w:sz w:val="26"/>
          <w:szCs w:val="26"/>
        </w:rPr>
      </w:pPr>
      <w:r w:rsidDel="00000000" w:rsidR="00000000" w:rsidRPr="00000000">
        <w:rPr>
          <w:color w:val="111111"/>
          <w:sz w:val="26"/>
          <w:szCs w:val="26"/>
          <w:rtl w:val="0"/>
        </w:rPr>
        <w:t xml:space="preserve">A commitment to weaving cultural, financial, emotional, and ecological infrastructure that supports life, dignity, and collective regeneration.</w:t>
      </w:r>
    </w:p>
    <w:p w:rsidR="00000000" w:rsidDel="00000000" w:rsidP="00000000" w:rsidRDefault="00000000" w:rsidRPr="00000000" w14:paraId="000002D2">
      <w:pPr>
        <w:spacing w:after="240" w:before="240" w:lineRule="auto"/>
        <w:ind w:left="0" w:firstLine="0"/>
        <w:rPr/>
      </w:pPr>
      <w:r w:rsidDel="00000000" w:rsidR="00000000" w:rsidRPr="00000000">
        <w:rPr>
          <w:rtl w:val="0"/>
        </w:rPr>
        <w:t xml:space="preserve">These sessions are an invitation into:</w:t>
      </w:r>
    </w:p>
    <w:p w:rsidR="00000000" w:rsidDel="00000000" w:rsidP="00000000" w:rsidRDefault="00000000" w:rsidRPr="00000000" w14:paraId="000002D3">
      <w:pPr>
        <w:numPr>
          <w:ilvl w:val="0"/>
          <w:numId w:val="162"/>
        </w:numPr>
        <w:spacing w:after="0" w:before="480" w:lineRule="auto"/>
        <w:ind w:left="720" w:hanging="360"/>
        <w:rPr/>
      </w:pPr>
      <w:r w:rsidDel="00000000" w:rsidR="00000000" w:rsidRPr="00000000">
        <w:rPr>
          <w:rtl w:val="0"/>
        </w:rPr>
        <w:t xml:space="preserve">A living ecosystem</w:t>
        <w:br w:type="textWrapping"/>
      </w:r>
    </w:p>
    <w:p w:rsidR="00000000" w:rsidDel="00000000" w:rsidP="00000000" w:rsidRDefault="00000000" w:rsidRPr="00000000" w14:paraId="000002D4">
      <w:pPr>
        <w:numPr>
          <w:ilvl w:val="0"/>
          <w:numId w:val="162"/>
        </w:numPr>
        <w:spacing w:after="0" w:before="0" w:lineRule="auto"/>
        <w:ind w:left="720" w:hanging="360"/>
        <w:rPr/>
      </w:pPr>
      <w:r w:rsidDel="00000000" w:rsidR="00000000" w:rsidRPr="00000000">
        <w:rPr>
          <w:rtl w:val="0"/>
        </w:rPr>
        <w:t xml:space="preserve">A shared field of practice</w:t>
        <w:br w:type="textWrapping"/>
      </w:r>
    </w:p>
    <w:p w:rsidR="00000000" w:rsidDel="00000000" w:rsidP="00000000" w:rsidRDefault="00000000" w:rsidRPr="00000000" w14:paraId="000002D5">
      <w:pPr>
        <w:numPr>
          <w:ilvl w:val="0"/>
          <w:numId w:val="162"/>
        </w:numPr>
        <w:spacing w:after="0" w:before="0" w:lineRule="auto"/>
        <w:ind w:left="720" w:hanging="360"/>
        <w:rPr/>
      </w:pPr>
      <w:r w:rsidDel="00000000" w:rsidR="00000000" w:rsidRPr="00000000">
        <w:rPr>
          <w:rtl w:val="0"/>
        </w:rPr>
        <w:t xml:space="preserve">A community of co-creators</w:t>
        <w:br w:type="textWrapping"/>
      </w:r>
    </w:p>
    <w:p w:rsidR="00000000" w:rsidDel="00000000" w:rsidP="00000000" w:rsidRDefault="00000000" w:rsidRPr="00000000" w14:paraId="000002D6">
      <w:pPr>
        <w:numPr>
          <w:ilvl w:val="0"/>
          <w:numId w:val="162"/>
        </w:numPr>
        <w:spacing w:after="480" w:before="0" w:lineRule="auto"/>
        <w:ind w:left="720" w:hanging="360"/>
        <w:rPr/>
      </w:pPr>
      <w:r w:rsidDel="00000000" w:rsidR="00000000" w:rsidRPr="00000000">
        <w:rPr>
          <w:rtl w:val="0"/>
        </w:rPr>
        <w:t xml:space="preserve">A long-term experiment in what’s possible when we gather with trust, intention, and imagination</w:t>
        <w:br w:type="textWrapping"/>
      </w:r>
    </w:p>
    <w:p w:rsidR="00000000" w:rsidDel="00000000" w:rsidP="00000000" w:rsidRDefault="00000000" w:rsidRPr="00000000" w14:paraId="000002D7">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pStyle w:val="Heading2"/>
        <w:keepNext w:val="0"/>
        <w:keepLines w:val="0"/>
        <w:ind w:left="0" w:firstLine="0"/>
        <w:rPr>
          <w:sz w:val="34"/>
          <w:szCs w:val="34"/>
        </w:rPr>
      </w:pPr>
      <w:bookmarkStart w:colFirst="0" w:colLast="0" w:name="_qwmj95jxzxyv" w:id="54"/>
      <w:bookmarkEnd w:id="54"/>
      <w:r w:rsidDel="00000000" w:rsidR="00000000" w:rsidRPr="00000000">
        <w:rPr>
          <w:rFonts w:ascii="Arial Unicode MS" w:cs="Arial Unicode MS" w:eastAsia="Arial Unicode MS" w:hAnsi="Arial Unicode MS"/>
          <w:sz w:val="34"/>
          <w:szCs w:val="34"/>
          <w:rtl w:val="0"/>
        </w:rPr>
        <w:t xml:space="preserve">✨ Closing Invitation Copy</w:t>
      </w:r>
      <w:r w:rsidDel="00000000" w:rsidR="00000000" w:rsidRPr="00000000">
        <w:rPr>
          <w:rtl w:val="0"/>
        </w:rPr>
      </w:r>
    </w:p>
    <w:p w:rsidR="00000000" w:rsidDel="00000000" w:rsidP="00000000" w:rsidRDefault="00000000" w:rsidRPr="00000000" w14:paraId="000002D9">
      <w:pPr>
        <w:spacing w:after="240" w:before="240" w:lineRule="auto"/>
        <w:ind w:left="0" w:firstLine="0"/>
        <w:rPr/>
      </w:pPr>
      <w:r w:rsidDel="00000000" w:rsidR="00000000" w:rsidRPr="00000000">
        <w:rPr>
          <w:rtl w:val="0"/>
        </w:rPr>
        <w:t xml:space="preserve">If you feel called to:</w:t>
      </w:r>
    </w:p>
    <w:p w:rsidR="00000000" w:rsidDel="00000000" w:rsidP="00000000" w:rsidRDefault="00000000" w:rsidRPr="00000000" w14:paraId="000002DA">
      <w:pPr>
        <w:numPr>
          <w:ilvl w:val="0"/>
          <w:numId w:val="187"/>
        </w:numPr>
        <w:spacing w:after="0" w:before="480" w:lineRule="auto"/>
        <w:ind w:left="720" w:hanging="360"/>
        <w:rPr/>
      </w:pPr>
      <w:r w:rsidDel="00000000" w:rsidR="00000000" w:rsidRPr="00000000">
        <w:rPr>
          <w:rtl w:val="0"/>
        </w:rPr>
        <w:t xml:space="preserve">Learn new ways of resourcing regeneration</w:t>
        <w:br w:type="textWrapping"/>
      </w:r>
    </w:p>
    <w:p w:rsidR="00000000" w:rsidDel="00000000" w:rsidP="00000000" w:rsidRDefault="00000000" w:rsidRPr="00000000" w14:paraId="000002DB">
      <w:pPr>
        <w:numPr>
          <w:ilvl w:val="0"/>
          <w:numId w:val="187"/>
        </w:numPr>
        <w:spacing w:after="0" w:before="0" w:lineRule="auto"/>
        <w:ind w:left="720" w:hanging="360"/>
        <w:rPr/>
      </w:pPr>
      <w:r w:rsidDel="00000000" w:rsidR="00000000" w:rsidRPr="00000000">
        <w:rPr>
          <w:rtl w:val="0"/>
        </w:rPr>
        <w:t xml:space="preserve">Co-create governance and coordination systems</w:t>
        <w:br w:type="textWrapping"/>
      </w:r>
    </w:p>
    <w:p w:rsidR="00000000" w:rsidDel="00000000" w:rsidP="00000000" w:rsidRDefault="00000000" w:rsidRPr="00000000" w14:paraId="000002DC">
      <w:pPr>
        <w:numPr>
          <w:ilvl w:val="0"/>
          <w:numId w:val="187"/>
        </w:numPr>
        <w:spacing w:after="0" w:before="0" w:lineRule="auto"/>
        <w:ind w:left="720" w:hanging="360"/>
        <w:rPr/>
      </w:pPr>
      <w:r w:rsidDel="00000000" w:rsidR="00000000" w:rsidRPr="00000000">
        <w:rPr>
          <w:rtl w:val="0"/>
        </w:rPr>
        <w:t xml:space="preserve">Help steward land and community</w:t>
        <w:br w:type="textWrapping"/>
      </w:r>
    </w:p>
    <w:p w:rsidR="00000000" w:rsidDel="00000000" w:rsidP="00000000" w:rsidRDefault="00000000" w:rsidRPr="00000000" w14:paraId="000002DD">
      <w:pPr>
        <w:numPr>
          <w:ilvl w:val="0"/>
          <w:numId w:val="187"/>
        </w:numPr>
        <w:spacing w:after="0" w:before="0" w:lineRule="auto"/>
        <w:ind w:left="720" w:hanging="360"/>
        <w:rPr/>
      </w:pPr>
      <w:r w:rsidDel="00000000" w:rsidR="00000000" w:rsidRPr="00000000">
        <w:rPr>
          <w:rtl w:val="0"/>
        </w:rPr>
        <w:t xml:space="preserve">Process grief and reconnect to purpose</w:t>
        <w:br w:type="textWrapping"/>
      </w:r>
    </w:p>
    <w:p w:rsidR="00000000" w:rsidDel="00000000" w:rsidP="00000000" w:rsidRDefault="00000000" w:rsidRPr="00000000" w14:paraId="000002DE">
      <w:pPr>
        <w:numPr>
          <w:ilvl w:val="0"/>
          <w:numId w:val="187"/>
        </w:numPr>
        <w:spacing w:after="480" w:before="0" w:lineRule="auto"/>
        <w:ind w:left="720" w:hanging="360"/>
        <w:rPr/>
      </w:pPr>
      <w:r w:rsidDel="00000000" w:rsidR="00000000" w:rsidRPr="00000000">
        <w:rPr>
          <w:rtl w:val="0"/>
        </w:rPr>
        <w:t xml:space="preserve">Weave a future beyond extraction and isolation</w:t>
        <w:br w:type="textWrapping"/>
      </w:r>
    </w:p>
    <w:p w:rsidR="00000000" w:rsidDel="00000000" w:rsidP="00000000" w:rsidRDefault="00000000" w:rsidRPr="00000000" w14:paraId="000002DF">
      <w:pPr>
        <w:spacing w:after="240" w:before="240" w:lineRule="auto"/>
        <w:ind w:left="0" w:firstLine="0"/>
        <w:rPr/>
      </w:pPr>
      <w:r w:rsidDel="00000000" w:rsidR="00000000" w:rsidRPr="00000000">
        <w:rPr>
          <w:rtl w:val="0"/>
        </w:rPr>
        <w:t xml:space="preserve">You are warmly invited to join this living experiment.</w:t>
      </w:r>
    </w:p>
    <w:p w:rsidR="00000000" w:rsidDel="00000000" w:rsidP="00000000" w:rsidRDefault="00000000" w:rsidRPr="00000000" w14:paraId="000002E0">
      <w:pPr>
        <w:spacing w:after="240" w:before="240" w:lineRule="auto"/>
        <w:ind w:left="0" w:firstLine="0"/>
        <w:rPr/>
      </w:pPr>
      <w:r w:rsidDel="00000000" w:rsidR="00000000" w:rsidRPr="00000000">
        <w:rPr>
          <w:rtl w:val="0"/>
        </w:rPr>
      </w:r>
    </w:p>
    <w:p w:rsidR="00000000" w:rsidDel="00000000" w:rsidP="00000000" w:rsidRDefault="00000000" w:rsidRPr="00000000" w14:paraId="000002E1">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2E2">
      <w:pPr>
        <w:spacing w:after="240" w:before="240" w:lineRule="auto"/>
        <w:ind w:left="0" w:firstLine="0"/>
        <w:rPr/>
      </w:pPr>
      <w:r w:rsidDel="00000000" w:rsidR="00000000" w:rsidRPr="00000000">
        <w:rPr>
          <w:rtl w:val="0"/>
        </w:rPr>
      </w:r>
    </w:p>
    <w:p w:rsidR="00000000" w:rsidDel="00000000" w:rsidP="00000000" w:rsidRDefault="00000000" w:rsidRPr="00000000" w14:paraId="000002E3">
      <w:pPr>
        <w:spacing w:after="240" w:before="240" w:lineRule="auto"/>
        <w:ind w:left="0" w:firstLine="0"/>
        <w:rPr/>
      </w:pPr>
      <w:r w:rsidDel="00000000" w:rsidR="00000000" w:rsidRPr="00000000">
        <w:rPr>
          <w:rtl w:val="0"/>
        </w:rPr>
        <w:t xml:space="preserve">A Notion landing page layout structured to feel ceremonial + practical, and to scale as interest grows.</w:t>
      </w:r>
    </w:p>
    <w:p w:rsidR="00000000" w:rsidDel="00000000" w:rsidP="00000000" w:rsidRDefault="00000000" w:rsidRPr="00000000" w14:paraId="000002E4">
      <w:pPr>
        <w:spacing w:after="240" w:before="240" w:lineRule="auto"/>
        <w:ind w:left="0" w:firstLine="0"/>
        <w:rPr/>
      </w:pPr>
      <w:r w:rsidDel="00000000" w:rsidR="00000000" w:rsidRPr="00000000">
        <w:rPr>
          <w:rtl w:val="0"/>
        </w:rPr>
      </w:r>
    </w:p>
    <w:p w:rsidR="00000000" w:rsidDel="00000000" w:rsidP="00000000" w:rsidRDefault="00000000" w:rsidRPr="00000000" w14:paraId="000002E5">
      <w:pPr>
        <w:pStyle w:val="Heading1"/>
        <w:keepNext w:val="0"/>
        <w:keepLines w:val="0"/>
        <w:ind w:left="0" w:firstLine="0"/>
        <w:rPr>
          <w:sz w:val="46"/>
          <w:szCs w:val="46"/>
        </w:rPr>
      </w:pPr>
      <w:bookmarkStart w:colFirst="0" w:colLast="0" w:name="_rih43byit8du" w:id="55"/>
      <w:bookmarkEnd w:id="55"/>
      <w:r w:rsidDel="00000000" w:rsidR="00000000" w:rsidRPr="00000000">
        <w:rPr>
          <w:sz w:val="46"/>
          <w:szCs w:val="46"/>
          <w:rtl w:val="0"/>
        </w:rPr>
        <w:t xml:space="preserve">🌍 LIVE WITH SYD</w:t>
      </w:r>
    </w:p>
    <w:p w:rsidR="00000000" w:rsidDel="00000000" w:rsidP="00000000" w:rsidRDefault="00000000" w:rsidRPr="00000000" w14:paraId="000002E6">
      <w:pPr>
        <w:pStyle w:val="Heading3"/>
        <w:keepNext w:val="0"/>
        <w:keepLines w:val="0"/>
        <w:ind w:left="0" w:firstLine="0"/>
        <w:rPr>
          <w:sz w:val="26"/>
          <w:szCs w:val="26"/>
        </w:rPr>
      </w:pPr>
      <w:bookmarkStart w:colFirst="0" w:colLast="0" w:name="_d6fr09ej2vh2" w:id="56"/>
      <w:bookmarkEnd w:id="56"/>
      <w:r w:rsidDel="00000000" w:rsidR="00000000" w:rsidRPr="00000000">
        <w:rPr>
          <w:sz w:val="26"/>
          <w:szCs w:val="26"/>
          <w:rtl w:val="0"/>
        </w:rPr>
        <w:t xml:space="preserve">A Living Field for Regenerative Futures</w:t>
      </w:r>
    </w:p>
    <w:p w:rsidR="00000000" w:rsidDel="00000000" w:rsidP="00000000" w:rsidRDefault="00000000" w:rsidRPr="00000000" w14:paraId="000002E7">
      <w:pPr>
        <w:spacing w:after="240" w:before="240" w:lineRule="auto"/>
        <w:ind w:left="0" w:firstLine="0"/>
        <w:rPr/>
      </w:pPr>
      <w:r w:rsidDel="00000000" w:rsidR="00000000" w:rsidRPr="00000000">
        <w:rPr>
          <w:rtl w:val="0"/>
        </w:rPr>
        <w:t xml:space="preserve">Launching February</w:t>
      </w:r>
    </w:p>
    <w:p w:rsidR="00000000" w:rsidDel="00000000" w:rsidP="00000000" w:rsidRDefault="00000000" w:rsidRPr="00000000" w14:paraId="000002E8">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pStyle w:val="Heading2"/>
        <w:keepNext w:val="0"/>
        <w:keepLines w:val="0"/>
        <w:ind w:left="0" w:firstLine="0"/>
        <w:rPr>
          <w:sz w:val="34"/>
          <w:szCs w:val="34"/>
        </w:rPr>
      </w:pPr>
      <w:bookmarkStart w:colFirst="0" w:colLast="0" w:name="_qaj7i5zecchp" w:id="57"/>
      <w:bookmarkEnd w:id="57"/>
      <w:r w:rsidDel="00000000" w:rsidR="00000000" w:rsidRPr="00000000">
        <w:rPr>
          <w:sz w:val="34"/>
          <w:szCs w:val="34"/>
          <w:rtl w:val="0"/>
        </w:rPr>
        <w:t xml:space="preserve">1) HERO SECTION (Top of Page)</w:t>
      </w:r>
    </w:p>
    <w:p w:rsidR="00000000" w:rsidDel="00000000" w:rsidP="00000000" w:rsidRDefault="00000000" w:rsidRPr="00000000" w14:paraId="000002EA">
      <w:pPr>
        <w:spacing w:after="240" w:before="240" w:lineRule="auto"/>
        <w:ind w:left="0" w:firstLine="0"/>
        <w:rPr/>
      </w:pPr>
      <w:r w:rsidDel="00000000" w:rsidR="00000000" w:rsidRPr="00000000">
        <w:rPr>
          <w:rtl w:val="0"/>
        </w:rPr>
        <w:t xml:space="preserve">Block Type: Callout or Full-Width Text</w:t>
      </w:r>
    </w:p>
    <w:p w:rsidR="00000000" w:rsidDel="00000000" w:rsidP="00000000" w:rsidRDefault="00000000" w:rsidRPr="00000000" w14:paraId="000002EB">
      <w:pPr>
        <w:spacing w:after="240" w:before="240" w:lineRule="auto"/>
        <w:ind w:left="0" w:firstLine="0"/>
        <w:rPr/>
      </w:pPr>
      <w:r w:rsidDel="00000000" w:rsidR="00000000" w:rsidRPr="00000000">
        <w:rPr>
          <w:rtl w:val="0"/>
        </w:rPr>
        <w:t xml:space="preserve">Purpose: Immediate resonance + clarity</w:t>
      </w:r>
    </w:p>
    <w:p w:rsidR="00000000" w:rsidDel="00000000" w:rsidP="00000000" w:rsidRDefault="00000000" w:rsidRPr="00000000" w14:paraId="000002EC">
      <w:pPr>
        <w:spacing w:after="240" w:before="240" w:lineRule="auto"/>
        <w:ind w:left="0" w:firstLine="0"/>
        <w:rPr/>
      </w:pPr>
      <w:r w:rsidDel="00000000" w:rsidR="00000000" w:rsidRPr="00000000">
        <w:rPr>
          <w:rtl w:val="0"/>
        </w:rPr>
        <w:t xml:space="preserve">Title (H1):</w:t>
      </w:r>
    </w:p>
    <w:p w:rsidR="00000000" w:rsidDel="00000000" w:rsidP="00000000" w:rsidRDefault="00000000" w:rsidRPr="00000000" w14:paraId="000002ED">
      <w:pPr>
        <w:spacing w:after="240" w:before="240" w:lineRule="auto"/>
        <w:ind w:left="0" w:firstLine="0"/>
        <w:rPr/>
      </w:pPr>
      <w:r w:rsidDel="00000000" w:rsidR="00000000" w:rsidRPr="00000000">
        <w:rPr>
          <w:rFonts w:ascii="Arial Unicode MS" w:cs="Arial Unicode MS" w:eastAsia="Arial Unicode MS" w:hAnsi="Arial Unicode MS"/>
          <w:rtl w:val="0"/>
        </w:rPr>
        <w:t xml:space="preserve">✨ Live with Syd — Regenerating the World Together</w:t>
      </w:r>
      <w:r w:rsidDel="00000000" w:rsidR="00000000" w:rsidRPr="00000000">
        <w:rPr>
          <w:rtl w:val="0"/>
        </w:rPr>
      </w:r>
    </w:p>
    <w:p w:rsidR="00000000" w:rsidDel="00000000" w:rsidP="00000000" w:rsidRDefault="00000000" w:rsidRPr="00000000" w14:paraId="000002EE">
      <w:pPr>
        <w:spacing w:after="240" w:before="240" w:lineRule="auto"/>
        <w:ind w:left="0" w:firstLine="0"/>
        <w:rPr/>
      </w:pPr>
      <w:r w:rsidDel="00000000" w:rsidR="00000000" w:rsidRPr="00000000">
        <w:rPr>
          <w:rtl w:val="0"/>
        </w:rPr>
        <w:t xml:space="preserve">Subtitle (H3):</w:t>
      </w:r>
    </w:p>
    <w:p w:rsidR="00000000" w:rsidDel="00000000" w:rsidP="00000000" w:rsidRDefault="00000000" w:rsidRPr="00000000" w14:paraId="000002EF">
      <w:pPr>
        <w:spacing w:after="240" w:before="240" w:lineRule="auto"/>
        <w:ind w:left="0" w:firstLine="0"/>
        <w:rPr/>
      </w:pPr>
      <w:r w:rsidDel="00000000" w:rsidR="00000000" w:rsidRPr="00000000">
        <w:rPr>
          <w:rtl w:val="0"/>
        </w:rPr>
        <w:t xml:space="preserve">Weekly co-creative live gatherings exploring regenerative capital, bioregional coordination, land stewardship, and collective resilience.</w:t>
      </w:r>
    </w:p>
    <w:p w:rsidR="00000000" w:rsidDel="00000000" w:rsidP="00000000" w:rsidRDefault="00000000" w:rsidRPr="00000000" w14:paraId="000002F0">
      <w:pPr>
        <w:spacing w:after="240" w:before="240" w:lineRule="auto"/>
        <w:ind w:left="0" w:firstLine="0"/>
        <w:rPr/>
      </w:pPr>
      <w:r w:rsidDel="00000000" w:rsidR="00000000" w:rsidRPr="00000000">
        <w:rPr>
          <w:rtl w:val="0"/>
        </w:rPr>
        <w:t xml:space="preserve">Hero Paragraph:</w:t>
      </w:r>
    </w:p>
    <w:p w:rsidR="00000000" w:rsidDel="00000000" w:rsidP="00000000" w:rsidRDefault="00000000" w:rsidRPr="00000000" w14:paraId="000002F1">
      <w:pPr>
        <w:spacing w:after="240" w:before="240" w:lineRule="auto"/>
        <w:ind w:left="0" w:firstLine="0"/>
        <w:rPr/>
      </w:pPr>
      <w:r w:rsidDel="00000000" w:rsidR="00000000" w:rsidRPr="00000000">
        <w:rPr>
          <w:rtl w:val="0"/>
        </w:rPr>
        <w:t xml:space="preserve">Beginning in February, I’m hosting a series of recurring, values-aligned live sessions designed to support grassroots communities, bioregional regeneration, and new systems of care and coordination.</w:t>
      </w:r>
    </w:p>
    <w:p w:rsidR="00000000" w:rsidDel="00000000" w:rsidP="00000000" w:rsidRDefault="00000000" w:rsidRPr="00000000" w14:paraId="000002F2">
      <w:pPr>
        <w:spacing w:after="240" w:before="240" w:lineRule="auto"/>
        <w:ind w:left="0" w:firstLine="0"/>
        <w:rPr/>
      </w:pPr>
      <w:r w:rsidDel="00000000" w:rsidR="00000000" w:rsidRPr="00000000">
        <w:rPr>
          <w:rtl w:val="0"/>
        </w:rPr>
        <w:t xml:space="preserve">These are not webinars.</w:t>
      </w:r>
    </w:p>
    <w:p w:rsidR="00000000" w:rsidDel="00000000" w:rsidP="00000000" w:rsidRDefault="00000000" w:rsidRPr="00000000" w14:paraId="000002F3">
      <w:pPr>
        <w:spacing w:after="240" w:before="240" w:lineRule="auto"/>
        <w:ind w:left="0" w:firstLine="0"/>
        <w:rPr/>
      </w:pPr>
      <w:r w:rsidDel="00000000" w:rsidR="00000000" w:rsidRPr="00000000">
        <w:rPr>
          <w:rtl w:val="0"/>
        </w:rPr>
        <w:t xml:space="preserve">They are living, relational spaces for learning, dialogue, and systems-building.</w:t>
      </w:r>
    </w:p>
    <w:p w:rsidR="00000000" w:rsidDel="00000000" w:rsidP="00000000" w:rsidRDefault="00000000" w:rsidRPr="00000000" w14:paraId="000002F4">
      <w:pPr>
        <w:spacing w:after="240" w:before="240" w:lineRule="auto"/>
        <w:ind w:left="0" w:firstLine="0"/>
        <w:rPr/>
      </w:pPr>
      <w:r w:rsidDel="00000000" w:rsidR="00000000" w:rsidRPr="00000000">
        <w:rPr>
          <w:rtl w:val="0"/>
        </w:rPr>
        <w:t xml:space="preserve">Each gathering weaves together education, storytelling, practical frameworks, open Q&amp;A, and emergent collaboration—rooted in trust, reciprocity, and a shared commitment to life.</w:t>
      </w:r>
    </w:p>
    <w:p w:rsidR="00000000" w:rsidDel="00000000" w:rsidP="00000000" w:rsidRDefault="00000000" w:rsidRPr="00000000" w14:paraId="000002F5">
      <w:pPr>
        <w:spacing w:after="240" w:before="240" w:lineRule="auto"/>
        <w:ind w:left="0" w:firstLine="0"/>
        <w:rPr/>
      </w:pPr>
      <w:r w:rsidDel="00000000" w:rsidR="00000000" w:rsidRPr="00000000">
        <w:rPr>
          <w:rtl w:val="0"/>
        </w:rPr>
        <w:t xml:space="preserve">Primary Buttons (Button blocks or linked text):</w:t>
      </w:r>
    </w:p>
    <w:p w:rsidR="00000000" w:rsidDel="00000000" w:rsidP="00000000" w:rsidRDefault="00000000" w:rsidRPr="00000000" w14:paraId="000002F6">
      <w:pPr>
        <w:spacing w:after="240" w:before="240" w:lineRule="auto"/>
        <w:ind w:left="0" w:firstLine="0"/>
        <w:rPr/>
      </w:pPr>
      <w:r w:rsidDel="00000000" w:rsidR="00000000" w:rsidRPr="00000000">
        <w:rPr>
          <w:rtl w:val="0"/>
        </w:rPr>
        <w:t xml:space="preserve">👉 Register for a Session</w:t>
      </w:r>
    </w:p>
    <w:p w:rsidR="00000000" w:rsidDel="00000000" w:rsidP="00000000" w:rsidRDefault="00000000" w:rsidRPr="00000000" w14:paraId="000002F7">
      <w:pPr>
        <w:spacing w:after="240" w:before="240" w:lineRule="auto"/>
        <w:ind w:left="0" w:firstLine="0"/>
        <w:rPr/>
      </w:pPr>
      <w:r w:rsidDel="00000000" w:rsidR="00000000" w:rsidRPr="00000000">
        <w:rPr>
          <w:rtl w:val="0"/>
        </w:rPr>
        <w:t xml:space="preserve">👉 Propose a Topic or Teaching</w:t>
      </w:r>
    </w:p>
    <w:p w:rsidR="00000000" w:rsidDel="00000000" w:rsidP="00000000" w:rsidRDefault="00000000" w:rsidRPr="00000000" w14:paraId="000002F8">
      <w:pPr>
        <w:spacing w:after="240" w:before="240" w:lineRule="auto"/>
        <w:ind w:left="0" w:firstLine="0"/>
        <w:rPr/>
      </w:pPr>
      <w:r w:rsidDel="00000000" w:rsidR="00000000" w:rsidRPr="00000000">
        <w:rPr>
          <w:rtl w:val="0"/>
        </w:rPr>
        <w:t xml:space="preserve">👉 Watch Past Sessions</w:t>
      </w:r>
    </w:p>
    <w:p w:rsidR="00000000" w:rsidDel="00000000" w:rsidP="00000000" w:rsidRDefault="00000000" w:rsidRPr="00000000" w14:paraId="000002F9">
      <w:pPr>
        <w:spacing w:after="240" w:before="240" w:lineRule="auto"/>
        <w:ind w:left="0" w:firstLine="0"/>
        <w:rPr/>
      </w:pPr>
      <w:r w:rsidDel="00000000" w:rsidR="00000000" w:rsidRPr="00000000">
        <w:rPr>
          <w:rtl w:val="0"/>
        </w:rPr>
        <w:t xml:space="preserve">👉 Join the Ecosystem</w:t>
      </w:r>
    </w:p>
    <w:p w:rsidR="00000000" w:rsidDel="00000000" w:rsidP="00000000" w:rsidRDefault="00000000" w:rsidRPr="00000000" w14:paraId="000002FA">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pStyle w:val="Heading2"/>
        <w:keepNext w:val="0"/>
        <w:keepLines w:val="0"/>
        <w:ind w:left="0" w:firstLine="0"/>
        <w:rPr>
          <w:sz w:val="34"/>
          <w:szCs w:val="34"/>
        </w:rPr>
      </w:pPr>
      <w:bookmarkStart w:colFirst="0" w:colLast="0" w:name="_vupqfhw525iv" w:id="58"/>
      <w:bookmarkEnd w:id="58"/>
      <w:r w:rsidDel="00000000" w:rsidR="00000000" w:rsidRPr="00000000">
        <w:rPr>
          <w:sz w:val="34"/>
          <w:szCs w:val="34"/>
          <w:rtl w:val="0"/>
        </w:rPr>
        <w:t xml:space="preserve">2) WHAT THIS IS (Orientation Section)</w:t>
      </w:r>
    </w:p>
    <w:p w:rsidR="00000000" w:rsidDel="00000000" w:rsidP="00000000" w:rsidRDefault="00000000" w:rsidRPr="00000000" w14:paraId="000002FC">
      <w:pPr>
        <w:spacing w:after="240" w:before="240" w:lineRule="auto"/>
        <w:ind w:left="0" w:firstLine="0"/>
        <w:rPr/>
      </w:pPr>
      <w:r w:rsidDel="00000000" w:rsidR="00000000" w:rsidRPr="00000000">
        <w:rPr>
          <w:rtl w:val="0"/>
        </w:rPr>
        <w:t xml:space="preserve">Block Type: Text + Divider</w:t>
      </w:r>
    </w:p>
    <w:p w:rsidR="00000000" w:rsidDel="00000000" w:rsidP="00000000" w:rsidRDefault="00000000" w:rsidRPr="00000000" w14:paraId="000002FD">
      <w:pPr>
        <w:spacing w:after="240" w:before="240" w:lineRule="auto"/>
        <w:ind w:left="0" w:firstLine="0"/>
        <w:rPr/>
      </w:pPr>
      <w:r w:rsidDel="00000000" w:rsidR="00000000" w:rsidRPr="00000000">
        <w:rPr>
          <w:rtl w:val="0"/>
        </w:rPr>
        <w:t xml:space="preserve">Purpose: Set tone + expectations</w:t>
      </w:r>
    </w:p>
    <w:p w:rsidR="00000000" w:rsidDel="00000000" w:rsidP="00000000" w:rsidRDefault="00000000" w:rsidRPr="00000000" w14:paraId="000002FE">
      <w:pPr>
        <w:spacing w:after="240" w:before="240" w:lineRule="auto"/>
        <w:ind w:left="0" w:firstLine="0"/>
        <w:rPr/>
      </w:pPr>
      <w:r w:rsidDel="00000000" w:rsidR="00000000" w:rsidRPr="00000000">
        <w:rPr>
          <w:rtl w:val="0"/>
        </w:rPr>
        <w:t xml:space="preserve">Section Header (H2):</w:t>
      </w:r>
    </w:p>
    <w:p w:rsidR="00000000" w:rsidDel="00000000" w:rsidP="00000000" w:rsidRDefault="00000000" w:rsidRPr="00000000" w14:paraId="000002FF">
      <w:pPr>
        <w:spacing w:after="240" w:before="240" w:lineRule="auto"/>
        <w:ind w:left="0" w:firstLine="0"/>
        <w:rPr/>
      </w:pPr>
      <w:r w:rsidDel="00000000" w:rsidR="00000000" w:rsidRPr="00000000">
        <w:rPr>
          <w:rtl w:val="0"/>
        </w:rPr>
        <w:t xml:space="preserve">What This Is</w:t>
      </w:r>
    </w:p>
    <w:p w:rsidR="00000000" w:rsidDel="00000000" w:rsidP="00000000" w:rsidRDefault="00000000" w:rsidRPr="00000000" w14:paraId="00000300">
      <w:pPr>
        <w:spacing w:after="240" w:before="240" w:lineRule="auto"/>
        <w:ind w:left="0" w:firstLine="0"/>
        <w:rPr/>
      </w:pPr>
      <w:r w:rsidDel="00000000" w:rsidR="00000000" w:rsidRPr="00000000">
        <w:rPr>
          <w:rtl w:val="0"/>
        </w:rPr>
        <w:t xml:space="preserve">Copy:</w:t>
      </w:r>
    </w:p>
    <w:p w:rsidR="00000000" w:rsidDel="00000000" w:rsidP="00000000" w:rsidRDefault="00000000" w:rsidRPr="00000000" w14:paraId="00000301">
      <w:pPr>
        <w:spacing w:after="240" w:before="240" w:lineRule="auto"/>
        <w:ind w:left="0" w:firstLine="0"/>
        <w:rPr/>
      </w:pPr>
      <w:r w:rsidDel="00000000" w:rsidR="00000000" w:rsidRPr="00000000">
        <w:rPr>
          <w:rtl w:val="0"/>
        </w:rPr>
        <w:t xml:space="preserve">This is an evolving series of co-creative live gatherings exploring how we:</w:t>
      </w:r>
    </w:p>
    <w:p w:rsidR="00000000" w:rsidDel="00000000" w:rsidP="00000000" w:rsidRDefault="00000000" w:rsidRPr="00000000" w14:paraId="00000302">
      <w:pPr>
        <w:numPr>
          <w:ilvl w:val="0"/>
          <w:numId w:val="135"/>
        </w:numPr>
        <w:spacing w:after="0" w:before="480" w:lineRule="auto"/>
        <w:ind w:left="720" w:hanging="360"/>
        <w:rPr/>
      </w:pPr>
      <w:r w:rsidDel="00000000" w:rsidR="00000000" w:rsidRPr="00000000">
        <w:rPr>
          <w:rtl w:val="0"/>
        </w:rPr>
        <w:t xml:space="preserve">Unlock capital for grassroots communities</w:t>
        <w:br w:type="textWrapping"/>
      </w:r>
    </w:p>
    <w:p w:rsidR="00000000" w:rsidDel="00000000" w:rsidP="00000000" w:rsidRDefault="00000000" w:rsidRPr="00000000" w14:paraId="00000303">
      <w:pPr>
        <w:numPr>
          <w:ilvl w:val="0"/>
          <w:numId w:val="135"/>
        </w:numPr>
        <w:spacing w:after="0" w:before="0" w:lineRule="auto"/>
        <w:ind w:left="720" w:hanging="360"/>
        <w:rPr/>
      </w:pPr>
      <w:r w:rsidDel="00000000" w:rsidR="00000000" w:rsidRPr="00000000">
        <w:rPr>
          <w:rtl w:val="0"/>
        </w:rPr>
        <w:t xml:space="preserve">Coordinate action across bioregions</w:t>
        <w:br w:type="textWrapping"/>
      </w:r>
    </w:p>
    <w:p w:rsidR="00000000" w:rsidDel="00000000" w:rsidP="00000000" w:rsidRDefault="00000000" w:rsidRPr="00000000" w14:paraId="00000304">
      <w:pPr>
        <w:numPr>
          <w:ilvl w:val="0"/>
          <w:numId w:val="135"/>
        </w:numPr>
        <w:spacing w:after="0" w:before="0" w:lineRule="auto"/>
        <w:ind w:left="720" w:hanging="360"/>
        <w:rPr/>
      </w:pPr>
      <w:r w:rsidDel="00000000" w:rsidR="00000000" w:rsidRPr="00000000">
        <w:rPr>
          <w:rtl w:val="0"/>
        </w:rPr>
        <w:t xml:space="preserve">Steward land and shared infrastructure</w:t>
        <w:br w:type="textWrapping"/>
      </w:r>
    </w:p>
    <w:p w:rsidR="00000000" w:rsidDel="00000000" w:rsidP="00000000" w:rsidRDefault="00000000" w:rsidRPr="00000000" w14:paraId="00000305">
      <w:pPr>
        <w:numPr>
          <w:ilvl w:val="0"/>
          <w:numId w:val="135"/>
        </w:numPr>
        <w:spacing w:after="0" w:before="0" w:lineRule="auto"/>
        <w:ind w:left="720" w:hanging="360"/>
        <w:rPr/>
      </w:pPr>
      <w:r w:rsidDel="00000000" w:rsidR="00000000" w:rsidRPr="00000000">
        <w:rPr>
          <w:rtl w:val="0"/>
        </w:rPr>
        <w:t xml:space="preserve">Build regenerative governance and culture</w:t>
        <w:br w:type="textWrapping"/>
      </w:r>
    </w:p>
    <w:p w:rsidR="00000000" w:rsidDel="00000000" w:rsidP="00000000" w:rsidRDefault="00000000" w:rsidRPr="00000000" w14:paraId="00000306">
      <w:pPr>
        <w:numPr>
          <w:ilvl w:val="0"/>
          <w:numId w:val="135"/>
        </w:numPr>
        <w:spacing w:after="0" w:before="0" w:lineRule="auto"/>
        <w:ind w:left="720" w:hanging="360"/>
        <w:rPr/>
      </w:pPr>
      <w:r w:rsidDel="00000000" w:rsidR="00000000" w:rsidRPr="00000000">
        <w:rPr>
          <w:rtl w:val="0"/>
        </w:rPr>
        <w:t xml:space="preserve">Process grief and reconnect to purpose</w:t>
        <w:br w:type="textWrapping"/>
      </w:r>
    </w:p>
    <w:p w:rsidR="00000000" w:rsidDel="00000000" w:rsidP="00000000" w:rsidRDefault="00000000" w:rsidRPr="00000000" w14:paraId="00000307">
      <w:pPr>
        <w:numPr>
          <w:ilvl w:val="0"/>
          <w:numId w:val="135"/>
        </w:numPr>
        <w:spacing w:after="480" w:before="0" w:lineRule="auto"/>
        <w:ind w:left="720" w:hanging="360"/>
        <w:rPr/>
      </w:pPr>
      <w:r w:rsidDel="00000000" w:rsidR="00000000" w:rsidRPr="00000000">
        <w:rPr>
          <w:rtl w:val="0"/>
        </w:rPr>
        <w:t xml:space="preserve">Weave a future beyond extraction and isolation</w:t>
        <w:br w:type="textWrapping"/>
      </w:r>
    </w:p>
    <w:p w:rsidR="00000000" w:rsidDel="00000000" w:rsidP="00000000" w:rsidRDefault="00000000" w:rsidRPr="00000000" w14:paraId="00000308">
      <w:pPr>
        <w:spacing w:after="240" w:before="240" w:lineRule="auto"/>
        <w:ind w:left="0" w:firstLine="0"/>
        <w:rPr/>
      </w:pPr>
      <w:r w:rsidDel="00000000" w:rsidR="00000000" w:rsidRPr="00000000">
        <w:rPr>
          <w:rtl w:val="0"/>
        </w:rPr>
        <w:t xml:space="preserve">This is a shared field of practice—a place to learn, experiment, reflect, and build together.</w:t>
      </w:r>
    </w:p>
    <w:p w:rsidR="00000000" w:rsidDel="00000000" w:rsidP="00000000" w:rsidRDefault="00000000" w:rsidRPr="00000000" w14:paraId="00000309">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A">
      <w:pPr>
        <w:pStyle w:val="Heading2"/>
        <w:keepNext w:val="0"/>
        <w:keepLines w:val="0"/>
        <w:ind w:left="0" w:firstLine="0"/>
        <w:rPr>
          <w:sz w:val="34"/>
          <w:szCs w:val="34"/>
        </w:rPr>
      </w:pPr>
      <w:bookmarkStart w:colFirst="0" w:colLast="0" w:name="_rht5wpn5xvr" w:id="59"/>
      <w:bookmarkEnd w:id="59"/>
      <w:r w:rsidDel="00000000" w:rsidR="00000000" w:rsidRPr="00000000">
        <w:rPr>
          <w:sz w:val="34"/>
          <w:szCs w:val="34"/>
          <w:rtl w:val="0"/>
        </w:rPr>
        <w:t xml:space="preserve">3) WEEKLY THEMES (Three-Column Layout)</w:t>
      </w:r>
    </w:p>
    <w:p w:rsidR="00000000" w:rsidDel="00000000" w:rsidP="00000000" w:rsidRDefault="00000000" w:rsidRPr="00000000" w14:paraId="0000030B">
      <w:pPr>
        <w:spacing w:after="240" w:before="240" w:lineRule="auto"/>
        <w:ind w:left="0" w:firstLine="0"/>
        <w:rPr/>
      </w:pPr>
      <w:r w:rsidDel="00000000" w:rsidR="00000000" w:rsidRPr="00000000">
        <w:rPr>
          <w:rtl w:val="0"/>
        </w:rPr>
        <w:t xml:space="preserve">Block Type: 3 columns</w:t>
      </w:r>
    </w:p>
    <w:p w:rsidR="00000000" w:rsidDel="00000000" w:rsidP="00000000" w:rsidRDefault="00000000" w:rsidRPr="00000000" w14:paraId="0000030C">
      <w:pPr>
        <w:spacing w:after="240" w:before="240" w:lineRule="auto"/>
        <w:ind w:left="0" w:firstLine="0"/>
        <w:rPr/>
      </w:pPr>
      <w:r w:rsidDel="00000000" w:rsidR="00000000" w:rsidRPr="00000000">
        <w:rPr>
          <w:rtl w:val="0"/>
        </w:rPr>
        <w:t xml:space="preserve">Purpose: Make rhythm legible + inviting</w:t>
      </w:r>
    </w:p>
    <w:p w:rsidR="00000000" w:rsidDel="00000000" w:rsidP="00000000" w:rsidRDefault="00000000" w:rsidRPr="00000000" w14:paraId="0000030D">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pStyle w:val="Heading3"/>
        <w:keepNext w:val="0"/>
        <w:keepLines w:val="0"/>
        <w:ind w:left="0" w:firstLine="0"/>
        <w:rPr>
          <w:sz w:val="26"/>
          <w:szCs w:val="26"/>
        </w:rPr>
      </w:pPr>
      <w:bookmarkStart w:colFirst="0" w:colLast="0" w:name="_l3jv63odfh0" w:id="60"/>
      <w:bookmarkEnd w:id="60"/>
      <w:r w:rsidDel="00000000" w:rsidR="00000000" w:rsidRPr="00000000">
        <w:rPr>
          <w:sz w:val="26"/>
          <w:szCs w:val="26"/>
          <w:rtl w:val="0"/>
        </w:rPr>
        <w:t xml:space="preserve">🌱 Column 1 — MONDAYS</w:t>
      </w:r>
    </w:p>
    <w:p w:rsidR="00000000" w:rsidDel="00000000" w:rsidP="00000000" w:rsidRDefault="00000000" w:rsidRPr="00000000" w14:paraId="0000030F">
      <w:pPr>
        <w:spacing w:after="240" w:before="240" w:lineRule="auto"/>
        <w:ind w:left="0" w:firstLine="0"/>
        <w:rPr/>
      </w:pPr>
      <w:r w:rsidDel="00000000" w:rsidR="00000000" w:rsidRPr="00000000">
        <w:rPr>
          <w:rtl w:val="0"/>
        </w:rPr>
        <w:t xml:space="preserve">Title (H3):</w:t>
      </w:r>
    </w:p>
    <w:p w:rsidR="00000000" w:rsidDel="00000000" w:rsidP="00000000" w:rsidRDefault="00000000" w:rsidRPr="00000000" w14:paraId="00000310">
      <w:pPr>
        <w:spacing w:after="240" w:before="240" w:lineRule="auto"/>
        <w:ind w:left="0" w:firstLine="0"/>
        <w:rPr/>
      </w:pPr>
      <w:r w:rsidDel="00000000" w:rsidR="00000000" w:rsidRPr="00000000">
        <w:rPr>
          <w:rtl w:val="0"/>
        </w:rPr>
        <w:t xml:space="preserve">Regenerative Capital Flows</w:t>
      </w:r>
    </w:p>
    <w:p w:rsidR="00000000" w:rsidDel="00000000" w:rsidP="00000000" w:rsidRDefault="00000000" w:rsidRPr="00000000" w14:paraId="00000311">
      <w:pPr>
        <w:spacing w:after="240" w:before="240" w:lineRule="auto"/>
        <w:ind w:left="0" w:firstLine="0"/>
        <w:rPr/>
      </w:pPr>
      <w:r w:rsidDel="00000000" w:rsidR="00000000" w:rsidRPr="00000000">
        <w:rPr>
          <w:rtl w:val="0"/>
        </w:rPr>
        <w:t xml:space="preserve">Education &amp; Ideation</w:t>
      </w:r>
    </w:p>
    <w:p w:rsidR="00000000" w:rsidDel="00000000" w:rsidP="00000000" w:rsidRDefault="00000000" w:rsidRPr="00000000" w14:paraId="00000312">
      <w:pPr>
        <w:spacing w:after="240" w:before="240" w:lineRule="auto"/>
        <w:ind w:left="0" w:firstLine="0"/>
        <w:rPr/>
      </w:pPr>
      <w:r w:rsidDel="00000000" w:rsidR="00000000" w:rsidRPr="00000000">
        <w:rPr>
          <w:rtl w:val="0"/>
        </w:rPr>
        <w:t xml:space="preserve">Copy:</w:t>
      </w:r>
    </w:p>
    <w:p w:rsidR="00000000" w:rsidDel="00000000" w:rsidP="00000000" w:rsidRDefault="00000000" w:rsidRPr="00000000" w14:paraId="00000313">
      <w:pPr>
        <w:spacing w:after="240" w:before="240" w:lineRule="auto"/>
        <w:ind w:left="0" w:firstLine="0"/>
        <w:rPr/>
      </w:pPr>
      <w:r w:rsidDel="00000000" w:rsidR="00000000" w:rsidRPr="00000000">
        <w:rPr>
          <w:rtl w:val="0"/>
        </w:rPr>
        <w:t xml:space="preserve">Exploring the many pathways for unlocking and stewarding capital in service of grassroots, bioregional communities.</w:t>
      </w:r>
    </w:p>
    <w:p w:rsidR="00000000" w:rsidDel="00000000" w:rsidP="00000000" w:rsidRDefault="00000000" w:rsidRPr="00000000" w14:paraId="00000314">
      <w:pPr>
        <w:spacing w:after="240" w:before="240" w:lineRule="auto"/>
        <w:ind w:left="0" w:firstLine="0"/>
        <w:rPr/>
      </w:pPr>
      <w:r w:rsidDel="00000000" w:rsidR="00000000" w:rsidRPr="00000000">
        <w:rPr>
          <w:rtl w:val="0"/>
        </w:rPr>
        <w:t xml:space="preserve">Topics We Explore:</w:t>
      </w:r>
    </w:p>
    <w:p w:rsidR="00000000" w:rsidDel="00000000" w:rsidP="00000000" w:rsidRDefault="00000000" w:rsidRPr="00000000" w14:paraId="00000315">
      <w:pPr>
        <w:numPr>
          <w:ilvl w:val="0"/>
          <w:numId w:val="184"/>
        </w:numPr>
        <w:spacing w:after="0" w:before="480" w:lineRule="auto"/>
        <w:ind w:left="720" w:hanging="360"/>
        <w:rPr/>
      </w:pPr>
      <w:r w:rsidDel="00000000" w:rsidR="00000000" w:rsidRPr="00000000">
        <w:rPr>
          <w:rtl w:val="0"/>
        </w:rPr>
        <w:t xml:space="preserve">Bioregional Flow Funding</w:t>
        <w:br w:type="textWrapping"/>
      </w:r>
    </w:p>
    <w:p w:rsidR="00000000" w:rsidDel="00000000" w:rsidP="00000000" w:rsidRDefault="00000000" w:rsidRPr="00000000" w14:paraId="00000316">
      <w:pPr>
        <w:numPr>
          <w:ilvl w:val="0"/>
          <w:numId w:val="184"/>
        </w:numPr>
        <w:spacing w:after="0" w:before="0" w:lineRule="auto"/>
        <w:ind w:left="720" w:hanging="360"/>
        <w:rPr/>
      </w:pPr>
      <w:r w:rsidDel="00000000" w:rsidR="00000000" w:rsidRPr="00000000">
        <w:rPr>
          <w:rtl w:val="0"/>
        </w:rPr>
        <w:t xml:space="preserve">Trust-based philanthropy</w:t>
        <w:br w:type="textWrapping"/>
      </w:r>
    </w:p>
    <w:p w:rsidR="00000000" w:rsidDel="00000000" w:rsidP="00000000" w:rsidRDefault="00000000" w:rsidRPr="00000000" w14:paraId="00000317">
      <w:pPr>
        <w:numPr>
          <w:ilvl w:val="0"/>
          <w:numId w:val="184"/>
        </w:numPr>
        <w:spacing w:after="0" w:before="0" w:lineRule="auto"/>
        <w:ind w:left="720" w:hanging="360"/>
        <w:rPr/>
      </w:pPr>
      <w:r w:rsidDel="00000000" w:rsidR="00000000" w:rsidRPr="00000000">
        <w:rPr>
          <w:rtl w:val="0"/>
        </w:rPr>
        <w:t xml:space="preserve">Carbon &amp; biodiversity credits</w:t>
        <w:br w:type="textWrapping"/>
      </w:r>
    </w:p>
    <w:p w:rsidR="00000000" w:rsidDel="00000000" w:rsidP="00000000" w:rsidRDefault="00000000" w:rsidRPr="00000000" w14:paraId="00000318">
      <w:pPr>
        <w:numPr>
          <w:ilvl w:val="0"/>
          <w:numId w:val="184"/>
        </w:numPr>
        <w:spacing w:after="0" w:before="0" w:lineRule="auto"/>
        <w:ind w:left="720" w:hanging="360"/>
        <w:rPr/>
      </w:pPr>
      <w:r w:rsidDel="00000000" w:rsidR="00000000" w:rsidRPr="00000000">
        <w:rPr>
          <w:rtl w:val="0"/>
        </w:rPr>
        <w:t xml:space="preserve">Regenerative crypto &amp; DAOs</w:t>
        <w:br w:type="textWrapping"/>
      </w:r>
    </w:p>
    <w:p w:rsidR="00000000" w:rsidDel="00000000" w:rsidP="00000000" w:rsidRDefault="00000000" w:rsidRPr="00000000" w14:paraId="00000319">
      <w:pPr>
        <w:numPr>
          <w:ilvl w:val="0"/>
          <w:numId w:val="184"/>
        </w:numPr>
        <w:spacing w:after="0" w:before="0" w:lineRule="auto"/>
        <w:ind w:left="720" w:hanging="360"/>
        <w:rPr/>
      </w:pPr>
      <w:r w:rsidDel="00000000" w:rsidR="00000000" w:rsidRPr="00000000">
        <w:rPr>
          <w:rtl w:val="0"/>
        </w:rPr>
        <w:t xml:space="preserve">Green bonds &amp; blended finance</w:t>
        <w:br w:type="textWrapping"/>
      </w:r>
    </w:p>
    <w:p w:rsidR="00000000" w:rsidDel="00000000" w:rsidP="00000000" w:rsidRDefault="00000000" w:rsidRPr="00000000" w14:paraId="0000031A">
      <w:pPr>
        <w:numPr>
          <w:ilvl w:val="0"/>
          <w:numId w:val="184"/>
        </w:numPr>
        <w:spacing w:after="0" w:before="0" w:lineRule="auto"/>
        <w:ind w:left="720" w:hanging="360"/>
        <w:rPr/>
      </w:pPr>
      <w:r w:rsidDel="00000000" w:rsidR="00000000" w:rsidRPr="00000000">
        <w:rPr>
          <w:rtl w:val="0"/>
        </w:rPr>
        <w:t xml:space="preserve">Social impact investing</w:t>
        <w:br w:type="textWrapping"/>
      </w:r>
    </w:p>
    <w:p w:rsidR="00000000" w:rsidDel="00000000" w:rsidP="00000000" w:rsidRDefault="00000000" w:rsidRPr="00000000" w14:paraId="0000031B">
      <w:pPr>
        <w:numPr>
          <w:ilvl w:val="0"/>
          <w:numId w:val="184"/>
        </w:numPr>
        <w:spacing w:after="0" w:before="0" w:lineRule="auto"/>
        <w:ind w:left="720" w:hanging="360"/>
        <w:rPr/>
      </w:pPr>
      <w:r w:rsidDel="00000000" w:rsidR="00000000" w:rsidRPr="00000000">
        <w:rPr>
          <w:rtl w:val="0"/>
        </w:rPr>
        <w:t xml:space="preserve">Cooperative structures</w:t>
        <w:br w:type="textWrapping"/>
      </w:r>
    </w:p>
    <w:p w:rsidR="00000000" w:rsidDel="00000000" w:rsidP="00000000" w:rsidRDefault="00000000" w:rsidRPr="00000000" w14:paraId="0000031C">
      <w:pPr>
        <w:numPr>
          <w:ilvl w:val="0"/>
          <w:numId w:val="184"/>
        </w:numPr>
        <w:spacing w:after="0" w:before="0" w:lineRule="auto"/>
        <w:ind w:left="720" w:hanging="360"/>
        <w:rPr/>
      </w:pPr>
      <w:r w:rsidDel="00000000" w:rsidR="00000000" w:rsidRPr="00000000">
        <w:rPr>
          <w:rtl w:val="0"/>
        </w:rPr>
        <w:t xml:space="preserve">Resource pooling</w:t>
        <w:br w:type="textWrapping"/>
      </w:r>
    </w:p>
    <w:p w:rsidR="00000000" w:rsidDel="00000000" w:rsidP="00000000" w:rsidRDefault="00000000" w:rsidRPr="00000000" w14:paraId="0000031D">
      <w:pPr>
        <w:numPr>
          <w:ilvl w:val="0"/>
          <w:numId w:val="184"/>
        </w:numPr>
        <w:spacing w:after="480" w:before="0" w:lineRule="auto"/>
        <w:ind w:left="720" w:hanging="360"/>
        <w:rPr/>
      </w:pPr>
      <w:r w:rsidDel="00000000" w:rsidR="00000000" w:rsidRPr="00000000">
        <w:rPr>
          <w:rtl w:val="0"/>
        </w:rPr>
        <w:t xml:space="preserve">Data &amp; impact storytelling</w:t>
        <w:br w:type="textWrapping"/>
      </w:r>
    </w:p>
    <w:p w:rsidR="00000000" w:rsidDel="00000000" w:rsidP="00000000" w:rsidRDefault="00000000" w:rsidRPr="00000000" w14:paraId="0000031E">
      <w:pPr>
        <w:spacing w:after="240" w:before="240" w:lineRule="auto"/>
        <w:ind w:left="0" w:firstLine="0"/>
        <w:rPr/>
      </w:pPr>
      <w:r w:rsidDel="00000000" w:rsidR="00000000" w:rsidRPr="00000000">
        <w:rPr>
          <w:rtl w:val="0"/>
        </w:rPr>
        <w:t xml:space="preserve">Button:</w:t>
      </w:r>
    </w:p>
    <w:p w:rsidR="00000000" w:rsidDel="00000000" w:rsidP="00000000" w:rsidRDefault="00000000" w:rsidRPr="00000000" w14:paraId="0000031F">
      <w:pPr>
        <w:spacing w:after="240" w:before="240" w:lineRule="auto"/>
        <w:ind w:left="0" w:firstLine="0"/>
        <w:rPr/>
      </w:pPr>
      <w:r w:rsidDel="00000000" w:rsidR="00000000" w:rsidRPr="00000000">
        <w:rPr>
          <w:rtl w:val="0"/>
        </w:rPr>
        <w:t xml:space="preserve">Register for Monday Sessions</w:t>
      </w:r>
    </w:p>
    <w:p w:rsidR="00000000" w:rsidDel="00000000" w:rsidP="00000000" w:rsidRDefault="00000000" w:rsidRPr="00000000" w14:paraId="00000320">
      <w:pPr>
        <w:spacing w:after="240" w:before="240" w:lineRule="auto"/>
        <w:ind w:left="0" w:firstLine="0"/>
        <w:rPr/>
      </w:pPr>
      <w:r w:rsidDel="00000000" w:rsidR="00000000" w:rsidRPr="00000000">
        <w:rPr>
          <w:rtl w:val="0"/>
        </w:rPr>
        <w:t xml:space="preserve">Propose a Capital Topic</w:t>
      </w:r>
    </w:p>
    <w:p w:rsidR="00000000" w:rsidDel="00000000" w:rsidP="00000000" w:rsidRDefault="00000000" w:rsidRPr="00000000" w14:paraId="00000321">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pStyle w:val="Heading3"/>
        <w:keepNext w:val="0"/>
        <w:keepLines w:val="0"/>
        <w:ind w:left="0" w:firstLine="0"/>
        <w:rPr>
          <w:sz w:val="26"/>
          <w:szCs w:val="26"/>
        </w:rPr>
      </w:pPr>
      <w:bookmarkStart w:colFirst="0" w:colLast="0" w:name="_ro3cnjl6pg2v" w:id="61"/>
      <w:bookmarkEnd w:id="61"/>
      <w:r w:rsidDel="00000000" w:rsidR="00000000" w:rsidRPr="00000000">
        <w:rPr>
          <w:sz w:val="26"/>
          <w:szCs w:val="26"/>
          <w:rtl w:val="0"/>
        </w:rPr>
        <w:t xml:space="preserve">🌍 Column 2 — WEDNESDAYS</w:t>
      </w:r>
    </w:p>
    <w:p w:rsidR="00000000" w:rsidDel="00000000" w:rsidP="00000000" w:rsidRDefault="00000000" w:rsidRPr="00000000" w14:paraId="00000323">
      <w:pPr>
        <w:spacing w:after="240" w:before="240" w:lineRule="auto"/>
        <w:ind w:left="0" w:firstLine="0"/>
        <w:rPr/>
      </w:pPr>
      <w:r w:rsidDel="00000000" w:rsidR="00000000" w:rsidRPr="00000000">
        <w:rPr>
          <w:rtl w:val="0"/>
        </w:rPr>
        <w:t xml:space="preserve">Title (H3):</w:t>
      </w:r>
    </w:p>
    <w:p w:rsidR="00000000" w:rsidDel="00000000" w:rsidP="00000000" w:rsidRDefault="00000000" w:rsidRPr="00000000" w14:paraId="00000324">
      <w:pPr>
        <w:spacing w:after="240" w:before="240" w:lineRule="auto"/>
        <w:ind w:left="0" w:firstLine="0"/>
        <w:rPr/>
      </w:pPr>
      <w:r w:rsidDel="00000000" w:rsidR="00000000" w:rsidRPr="00000000">
        <w:rPr>
          <w:rtl w:val="0"/>
        </w:rPr>
        <w:t xml:space="preserve">Planetary Party</w:t>
      </w:r>
    </w:p>
    <w:p w:rsidR="00000000" w:rsidDel="00000000" w:rsidP="00000000" w:rsidRDefault="00000000" w:rsidRPr="00000000" w14:paraId="00000325">
      <w:pPr>
        <w:spacing w:after="240" w:before="240" w:lineRule="auto"/>
        <w:ind w:left="0" w:firstLine="0"/>
        <w:rPr/>
      </w:pPr>
      <w:r w:rsidDel="00000000" w:rsidR="00000000" w:rsidRPr="00000000">
        <w:rPr>
          <w:rtl w:val="0"/>
        </w:rPr>
        <w:t xml:space="preserve">Collaboration &amp; Ecosystem Building</w:t>
      </w:r>
    </w:p>
    <w:p w:rsidR="00000000" w:rsidDel="00000000" w:rsidP="00000000" w:rsidRDefault="00000000" w:rsidRPr="00000000" w14:paraId="00000326">
      <w:pPr>
        <w:spacing w:after="240" w:before="240" w:lineRule="auto"/>
        <w:ind w:left="0" w:firstLine="0"/>
        <w:rPr/>
      </w:pPr>
      <w:r w:rsidDel="00000000" w:rsidR="00000000" w:rsidRPr="00000000">
        <w:rPr>
          <w:rtl w:val="0"/>
        </w:rPr>
        <w:t xml:space="preserve">Copy:</w:t>
      </w:r>
    </w:p>
    <w:p w:rsidR="00000000" w:rsidDel="00000000" w:rsidP="00000000" w:rsidRDefault="00000000" w:rsidRPr="00000000" w14:paraId="00000327">
      <w:pPr>
        <w:spacing w:after="240" w:before="240" w:lineRule="auto"/>
        <w:ind w:left="0" w:firstLine="0"/>
        <w:rPr/>
      </w:pPr>
      <w:r w:rsidDel="00000000" w:rsidR="00000000" w:rsidRPr="00000000">
        <w:rPr>
          <w:rtl w:val="0"/>
        </w:rPr>
        <w:t xml:space="preserve">A co-creation space for weaving a bioregional coordination framework integrating culture, governance, regenerative finance, and collective intelligence.</w:t>
      </w:r>
    </w:p>
    <w:p w:rsidR="00000000" w:rsidDel="00000000" w:rsidP="00000000" w:rsidRDefault="00000000" w:rsidRPr="00000000" w14:paraId="00000328">
      <w:pPr>
        <w:spacing w:after="240" w:before="240" w:lineRule="auto"/>
        <w:ind w:left="0" w:firstLine="0"/>
        <w:rPr/>
      </w:pPr>
      <w:r w:rsidDel="00000000" w:rsidR="00000000" w:rsidRPr="00000000">
        <w:rPr>
          <w:rtl w:val="0"/>
        </w:rPr>
        <w:t xml:space="preserve">What We Do:</w:t>
      </w:r>
    </w:p>
    <w:p w:rsidR="00000000" w:rsidDel="00000000" w:rsidP="00000000" w:rsidRDefault="00000000" w:rsidRPr="00000000" w14:paraId="00000329">
      <w:pPr>
        <w:numPr>
          <w:ilvl w:val="0"/>
          <w:numId w:val="168"/>
        </w:numPr>
        <w:spacing w:after="0" w:before="480" w:lineRule="auto"/>
        <w:ind w:left="720" w:hanging="360"/>
        <w:rPr/>
      </w:pPr>
      <w:r w:rsidDel="00000000" w:rsidR="00000000" w:rsidRPr="00000000">
        <w:rPr>
          <w:rtl w:val="0"/>
        </w:rPr>
        <w:t xml:space="preserve">Guild-building</w:t>
        <w:br w:type="textWrapping"/>
      </w:r>
    </w:p>
    <w:p w:rsidR="00000000" w:rsidDel="00000000" w:rsidP="00000000" w:rsidRDefault="00000000" w:rsidRPr="00000000" w14:paraId="0000032A">
      <w:pPr>
        <w:numPr>
          <w:ilvl w:val="0"/>
          <w:numId w:val="168"/>
        </w:numPr>
        <w:spacing w:after="0" w:before="0" w:lineRule="auto"/>
        <w:ind w:left="720" w:hanging="360"/>
        <w:rPr/>
      </w:pPr>
      <w:r w:rsidDel="00000000" w:rsidR="00000000" w:rsidRPr="00000000">
        <w:rPr>
          <w:rtl w:val="0"/>
        </w:rPr>
        <w:t xml:space="preserve">Governance co-creation</w:t>
        <w:br w:type="textWrapping"/>
      </w:r>
    </w:p>
    <w:p w:rsidR="00000000" w:rsidDel="00000000" w:rsidP="00000000" w:rsidRDefault="00000000" w:rsidRPr="00000000" w14:paraId="0000032B">
      <w:pPr>
        <w:numPr>
          <w:ilvl w:val="0"/>
          <w:numId w:val="168"/>
        </w:numPr>
        <w:spacing w:after="0" w:before="0" w:lineRule="auto"/>
        <w:ind w:left="720" w:hanging="360"/>
        <w:rPr/>
      </w:pPr>
      <w:r w:rsidDel="00000000" w:rsidR="00000000" w:rsidRPr="00000000">
        <w:rPr>
          <w:rtl w:val="0"/>
        </w:rPr>
        <w:t xml:space="preserve">Bioregional community weaving</w:t>
        <w:br w:type="textWrapping"/>
      </w:r>
    </w:p>
    <w:p w:rsidR="00000000" w:rsidDel="00000000" w:rsidP="00000000" w:rsidRDefault="00000000" w:rsidRPr="00000000" w14:paraId="0000032C">
      <w:pPr>
        <w:numPr>
          <w:ilvl w:val="0"/>
          <w:numId w:val="168"/>
        </w:numPr>
        <w:spacing w:after="0" w:before="0" w:lineRule="auto"/>
        <w:ind w:left="720" w:hanging="360"/>
        <w:rPr/>
      </w:pPr>
      <w:r w:rsidDel="00000000" w:rsidR="00000000" w:rsidRPr="00000000">
        <w:rPr>
          <w:rtl w:val="0"/>
        </w:rPr>
        <w:t xml:space="preserve">Protocol design</w:t>
        <w:br w:type="textWrapping"/>
      </w:r>
    </w:p>
    <w:p w:rsidR="00000000" w:rsidDel="00000000" w:rsidP="00000000" w:rsidRDefault="00000000" w:rsidRPr="00000000" w14:paraId="0000032D">
      <w:pPr>
        <w:numPr>
          <w:ilvl w:val="0"/>
          <w:numId w:val="168"/>
        </w:numPr>
        <w:spacing w:after="0" w:before="0" w:lineRule="auto"/>
        <w:ind w:left="720" w:hanging="360"/>
        <w:rPr/>
      </w:pPr>
      <w:r w:rsidDel="00000000" w:rsidR="00000000" w:rsidRPr="00000000">
        <w:rPr>
          <w:rtl w:val="0"/>
        </w:rPr>
        <w:t xml:space="preserve">Cultural rituals</w:t>
        <w:br w:type="textWrapping"/>
      </w:r>
    </w:p>
    <w:p w:rsidR="00000000" w:rsidDel="00000000" w:rsidP="00000000" w:rsidRDefault="00000000" w:rsidRPr="00000000" w14:paraId="0000032E">
      <w:pPr>
        <w:numPr>
          <w:ilvl w:val="0"/>
          <w:numId w:val="168"/>
        </w:numPr>
        <w:spacing w:after="0" w:before="0" w:lineRule="auto"/>
        <w:ind w:left="720" w:hanging="360"/>
        <w:rPr/>
      </w:pPr>
      <w:r w:rsidDel="00000000" w:rsidR="00000000" w:rsidRPr="00000000">
        <w:rPr>
          <w:rtl w:val="0"/>
        </w:rPr>
        <w:t xml:space="preserve">Systems mapping</w:t>
        <w:br w:type="textWrapping"/>
      </w:r>
    </w:p>
    <w:p w:rsidR="00000000" w:rsidDel="00000000" w:rsidP="00000000" w:rsidRDefault="00000000" w:rsidRPr="00000000" w14:paraId="0000032F">
      <w:pPr>
        <w:numPr>
          <w:ilvl w:val="0"/>
          <w:numId w:val="168"/>
        </w:numPr>
        <w:spacing w:after="0" w:before="0" w:lineRule="auto"/>
        <w:ind w:left="720" w:hanging="360"/>
        <w:rPr/>
      </w:pPr>
      <w:r w:rsidDel="00000000" w:rsidR="00000000" w:rsidRPr="00000000">
        <w:rPr>
          <w:rtl w:val="0"/>
        </w:rPr>
        <w:t xml:space="preserve">Q&amp;A and sensemaking</w:t>
        <w:br w:type="textWrapping"/>
      </w:r>
    </w:p>
    <w:p w:rsidR="00000000" w:rsidDel="00000000" w:rsidP="00000000" w:rsidRDefault="00000000" w:rsidRPr="00000000" w14:paraId="00000330">
      <w:pPr>
        <w:numPr>
          <w:ilvl w:val="0"/>
          <w:numId w:val="168"/>
        </w:numPr>
        <w:spacing w:after="0" w:before="0" w:lineRule="auto"/>
        <w:ind w:left="720" w:hanging="360"/>
        <w:rPr/>
      </w:pPr>
      <w:r w:rsidDel="00000000" w:rsidR="00000000" w:rsidRPr="00000000">
        <w:rPr>
          <w:rtl w:val="0"/>
        </w:rPr>
        <w:t xml:space="preserve">Working groups</w:t>
        <w:br w:type="textWrapping"/>
      </w:r>
    </w:p>
    <w:p w:rsidR="00000000" w:rsidDel="00000000" w:rsidP="00000000" w:rsidRDefault="00000000" w:rsidRPr="00000000" w14:paraId="00000331">
      <w:pPr>
        <w:numPr>
          <w:ilvl w:val="0"/>
          <w:numId w:val="168"/>
        </w:numPr>
        <w:spacing w:after="480" w:before="0" w:lineRule="auto"/>
        <w:ind w:left="720" w:hanging="360"/>
        <w:rPr/>
      </w:pPr>
      <w:r w:rsidDel="00000000" w:rsidR="00000000" w:rsidRPr="00000000">
        <w:rPr>
          <w:rtl w:val="0"/>
        </w:rPr>
        <w:t xml:space="preserve">Storytelling from the field</w:t>
        <w:br w:type="textWrapping"/>
      </w:r>
    </w:p>
    <w:p w:rsidR="00000000" w:rsidDel="00000000" w:rsidP="00000000" w:rsidRDefault="00000000" w:rsidRPr="00000000" w14:paraId="00000332">
      <w:pPr>
        <w:spacing w:after="240" w:before="240" w:lineRule="auto"/>
        <w:ind w:left="0" w:firstLine="0"/>
        <w:rPr/>
      </w:pPr>
      <w:r w:rsidDel="00000000" w:rsidR="00000000" w:rsidRPr="00000000">
        <w:rPr>
          <w:rtl w:val="0"/>
        </w:rPr>
        <w:t xml:space="preserve">Button:</w:t>
      </w:r>
    </w:p>
    <w:p w:rsidR="00000000" w:rsidDel="00000000" w:rsidP="00000000" w:rsidRDefault="00000000" w:rsidRPr="00000000" w14:paraId="00000333">
      <w:pPr>
        <w:spacing w:after="240" w:before="240" w:lineRule="auto"/>
        <w:ind w:left="0" w:firstLine="0"/>
        <w:rPr/>
      </w:pPr>
      <w:r w:rsidDel="00000000" w:rsidR="00000000" w:rsidRPr="00000000">
        <w:rPr>
          <w:rtl w:val="0"/>
        </w:rPr>
        <w:t xml:space="preserve">Register for Wednesday Sessions</w:t>
      </w:r>
    </w:p>
    <w:p w:rsidR="00000000" w:rsidDel="00000000" w:rsidP="00000000" w:rsidRDefault="00000000" w:rsidRPr="00000000" w14:paraId="00000334">
      <w:pPr>
        <w:spacing w:after="240" w:before="240" w:lineRule="auto"/>
        <w:ind w:left="0" w:firstLine="0"/>
        <w:rPr/>
      </w:pPr>
      <w:r w:rsidDel="00000000" w:rsidR="00000000" w:rsidRPr="00000000">
        <w:rPr>
          <w:rtl w:val="0"/>
        </w:rPr>
        <w:t xml:space="preserve">Join the Planetary Party</w:t>
      </w:r>
    </w:p>
    <w:p w:rsidR="00000000" w:rsidDel="00000000" w:rsidP="00000000" w:rsidRDefault="00000000" w:rsidRPr="00000000" w14:paraId="00000335">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pStyle w:val="Heading3"/>
        <w:keepNext w:val="0"/>
        <w:keepLines w:val="0"/>
        <w:ind w:left="0" w:firstLine="0"/>
        <w:rPr>
          <w:sz w:val="26"/>
          <w:szCs w:val="26"/>
        </w:rPr>
      </w:pPr>
      <w:bookmarkStart w:colFirst="0" w:colLast="0" w:name="_h8rfu2cly70v" w:id="62"/>
      <w:bookmarkEnd w:id="62"/>
      <w:r w:rsidDel="00000000" w:rsidR="00000000" w:rsidRPr="00000000">
        <w:rPr>
          <w:sz w:val="26"/>
          <w:szCs w:val="26"/>
          <w:rtl w:val="0"/>
        </w:rPr>
        <w:t xml:space="preserve">🌾 Column 3 — FRIDAYS</w:t>
      </w:r>
    </w:p>
    <w:p w:rsidR="00000000" w:rsidDel="00000000" w:rsidP="00000000" w:rsidRDefault="00000000" w:rsidRPr="00000000" w14:paraId="00000337">
      <w:pPr>
        <w:spacing w:after="240" w:before="240" w:lineRule="auto"/>
        <w:ind w:left="0" w:firstLine="0"/>
        <w:rPr/>
      </w:pPr>
      <w:r w:rsidDel="00000000" w:rsidR="00000000" w:rsidRPr="00000000">
        <w:rPr>
          <w:rtl w:val="0"/>
        </w:rPr>
        <w:t xml:space="preserve">Title (H3):</w:t>
      </w:r>
    </w:p>
    <w:p w:rsidR="00000000" w:rsidDel="00000000" w:rsidP="00000000" w:rsidRDefault="00000000" w:rsidRPr="00000000" w14:paraId="00000338">
      <w:pPr>
        <w:spacing w:after="240" w:before="240" w:lineRule="auto"/>
        <w:ind w:left="0" w:firstLine="0"/>
        <w:rPr/>
      </w:pPr>
      <w:r w:rsidDel="00000000" w:rsidR="00000000" w:rsidRPr="00000000">
        <w:rPr>
          <w:rtl w:val="0"/>
        </w:rPr>
        <w:t xml:space="preserve">Unified Sanctuaries</w:t>
      </w:r>
    </w:p>
    <w:p w:rsidR="00000000" w:rsidDel="00000000" w:rsidP="00000000" w:rsidRDefault="00000000" w:rsidRPr="00000000" w14:paraId="00000339">
      <w:pPr>
        <w:spacing w:after="240" w:before="240" w:lineRule="auto"/>
        <w:ind w:left="0" w:firstLine="0"/>
        <w:rPr/>
      </w:pPr>
      <w:r w:rsidDel="00000000" w:rsidR="00000000" w:rsidRPr="00000000">
        <w:rPr>
          <w:rtl w:val="0"/>
        </w:rPr>
        <w:t xml:space="preserve">Development &amp; Landing</w:t>
      </w:r>
    </w:p>
    <w:p w:rsidR="00000000" w:rsidDel="00000000" w:rsidP="00000000" w:rsidRDefault="00000000" w:rsidRPr="00000000" w14:paraId="0000033A">
      <w:pPr>
        <w:spacing w:after="240" w:before="240" w:lineRule="auto"/>
        <w:ind w:left="0" w:firstLine="0"/>
        <w:rPr/>
      </w:pPr>
      <w:r w:rsidDel="00000000" w:rsidR="00000000" w:rsidRPr="00000000">
        <w:rPr>
          <w:rtl w:val="0"/>
        </w:rPr>
        <w:t xml:space="preserve">Copy:</w:t>
      </w:r>
    </w:p>
    <w:p w:rsidR="00000000" w:rsidDel="00000000" w:rsidP="00000000" w:rsidRDefault="00000000" w:rsidRPr="00000000" w14:paraId="0000033B">
      <w:pPr>
        <w:spacing w:after="240" w:before="240" w:lineRule="auto"/>
        <w:ind w:left="0" w:firstLine="0"/>
        <w:rPr/>
      </w:pPr>
      <w:r w:rsidDel="00000000" w:rsidR="00000000" w:rsidRPr="00000000">
        <w:rPr>
          <w:rtl w:val="0"/>
        </w:rPr>
        <w:t xml:space="preserve">A land-based regenerative project in the Northeast—serving as a blueprint for shifting from private ownership to collective stewardship.</w:t>
      </w:r>
    </w:p>
    <w:p w:rsidR="00000000" w:rsidDel="00000000" w:rsidP="00000000" w:rsidRDefault="00000000" w:rsidRPr="00000000" w14:paraId="0000033C">
      <w:pPr>
        <w:spacing w:after="240" w:before="240" w:lineRule="auto"/>
        <w:ind w:left="0" w:firstLine="0"/>
        <w:rPr/>
      </w:pPr>
      <w:r w:rsidDel="00000000" w:rsidR="00000000" w:rsidRPr="00000000">
        <w:rPr>
          <w:rtl w:val="0"/>
        </w:rPr>
        <w:t xml:space="preserve">What We Explore:</w:t>
      </w:r>
    </w:p>
    <w:p w:rsidR="00000000" w:rsidDel="00000000" w:rsidP="00000000" w:rsidRDefault="00000000" w:rsidRPr="00000000" w14:paraId="0000033D">
      <w:pPr>
        <w:numPr>
          <w:ilvl w:val="0"/>
          <w:numId w:val="130"/>
        </w:numPr>
        <w:spacing w:after="0" w:before="480" w:lineRule="auto"/>
        <w:ind w:left="720" w:hanging="360"/>
        <w:rPr/>
      </w:pPr>
      <w:r w:rsidDel="00000000" w:rsidR="00000000" w:rsidRPr="00000000">
        <w:rPr>
          <w:rtl w:val="0"/>
        </w:rPr>
        <w:t xml:space="preserve">Land acquisition &amp; stewardship</w:t>
        <w:br w:type="textWrapping"/>
      </w:r>
    </w:p>
    <w:p w:rsidR="00000000" w:rsidDel="00000000" w:rsidP="00000000" w:rsidRDefault="00000000" w:rsidRPr="00000000" w14:paraId="0000033E">
      <w:pPr>
        <w:numPr>
          <w:ilvl w:val="0"/>
          <w:numId w:val="130"/>
        </w:numPr>
        <w:spacing w:after="0" w:before="0" w:lineRule="auto"/>
        <w:ind w:left="720" w:hanging="360"/>
        <w:rPr/>
      </w:pPr>
      <w:r w:rsidDel="00000000" w:rsidR="00000000" w:rsidRPr="00000000">
        <w:rPr>
          <w:rtl w:val="0"/>
        </w:rPr>
        <w:t xml:space="preserve">Community land trusts</w:t>
        <w:br w:type="textWrapping"/>
      </w:r>
    </w:p>
    <w:p w:rsidR="00000000" w:rsidDel="00000000" w:rsidP="00000000" w:rsidRDefault="00000000" w:rsidRPr="00000000" w14:paraId="0000033F">
      <w:pPr>
        <w:numPr>
          <w:ilvl w:val="0"/>
          <w:numId w:val="130"/>
        </w:numPr>
        <w:spacing w:after="0" w:before="0" w:lineRule="auto"/>
        <w:ind w:left="720" w:hanging="360"/>
        <w:rPr/>
      </w:pPr>
      <w:r w:rsidDel="00000000" w:rsidR="00000000" w:rsidRPr="00000000">
        <w:rPr>
          <w:rtl w:val="0"/>
        </w:rPr>
        <w:t xml:space="preserve">Regenerative governance</w:t>
        <w:br w:type="textWrapping"/>
      </w:r>
    </w:p>
    <w:p w:rsidR="00000000" w:rsidDel="00000000" w:rsidP="00000000" w:rsidRDefault="00000000" w:rsidRPr="00000000" w14:paraId="00000340">
      <w:pPr>
        <w:numPr>
          <w:ilvl w:val="0"/>
          <w:numId w:val="130"/>
        </w:numPr>
        <w:spacing w:after="0" w:before="0" w:lineRule="auto"/>
        <w:ind w:left="720" w:hanging="360"/>
        <w:rPr/>
      </w:pPr>
      <w:r w:rsidDel="00000000" w:rsidR="00000000" w:rsidRPr="00000000">
        <w:rPr>
          <w:rtl w:val="0"/>
        </w:rPr>
        <w:t xml:space="preserve">Cooperative living</w:t>
        <w:br w:type="textWrapping"/>
      </w:r>
    </w:p>
    <w:p w:rsidR="00000000" w:rsidDel="00000000" w:rsidP="00000000" w:rsidRDefault="00000000" w:rsidRPr="00000000" w14:paraId="00000341">
      <w:pPr>
        <w:numPr>
          <w:ilvl w:val="0"/>
          <w:numId w:val="130"/>
        </w:numPr>
        <w:spacing w:after="0" w:before="0" w:lineRule="auto"/>
        <w:ind w:left="720" w:hanging="360"/>
        <w:rPr/>
      </w:pPr>
      <w:r w:rsidDel="00000000" w:rsidR="00000000" w:rsidRPr="00000000">
        <w:rPr>
          <w:rtl w:val="0"/>
        </w:rPr>
        <w:t xml:space="preserve">Permaculture design</w:t>
        <w:br w:type="textWrapping"/>
      </w:r>
    </w:p>
    <w:p w:rsidR="00000000" w:rsidDel="00000000" w:rsidP="00000000" w:rsidRDefault="00000000" w:rsidRPr="00000000" w14:paraId="00000342">
      <w:pPr>
        <w:numPr>
          <w:ilvl w:val="0"/>
          <w:numId w:val="130"/>
        </w:numPr>
        <w:spacing w:after="0" w:before="0" w:lineRule="auto"/>
        <w:ind w:left="720" w:hanging="360"/>
        <w:rPr/>
      </w:pPr>
      <w:r w:rsidDel="00000000" w:rsidR="00000000" w:rsidRPr="00000000">
        <w:rPr>
          <w:rtl w:val="0"/>
        </w:rPr>
        <w:t xml:space="preserve">Healing arts &amp; retreat models</w:t>
        <w:br w:type="textWrapping"/>
      </w:r>
    </w:p>
    <w:p w:rsidR="00000000" w:rsidDel="00000000" w:rsidP="00000000" w:rsidRDefault="00000000" w:rsidRPr="00000000" w14:paraId="00000343">
      <w:pPr>
        <w:numPr>
          <w:ilvl w:val="0"/>
          <w:numId w:val="130"/>
        </w:numPr>
        <w:spacing w:after="0" w:before="0" w:lineRule="auto"/>
        <w:ind w:left="720" w:hanging="360"/>
        <w:rPr/>
      </w:pPr>
      <w:r w:rsidDel="00000000" w:rsidR="00000000" w:rsidRPr="00000000">
        <w:rPr>
          <w:rtl w:val="0"/>
        </w:rPr>
        <w:t xml:space="preserve">Financing land access</w:t>
        <w:br w:type="textWrapping"/>
      </w:r>
    </w:p>
    <w:p w:rsidR="00000000" w:rsidDel="00000000" w:rsidP="00000000" w:rsidRDefault="00000000" w:rsidRPr="00000000" w14:paraId="00000344">
      <w:pPr>
        <w:numPr>
          <w:ilvl w:val="0"/>
          <w:numId w:val="130"/>
        </w:numPr>
        <w:spacing w:after="0" w:before="0" w:lineRule="auto"/>
        <w:ind w:left="720" w:hanging="360"/>
        <w:rPr/>
      </w:pPr>
      <w:r w:rsidDel="00000000" w:rsidR="00000000" w:rsidRPr="00000000">
        <w:rPr>
          <w:rtl w:val="0"/>
        </w:rPr>
        <w:t xml:space="preserve">Tokenization &amp; community investment</w:t>
        <w:br w:type="textWrapping"/>
      </w:r>
    </w:p>
    <w:p w:rsidR="00000000" w:rsidDel="00000000" w:rsidP="00000000" w:rsidRDefault="00000000" w:rsidRPr="00000000" w14:paraId="00000345">
      <w:pPr>
        <w:numPr>
          <w:ilvl w:val="0"/>
          <w:numId w:val="130"/>
        </w:numPr>
        <w:spacing w:after="480" w:before="0" w:lineRule="auto"/>
        <w:ind w:left="720" w:hanging="360"/>
        <w:rPr/>
      </w:pPr>
      <w:r w:rsidDel="00000000" w:rsidR="00000000" w:rsidRPr="00000000">
        <w:rPr>
          <w:rtl w:val="0"/>
        </w:rPr>
        <w:t xml:space="preserve">Replication pathways</w:t>
        <w:br w:type="textWrapping"/>
      </w:r>
    </w:p>
    <w:p w:rsidR="00000000" w:rsidDel="00000000" w:rsidP="00000000" w:rsidRDefault="00000000" w:rsidRPr="00000000" w14:paraId="00000346">
      <w:pPr>
        <w:spacing w:after="240" w:before="240" w:lineRule="auto"/>
        <w:ind w:left="0" w:firstLine="0"/>
        <w:rPr/>
      </w:pPr>
      <w:r w:rsidDel="00000000" w:rsidR="00000000" w:rsidRPr="00000000">
        <w:rPr>
          <w:rtl w:val="0"/>
        </w:rPr>
        <w:t xml:space="preserve">Button:</w:t>
      </w:r>
    </w:p>
    <w:p w:rsidR="00000000" w:rsidDel="00000000" w:rsidP="00000000" w:rsidRDefault="00000000" w:rsidRPr="00000000" w14:paraId="00000347">
      <w:pPr>
        <w:spacing w:after="240" w:before="240" w:lineRule="auto"/>
        <w:ind w:left="0" w:firstLine="0"/>
        <w:rPr/>
      </w:pPr>
      <w:r w:rsidDel="00000000" w:rsidR="00000000" w:rsidRPr="00000000">
        <w:rPr>
          <w:rtl w:val="0"/>
        </w:rPr>
        <w:t xml:space="preserve">Register for Friday Sessions</w:t>
      </w:r>
    </w:p>
    <w:p w:rsidR="00000000" w:rsidDel="00000000" w:rsidP="00000000" w:rsidRDefault="00000000" w:rsidRPr="00000000" w14:paraId="00000348">
      <w:pPr>
        <w:spacing w:after="240" w:before="240" w:lineRule="auto"/>
        <w:ind w:left="0" w:firstLine="0"/>
        <w:rPr/>
      </w:pPr>
      <w:r w:rsidDel="00000000" w:rsidR="00000000" w:rsidRPr="00000000">
        <w:rPr>
          <w:rtl w:val="0"/>
        </w:rPr>
        <w:t xml:space="preserve">Support Unified Sanctuaries</w:t>
      </w:r>
    </w:p>
    <w:p w:rsidR="00000000" w:rsidDel="00000000" w:rsidP="00000000" w:rsidRDefault="00000000" w:rsidRPr="00000000" w14:paraId="00000349">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A">
      <w:pPr>
        <w:pStyle w:val="Heading2"/>
        <w:keepNext w:val="0"/>
        <w:keepLines w:val="0"/>
        <w:ind w:left="0" w:firstLine="0"/>
        <w:rPr>
          <w:sz w:val="34"/>
          <w:szCs w:val="34"/>
        </w:rPr>
      </w:pPr>
      <w:bookmarkStart w:colFirst="0" w:colLast="0" w:name="_10qc1m2jj34b" w:id="63"/>
      <w:bookmarkEnd w:id="63"/>
      <w:r w:rsidDel="00000000" w:rsidR="00000000" w:rsidRPr="00000000">
        <w:rPr>
          <w:sz w:val="34"/>
          <w:szCs w:val="34"/>
          <w:rtl w:val="0"/>
        </w:rPr>
        <w:t xml:space="preserve">4) GRIEF &amp; GRIEF TRANSMUTATION CIRCLES - MONTHLY</w:t>
      </w:r>
    </w:p>
    <w:p w:rsidR="00000000" w:rsidDel="00000000" w:rsidP="00000000" w:rsidRDefault="00000000" w:rsidRPr="00000000" w14:paraId="0000034B">
      <w:pPr>
        <w:spacing w:after="240" w:before="240" w:lineRule="auto"/>
        <w:ind w:left="0" w:firstLine="0"/>
        <w:rPr/>
      </w:pPr>
      <w:r w:rsidDel="00000000" w:rsidR="00000000" w:rsidRPr="00000000">
        <w:rPr>
          <w:rtl w:val="0"/>
        </w:rPr>
        <w:t xml:space="preserve">Block Type: Callout or Highlighted Section</w:t>
      </w:r>
    </w:p>
    <w:p w:rsidR="00000000" w:rsidDel="00000000" w:rsidP="00000000" w:rsidRDefault="00000000" w:rsidRPr="00000000" w14:paraId="0000034C">
      <w:pPr>
        <w:spacing w:after="240" w:before="240" w:lineRule="auto"/>
        <w:ind w:left="0" w:firstLine="0"/>
        <w:rPr/>
      </w:pPr>
      <w:r w:rsidDel="00000000" w:rsidR="00000000" w:rsidRPr="00000000">
        <w:rPr>
          <w:rtl w:val="0"/>
        </w:rPr>
        <w:t xml:space="preserve">Purpose: Distinct emotional offering + safety framing</w:t>
      </w:r>
    </w:p>
    <w:p w:rsidR="00000000" w:rsidDel="00000000" w:rsidP="00000000" w:rsidRDefault="00000000" w:rsidRPr="00000000" w14:paraId="0000034D">
      <w:pPr>
        <w:spacing w:after="240" w:before="240" w:lineRule="auto"/>
        <w:ind w:left="0" w:firstLine="0"/>
        <w:rPr/>
      </w:pPr>
      <w:r w:rsidDel="00000000" w:rsidR="00000000" w:rsidRPr="00000000">
        <w:rPr>
          <w:rtl w:val="0"/>
        </w:rPr>
        <w:t xml:space="preserve">Title (H2):</w:t>
      </w:r>
    </w:p>
    <w:p w:rsidR="00000000" w:rsidDel="00000000" w:rsidP="00000000" w:rsidRDefault="00000000" w:rsidRPr="00000000" w14:paraId="0000034E">
      <w:pPr>
        <w:spacing w:after="240" w:before="240" w:lineRule="auto"/>
        <w:ind w:left="0" w:firstLine="0"/>
        <w:rPr/>
      </w:pPr>
      <w:r w:rsidDel="00000000" w:rsidR="00000000" w:rsidRPr="00000000">
        <w:rPr>
          <w:rtl w:val="0"/>
        </w:rPr>
        <w:t xml:space="preserve">💔🌱 Grief &amp; Grief Transmutation Circles</w:t>
      </w:r>
    </w:p>
    <w:p w:rsidR="00000000" w:rsidDel="00000000" w:rsidP="00000000" w:rsidRDefault="00000000" w:rsidRPr="00000000" w14:paraId="0000034F">
      <w:pPr>
        <w:spacing w:after="240" w:before="240" w:lineRule="auto"/>
        <w:ind w:left="0" w:firstLine="0"/>
        <w:rPr/>
      </w:pPr>
      <w:r w:rsidDel="00000000" w:rsidR="00000000" w:rsidRPr="00000000">
        <w:rPr>
          <w:rtl w:val="0"/>
        </w:rPr>
        <w:t xml:space="preserve">Sacred Space for Emotional Processing &amp; Collective Resilience</w:t>
      </w:r>
    </w:p>
    <w:p w:rsidR="00000000" w:rsidDel="00000000" w:rsidP="00000000" w:rsidRDefault="00000000" w:rsidRPr="00000000" w14:paraId="00000350">
      <w:pPr>
        <w:spacing w:after="240" w:before="240" w:lineRule="auto"/>
        <w:ind w:left="0" w:firstLine="0"/>
        <w:rPr/>
      </w:pPr>
      <w:r w:rsidDel="00000000" w:rsidR="00000000" w:rsidRPr="00000000">
        <w:rPr>
          <w:rtl w:val="0"/>
        </w:rPr>
        <w:t xml:space="preserve">Copy:</w:t>
      </w:r>
    </w:p>
    <w:p w:rsidR="00000000" w:rsidDel="00000000" w:rsidP="00000000" w:rsidRDefault="00000000" w:rsidRPr="00000000" w14:paraId="00000351">
      <w:pPr>
        <w:spacing w:after="240" w:before="240" w:lineRule="auto"/>
        <w:ind w:left="0" w:firstLine="0"/>
        <w:rPr/>
      </w:pPr>
      <w:r w:rsidDel="00000000" w:rsidR="00000000" w:rsidRPr="00000000">
        <w:rPr>
          <w:rtl w:val="0"/>
        </w:rPr>
        <w:t xml:space="preserve">These non-recorded circles are a sacred container for processing the grief, rage, heartbreak, and existential weight of living in a time of ecological collapse and social fragmentation.</w:t>
      </w:r>
    </w:p>
    <w:p w:rsidR="00000000" w:rsidDel="00000000" w:rsidP="00000000" w:rsidRDefault="00000000" w:rsidRPr="00000000" w14:paraId="00000352">
      <w:pPr>
        <w:spacing w:after="240" w:before="240" w:lineRule="auto"/>
        <w:ind w:left="0" w:firstLine="0"/>
        <w:rPr/>
      </w:pPr>
      <w:r w:rsidDel="00000000" w:rsidR="00000000" w:rsidRPr="00000000">
        <w:rPr>
          <w:rtl w:val="0"/>
        </w:rPr>
        <w:t xml:space="preserve">This is not about fixing.</w:t>
      </w:r>
    </w:p>
    <w:p w:rsidR="00000000" w:rsidDel="00000000" w:rsidP="00000000" w:rsidRDefault="00000000" w:rsidRPr="00000000" w14:paraId="00000353">
      <w:pPr>
        <w:spacing w:after="240" w:before="240" w:lineRule="auto"/>
        <w:ind w:left="0" w:firstLine="0"/>
        <w:rPr/>
      </w:pPr>
      <w:r w:rsidDel="00000000" w:rsidR="00000000" w:rsidRPr="00000000">
        <w:rPr>
          <w:rtl w:val="0"/>
        </w:rPr>
        <w:t xml:space="preserve">It is about feeling, metabolizing, and transmuting.</w:t>
      </w:r>
    </w:p>
    <w:p w:rsidR="00000000" w:rsidDel="00000000" w:rsidP="00000000" w:rsidRDefault="00000000" w:rsidRPr="00000000" w14:paraId="00000354">
      <w:pPr>
        <w:spacing w:after="240" w:before="240" w:lineRule="auto"/>
        <w:ind w:left="0" w:firstLine="0"/>
        <w:rPr/>
      </w:pPr>
      <w:r w:rsidDel="00000000" w:rsidR="00000000" w:rsidRPr="00000000">
        <w:rPr>
          <w:rtl w:val="0"/>
        </w:rPr>
        <w:t xml:space="preserve">What These Circles Hold:</w:t>
      </w:r>
    </w:p>
    <w:p w:rsidR="00000000" w:rsidDel="00000000" w:rsidP="00000000" w:rsidRDefault="00000000" w:rsidRPr="00000000" w14:paraId="00000355">
      <w:pPr>
        <w:numPr>
          <w:ilvl w:val="0"/>
          <w:numId w:val="171"/>
        </w:numPr>
        <w:spacing w:after="0" w:before="480" w:lineRule="auto"/>
        <w:ind w:left="720" w:hanging="360"/>
        <w:rPr/>
      </w:pPr>
      <w:r w:rsidDel="00000000" w:rsidR="00000000" w:rsidRPr="00000000">
        <w:rPr>
          <w:rtl w:val="0"/>
        </w:rPr>
        <w:t xml:space="preserve">Heart sharing for ecosystems and species</w:t>
        <w:br w:type="textWrapping"/>
      </w:r>
    </w:p>
    <w:p w:rsidR="00000000" w:rsidDel="00000000" w:rsidP="00000000" w:rsidRDefault="00000000" w:rsidRPr="00000000" w14:paraId="00000356">
      <w:pPr>
        <w:numPr>
          <w:ilvl w:val="0"/>
          <w:numId w:val="171"/>
        </w:numPr>
        <w:spacing w:after="0" w:before="0" w:lineRule="auto"/>
        <w:ind w:left="720" w:hanging="360"/>
        <w:rPr/>
      </w:pPr>
      <w:r w:rsidDel="00000000" w:rsidR="00000000" w:rsidRPr="00000000">
        <w:rPr>
          <w:rtl w:val="0"/>
        </w:rPr>
        <w:t xml:space="preserve">Heart sharing for war, injustice, and collapse</w:t>
        <w:br w:type="textWrapping"/>
      </w:r>
    </w:p>
    <w:p w:rsidR="00000000" w:rsidDel="00000000" w:rsidP="00000000" w:rsidRDefault="00000000" w:rsidRPr="00000000" w14:paraId="00000357">
      <w:pPr>
        <w:numPr>
          <w:ilvl w:val="0"/>
          <w:numId w:val="171"/>
        </w:numPr>
        <w:spacing w:after="0" w:before="0" w:lineRule="auto"/>
        <w:ind w:left="720" w:hanging="360"/>
        <w:rPr/>
      </w:pPr>
      <w:r w:rsidDel="00000000" w:rsidR="00000000" w:rsidRPr="00000000">
        <w:rPr>
          <w:rtl w:val="0"/>
        </w:rPr>
        <w:t xml:space="preserve">Personal loss and burnout</w:t>
        <w:br w:type="textWrapping"/>
      </w:r>
    </w:p>
    <w:p w:rsidR="00000000" w:rsidDel="00000000" w:rsidP="00000000" w:rsidRDefault="00000000" w:rsidRPr="00000000" w14:paraId="00000358">
      <w:pPr>
        <w:numPr>
          <w:ilvl w:val="0"/>
          <w:numId w:val="171"/>
        </w:numPr>
        <w:spacing w:after="0" w:before="0" w:lineRule="auto"/>
        <w:ind w:left="720" w:hanging="360"/>
        <w:rPr/>
      </w:pPr>
      <w:r w:rsidDel="00000000" w:rsidR="00000000" w:rsidRPr="00000000">
        <w:rPr>
          <w:rtl w:val="0"/>
        </w:rPr>
        <w:t xml:space="preserve">Rage, despair, numbness</w:t>
        <w:br w:type="textWrapping"/>
      </w:r>
    </w:p>
    <w:p w:rsidR="00000000" w:rsidDel="00000000" w:rsidP="00000000" w:rsidRDefault="00000000" w:rsidRPr="00000000" w14:paraId="00000359">
      <w:pPr>
        <w:numPr>
          <w:ilvl w:val="0"/>
          <w:numId w:val="171"/>
        </w:numPr>
        <w:spacing w:after="0" w:before="0" w:lineRule="auto"/>
        <w:ind w:left="720" w:hanging="360"/>
        <w:rPr/>
      </w:pPr>
      <w:r w:rsidDel="00000000" w:rsidR="00000000" w:rsidRPr="00000000">
        <w:rPr>
          <w:rtl w:val="0"/>
        </w:rPr>
        <w:t xml:space="preserve">Tenderness and remembrance</w:t>
        <w:br w:type="textWrapping"/>
      </w:r>
    </w:p>
    <w:p w:rsidR="00000000" w:rsidDel="00000000" w:rsidP="00000000" w:rsidRDefault="00000000" w:rsidRPr="00000000" w14:paraId="0000035A">
      <w:pPr>
        <w:numPr>
          <w:ilvl w:val="0"/>
          <w:numId w:val="171"/>
        </w:numPr>
        <w:spacing w:after="480" w:before="0" w:lineRule="auto"/>
        <w:ind w:left="720" w:hanging="360"/>
        <w:rPr/>
      </w:pPr>
      <w:r w:rsidDel="00000000" w:rsidR="00000000" w:rsidRPr="00000000">
        <w:rPr>
          <w:rtl w:val="0"/>
        </w:rPr>
        <w:t xml:space="preserve">Reconnection to purpose</w:t>
        <w:br w:type="textWrapping"/>
      </w:r>
    </w:p>
    <w:p w:rsidR="00000000" w:rsidDel="00000000" w:rsidP="00000000" w:rsidRDefault="00000000" w:rsidRPr="00000000" w14:paraId="0000035B">
      <w:pPr>
        <w:spacing w:after="240" w:before="240" w:lineRule="auto"/>
        <w:ind w:left="0" w:firstLine="0"/>
        <w:rPr/>
      </w:pPr>
      <w:r w:rsidDel="00000000" w:rsidR="00000000" w:rsidRPr="00000000">
        <w:rPr>
          <w:rtl w:val="0"/>
        </w:rPr>
        <w:t xml:space="preserve">Practices We May Use:</w:t>
      </w:r>
    </w:p>
    <w:p w:rsidR="00000000" w:rsidDel="00000000" w:rsidP="00000000" w:rsidRDefault="00000000" w:rsidRPr="00000000" w14:paraId="0000035C">
      <w:pPr>
        <w:numPr>
          <w:ilvl w:val="0"/>
          <w:numId w:val="202"/>
        </w:numPr>
        <w:spacing w:after="0" w:before="480" w:lineRule="auto"/>
        <w:ind w:left="720" w:hanging="360"/>
        <w:rPr/>
      </w:pPr>
      <w:r w:rsidDel="00000000" w:rsidR="00000000" w:rsidRPr="00000000">
        <w:rPr>
          <w:rtl w:val="0"/>
        </w:rPr>
        <w:t xml:space="preserve">Guided grounding</w:t>
        <w:br w:type="textWrapping"/>
      </w:r>
    </w:p>
    <w:p w:rsidR="00000000" w:rsidDel="00000000" w:rsidP="00000000" w:rsidRDefault="00000000" w:rsidRPr="00000000" w14:paraId="0000035D">
      <w:pPr>
        <w:numPr>
          <w:ilvl w:val="0"/>
          <w:numId w:val="202"/>
        </w:numPr>
        <w:spacing w:after="0" w:before="0" w:lineRule="auto"/>
        <w:ind w:left="720" w:hanging="360"/>
        <w:rPr/>
      </w:pPr>
      <w:r w:rsidDel="00000000" w:rsidR="00000000" w:rsidRPr="00000000">
        <w:rPr>
          <w:rtl w:val="0"/>
        </w:rPr>
        <w:t xml:space="preserve">Somatic awareness</w:t>
        <w:br w:type="textWrapping"/>
      </w:r>
    </w:p>
    <w:p w:rsidR="00000000" w:rsidDel="00000000" w:rsidP="00000000" w:rsidRDefault="00000000" w:rsidRPr="00000000" w14:paraId="0000035E">
      <w:pPr>
        <w:numPr>
          <w:ilvl w:val="0"/>
          <w:numId w:val="202"/>
        </w:numPr>
        <w:spacing w:after="0" w:before="0" w:lineRule="auto"/>
        <w:ind w:left="720" w:hanging="360"/>
        <w:rPr/>
      </w:pPr>
      <w:r w:rsidDel="00000000" w:rsidR="00000000" w:rsidRPr="00000000">
        <w:rPr>
          <w:rtl w:val="0"/>
        </w:rPr>
        <w:t xml:space="preserve">Sound and silence</w:t>
        <w:br w:type="textWrapping"/>
      </w:r>
    </w:p>
    <w:p w:rsidR="00000000" w:rsidDel="00000000" w:rsidP="00000000" w:rsidRDefault="00000000" w:rsidRPr="00000000" w14:paraId="0000035F">
      <w:pPr>
        <w:numPr>
          <w:ilvl w:val="0"/>
          <w:numId w:val="202"/>
        </w:numPr>
        <w:spacing w:after="0" w:before="0" w:lineRule="auto"/>
        <w:ind w:left="720" w:hanging="360"/>
        <w:rPr/>
      </w:pPr>
      <w:r w:rsidDel="00000000" w:rsidR="00000000" w:rsidRPr="00000000">
        <w:rPr>
          <w:rtl w:val="0"/>
        </w:rPr>
        <w:t xml:space="preserve">Council-style sharing</w:t>
        <w:br w:type="textWrapping"/>
      </w:r>
    </w:p>
    <w:p w:rsidR="00000000" w:rsidDel="00000000" w:rsidP="00000000" w:rsidRDefault="00000000" w:rsidRPr="00000000" w14:paraId="00000360">
      <w:pPr>
        <w:numPr>
          <w:ilvl w:val="0"/>
          <w:numId w:val="202"/>
        </w:numPr>
        <w:spacing w:after="480" w:before="0" w:lineRule="auto"/>
        <w:ind w:left="720" w:hanging="360"/>
        <w:rPr/>
      </w:pPr>
      <w:r w:rsidDel="00000000" w:rsidR="00000000" w:rsidRPr="00000000">
        <w:rPr>
          <w:rtl w:val="0"/>
        </w:rPr>
        <w:t xml:space="preserve">Ritual and symbolic acts</w:t>
        <w:br w:type="textWrapping"/>
      </w:r>
    </w:p>
    <w:p w:rsidR="00000000" w:rsidDel="00000000" w:rsidP="00000000" w:rsidRDefault="00000000" w:rsidRPr="00000000" w14:paraId="00000361">
      <w:pPr>
        <w:spacing w:after="240" w:before="240" w:lineRule="auto"/>
        <w:ind w:left="0" w:firstLine="0"/>
        <w:rPr/>
      </w:pPr>
      <w:r w:rsidDel="00000000" w:rsidR="00000000" w:rsidRPr="00000000">
        <w:rPr>
          <w:rtl w:val="0"/>
        </w:rPr>
        <w:t xml:space="preserve">Button:</w:t>
      </w:r>
    </w:p>
    <w:p w:rsidR="00000000" w:rsidDel="00000000" w:rsidP="00000000" w:rsidRDefault="00000000" w:rsidRPr="00000000" w14:paraId="00000362">
      <w:pPr>
        <w:spacing w:after="240" w:before="240" w:lineRule="auto"/>
        <w:ind w:left="0" w:firstLine="0"/>
        <w:rPr/>
      </w:pPr>
      <w:r w:rsidDel="00000000" w:rsidR="00000000" w:rsidRPr="00000000">
        <w:rPr>
          <w:rtl w:val="0"/>
        </w:rPr>
        <w:t xml:space="preserve">Register for a Heart Sharing Circle</w:t>
      </w:r>
    </w:p>
    <w:p w:rsidR="00000000" w:rsidDel="00000000" w:rsidP="00000000" w:rsidRDefault="00000000" w:rsidRPr="00000000" w14:paraId="00000363">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2"/>
        <w:keepNext w:val="0"/>
        <w:keepLines w:val="0"/>
        <w:ind w:left="0" w:firstLine="0"/>
        <w:rPr>
          <w:sz w:val="34"/>
          <w:szCs w:val="34"/>
        </w:rPr>
      </w:pPr>
      <w:bookmarkStart w:colFirst="0" w:colLast="0" w:name="_75609n772gko" w:id="64"/>
      <w:bookmarkEnd w:id="64"/>
      <w:r w:rsidDel="00000000" w:rsidR="00000000" w:rsidRPr="00000000">
        <w:rPr>
          <w:sz w:val="34"/>
          <w:szCs w:val="34"/>
          <w:rtl w:val="0"/>
        </w:rPr>
        <w:t xml:space="preserve">5) UPCOMING SESSIONS (Dynamic Section)</w:t>
      </w:r>
    </w:p>
    <w:p w:rsidR="00000000" w:rsidDel="00000000" w:rsidP="00000000" w:rsidRDefault="00000000" w:rsidRPr="00000000" w14:paraId="00000365">
      <w:pPr>
        <w:spacing w:after="240" w:before="240" w:lineRule="auto"/>
        <w:ind w:left="0" w:firstLine="0"/>
        <w:rPr/>
      </w:pPr>
      <w:r w:rsidDel="00000000" w:rsidR="00000000" w:rsidRPr="00000000">
        <w:rPr>
          <w:rtl w:val="0"/>
        </w:rPr>
        <w:t xml:space="preserve">Block Type: Linked Database View (Airtable or Notion DB)</w:t>
      </w:r>
    </w:p>
    <w:p w:rsidR="00000000" w:rsidDel="00000000" w:rsidP="00000000" w:rsidRDefault="00000000" w:rsidRPr="00000000" w14:paraId="00000366">
      <w:pPr>
        <w:spacing w:after="240" w:before="240" w:lineRule="auto"/>
        <w:ind w:left="0" w:firstLine="0"/>
        <w:rPr/>
      </w:pPr>
      <w:r w:rsidDel="00000000" w:rsidR="00000000" w:rsidRPr="00000000">
        <w:rPr>
          <w:rtl w:val="0"/>
        </w:rPr>
        <w:t xml:space="preserve">Purpose: Always current + alive</w:t>
      </w:r>
    </w:p>
    <w:p w:rsidR="00000000" w:rsidDel="00000000" w:rsidP="00000000" w:rsidRDefault="00000000" w:rsidRPr="00000000" w14:paraId="00000367">
      <w:pPr>
        <w:spacing w:after="240" w:before="240" w:lineRule="auto"/>
        <w:ind w:left="0" w:firstLine="0"/>
        <w:rPr/>
      </w:pPr>
      <w:r w:rsidDel="00000000" w:rsidR="00000000" w:rsidRPr="00000000">
        <w:rPr>
          <w:rtl w:val="0"/>
        </w:rPr>
        <w:t xml:space="preserve">Title (H2):</w:t>
      </w:r>
    </w:p>
    <w:p w:rsidR="00000000" w:rsidDel="00000000" w:rsidP="00000000" w:rsidRDefault="00000000" w:rsidRPr="00000000" w14:paraId="00000368">
      <w:pPr>
        <w:spacing w:after="240" w:before="240" w:lineRule="auto"/>
        <w:ind w:left="0" w:firstLine="0"/>
        <w:rPr/>
      </w:pPr>
      <w:r w:rsidDel="00000000" w:rsidR="00000000" w:rsidRPr="00000000">
        <w:rPr>
          <w:rtl w:val="0"/>
        </w:rPr>
        <w:t xml:space="preserve">🗓️ Upcoming Live Sessions</w:t>
      </w:r>
    </w:p>
    <w:p w:rsidR="00000000" w:rsidDel="00000000" w:rsidP="00000000" w:rsidRDefault="00000000" w:rsidRPr="00000000" w14:paraId="00000369">
      <w:pPr>
        <w:spacing w:after="240" w:before="240" w:lineRule="auto"/>
        <w:ind w:left="0" w:firstLine="0"/>
        <w:rPr/>
      </w:pPr>
      <w:r w:rsidDel="00000000" w:rsidR="00000000" w:rsidRPr="00000000">
        <w:rPr>
          <w:rtl w:val="0"/>
        </w:rPr>
        <w:t xml:space="preserve">Database Fields:</w:t>
      </w:r>
    </w:p>
    <w:p w:rsidR="00000000" w:rsidDel="00000000" w:rsidP="00000000" w:rsidRDefault="00000000" w:rsidRPr="00000000" w14:paraId="0000036A">
      <w:pPr>
        <w:numPr>
          <w:ilvl w:val="0"/>
          <w:numId w:val="120"/>
        </w:numPr>
        <w:spacing w:after="0" w:before="480" w:lineRule="auto"/>
        <w:ind w:left="720" w:hanging="360"/>
        <w:rPr/>
      </w:pPr>
      <w:r w:rsidDel="00000000" w:rsidR="00000000" w:rsidRPr="00000000">
        <w:rPr>
          <w:rtl w:val="0"/>
        </w:rPr>
        <w:t xml:space="preserve">Session Title</w:t>
        <w:br w:type="textWrapping"/>
      </w:r>
    </w:p>
    <w:p w:rsidR="00000000" w:rsidDel="00000000" w:rsidP="00000000" w:rsidRDefault="00000000" w:rsidRPr="00000000" w14:paraId="0000036B">
      <w:pPr>
        <w:numPr>
          <w:ilvl w:val="0"/>
          <w:numId w:val="120"/>
        </w:numPr>
        <w:spacing w:after="0" w:before="0" w:lineRule="auto"/>
        <w:ind w:left="720" w:hanging="360"/>
        <w:rPr/>
      </w:pPr>
      <w:r w:rsidDel="00000000" w:rsidR="00000000" w:rsidRPr="00000000">
        <w:rPr>
          <w:rtl w:val="0"/>
        </w:rPr>
        <w:t xml:space="preserve">Theme</w:t>
        <w:br w:type="textWrapping"/>
      </w:r>
    </w:p>
    <w:p w:rsidR="00000000" w:rsidDel="00000000" w:rsidP="00000000" w:rsidRDefault="00000000" w:rsidRPr="00000000" w14:paraId="0000036C">
      <w:pPr>
        <w:numPr>
          <w:ilvl w:val="0"/>
          <w:numId w:val="120"/>
        </w:numPr>
        <w:spacing w:after="0" w:before="0" w:lineRule="auto"/>
        <w:ind w:left="720" w:hanging="360"/>
        <w:rPr/>
      </w:pPr>
      <w:r w:rsidDel="00000000" w:rsidR="00000000" w:rsidRPr="00000000">
        <w:rPr>
          <w:rtl w:val="0"/>
        </w:rPr>
        <w:t xml:space="preserve">Date</w:t>
        <w:br w:type="textWrapping"/>
      </w:r>
    </w:p>
    <w:p w:rsidR="00000000" w:rsidDel="00000000" w:rsidP="00000000" w:rsidRDefault="00000000" w:rsidRPr="00000000" w14:paraId="0000036D">
      <w:pPr>
        <w:numPr>
          <w:ilvl w:val="0"/>
          <w:numId w:val="120"/>
        </w:numPr>
        <w:spacing w:after="0" w:before="0" w:lineRule="auto"/>
        <w:ind w:left="720" w:hanging="360"/>
        <w:rPr/>
      </w:pPr>
      <w:r w:rsidDel="00000000" w:rsidR="00000000" w:rsidRPr="00000000">
        <w:rPr>
          <w:rtl w:val="0"/>
        </w:rPr>
        <w:t xml:space="preserve">Time</w:t>
        <w:br w:type="textWrapping"/>
      </w:r>
    </w:p>
    <w:p w:rsidR="00000000" w:rsidDel="00000000" w:rsidP="00000000" w:rsidRDefault="00000000" w:rsidRPr="00000000" w14:paraId="0000036E">
      <w:pPr>
        <w:numPr>
          <w:ilvl w:val="0"/>
          <w:numId w:val="120"/>
        </w:numPr>
        <w:spacing w:after="0" w:before="0" w:lineRule="auto"/>
        <w:ind w:left="720" w:hanging="360"/>
        <w:rPr/>
      </w:pPr>
      <w:r w:rsidDel="00000000" w:rsidR="00000000" w:rsidRPr="00000000">
        <w:rPr>
          <w:rtl w:val="0"/>
        </w:rPr>
        <w:t xml:space="preserve">Guest / Facilitator</w:t>
        <w:br w:type="textWrapping"/>
      </w:r>
    </w:p>
    <w:p w:rsidR="00000000" w:rsidDel="00000000" w:rsidP="00000000" w:rsidRDefault="00000000" w:rsidRPr="00000000" w14:paraId="0000036F">
      <w:pPr>
        <w:numPr>
          <w:ilvl w:val="0"/>
          <w:numId w:val="120"/>
        </w:numPr>
        <w:spacing w:after="0" w:before="0" w:lineRule="auto"/>
        <w:ind w:left="720" w:hanging="360"/>
        <w:rPr/>
      </w:pPr>
      <w:r w:rsidDel="00000000" w:rsidR="00000000" w:rsidRPr="00000000">
        <w:rPr>
          <w:rtl w:val="0"/>
        </w:rPr>
        <w:t xml:space="preserve">Description</w:t>
        <w:br w:type="textWrapping"/>
      </w:r>
    </w:p>
    <w:p w:rsidR="00000000" w:rsidDel="00000000" w:rsidP="00000000" w:rsidRDefault="00000000" w:rsidRPr="00000000" w14:paraId="00000370">
      <w:pPr>
        <w:numPr>
          <w:ilvl w:val="0"/>
          <w:numId w:val="120"/>
        </w:numPr>
        <w:spacing w:after="0" w:before="0" w:lineRule="auto"/>
        <w:ind w:left="720" w:hanging="360"/>
        <w:rPr/>
      </w:pPr>
      <w:r w:rsidDel="00000000" w:rsidR="00000000" w:rsidRPr="00000000">
        <w:rPr>
          <w:rtl w:val="0"/>
        </w:rPr>
        <w:t xml:space="preserve">Registration Link</w:t>
        <w:br w:type="textWrapping"/>
      </w:r>
    </w:p>
    <w:p w:rsidR="00000000" w:rsidDel="00000000" w:rsidP="00000000" w:rsidRDefault="00000000" w:rsidRPr="00000000" w14:paraId="00000371">
      <w:pPr>
        <w:numPr>
          <w:ilvl w:val="0"/>
          <w:numId w:val="120"/>
        </w:numPr>
        <w:spacing w:after="480" w:before="0" w:lineRule="auto"/>
        <w:ind w:left="720" w:hanging="360"/>
        <w:rPr/>
      </w:pPr>
      <w:r w:rsidDel="00000000" w:rsidR="00000000" w:rsidRPr="00000000">
        <w:rPr>
          <w:rtl w:val="0"/>
        </w:rPr>
        <w:t xml:space="preserve">Status (Upcoming / Live / Replay)</w:t>
        <w:br w:type="textWrapping"/>
      </w:r>
    </w:p>
    <w:p w:rsidR="00000000" w:rsidDel="00000000" w:rsidP="00000000" w:rsidRDefault="00000000" w:rsidRPr="00000000" w14:paraId="00000372">
      <w:pPr>
        <w:spacing w:after="240" w:before="240" w:lineRule="auto"/>
        <w:ind w:left="0" w:firstLine="0"/>
        <w:rPr/>
      </w:pPr>
      <w:r w:rsidDel="00000000" w:rsidR="00000000" w:rsidRPr="00000000">
        <w:rPr>
          <w:rtl w:val="0"/>
        </w:rPr>
        <w:t xml:space="preserve">View Filters:</w:t>
      </w:r>
    </w:p>
    <w:p w:rsidR="00000000" w:rsidDel="00000000" w:rsidP="00000000" w:rsidRDefault="00000000" w:rsidRPr="00000000" w14:paraId="00000373">
      <w:pPr>
        <w:numPr>
          <w:ilvl w:val="0"/>
          <w:numId w:val="137"/>
        </w:numPr>
        <w:spacing w:after="0" w:before="480" w:lineRule="auto"/>
        <w:ind w:left="720" w:hanging="360"/>
        <w:rPr/>
      </w:pPr>
      <w:r w:rsidDel="00000000" w:rsidR="00000000" w:rsidRPr="00000000">
        <w:rPr>
          <w:rtl w:val="0"/>
        </w:rPr>
        <w:t xml:space="preserve">Status = Upcoming</w:t>
        <w:br w:type="textWrapping"/>
      </w:r>
    </w:p>
    <w:p w:rsidR="00000000" w:rsidDel="00000000" w:rsidP="00000000" w:rsidRDefault="00000000" w:rsidRPr="00000000" w14:paraId="00000374">
      <w:pPr>
        <w:numPr>
          <w:ilvl w:val="0"/>
          <w:numId w:val="137"/>
        </w:numPr>
        <w:spacing w:after="480" w:before="0" w:lineRule="auto"/>
        <w:ind w:left="720" w:hanging="360"/>
        <w:rPr/>
      </w:pPr>
      <w:r w:rsidDel="00000000" w:rsidR="00000000" w:rsidRPr="00000000">
        <w:rPr>
          <w:rtl w:val="0"/>
        </w:rPr>
        <w:t xml:space="preserve">Sorted by Date Ascending</w:t>
        <w:br w:type="textWrapping"/>
      </w:r>
    </w:p>
    <w:p w:rsidR="00000000" w:rsidDel="00000000" w:rsidP="00000000" w:rsidRDefault="00000000" w:rsidRPr="00000000" w14:paraId="00000375">
      <w:pPr>
        <w:spacing w:after="240" w:before="240" w:lineRule="auto"/>
        <w:ind w:left="0" w:firstLine="0"/>
        <w:rPr/>
      </w:pPr>
      <w:r w:rsidDel="00000000" w:rsidR="00000000" w:rsidRPr="00000000">
        <w:rPr>
          <w:rtl w:val="0"/>
        </w:rPr>
        <w:t xml:space="preserve">Button:</w:t>
      </w:r>
    </w:p>
    <w:p w:rsidR="00000000" w:rsidDel="00000000" w:rsidP="00000000" w:rsidRDefault="00000000" w:rsidRPr="00000000" w14:paraId="00000376">
      <w:pPr>
        <w:spacing w:after="240" w:before="240" w:lineRule="auto"/>
        <w:ind w:left="0" w:firstLine="0"/>
        <w:rPr/>
      </w:pPr>
      <w:r w:rsidDel="00000000" w:rsidR="00000000" w:rsidRPr="00000000">
        <w:rPr>
          <w:rtl w:val="0"/>
        </w:rPr>
        <w:t xml:space="preserve">See Full Calendar</w:t>
      </w:r>
    </w:p>
    <w:p w:rsidR="00000000" w:rsidDel="00000000" w:rsidP="00000000" w:rsidRDefault="00000000" w:rsidRPr="00000000" w14:paraId="00000377">
      <w:pPr>
        <w:spacing w:after="240" w:before="240" w:lineRule="auto"/>
        <w:ind w:left="0" w:firstLine="0"/>
        <w:rPr/>
      </w:pPr>
      <w:r w:rsidDel="00000000" w:rsidR="00000000" w:rsidRPr="00000000">
        <w:rPr>
          <w:rtl w:val="0"/>
        </w:rPr>
        <w:t xml:space="preserve">Register for a Session</w:t>
      </w:r>
    </w:p>
    <w:p w:rsidR="00000000" w:rsidDel="00000000" w:rsidP="00000000" w:rsidRDefault="00000000" w:rsidRPr="00000000" w14:paraId="00000378">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9">
      <w:pPr>
        <w:pStyle w:val="Heading2"/>
        <w:keepNext w:val="0"/>
        <w:keepLines w:val="0"/>
        <w:ind w:left="0" w:firstLine="0"/>
        <w:rPr>
          <w:sz w:val="34"/>
          <w:szCs w:val="34"/>
        </w:rPr>
      </w:pPr>
      <w:bookmarkStart w:colFirst="0" w:colLast="0" w:name="_kyzl50tgihag" w:id="65"/>
      <w:bookmarkEnd w:id="65"/>
      <w:r w:rsidDel="00000000" w:rsidR="00000000" w:rsidRPr="00000000">
        <w:rPr>
          <w:sz w:val="34"/>
          <w:szCs w:val="34"/>
          <w:rtl w:val="0"/>
        </w:rPr>
        <w:t xml:space="preserve">6) PROPOSE A TOPIC OR TEACHING</w:t>
      </w:r>
    </w:p>
    <w:p w:rsidR="00000000" w:rsidDel="00000000" w:rsidP="00000000" w:rsidRDefault="00000000" w:rsidRPr="00000000" w14:paraId="0000037A">
      <w:pPr>
        <w:spacing w:after="240" w:before="240" w:lineRule="auto"/>
        <w:ind w:left="0" w:firstLine="0"/>
        <w:rPr/>
      </w:pPr>
      <w:r w:rsidDel="00000000" w:rsidR="00000000" w:rsidRPr="00000000">
        <w:rPr>
          <w:rtl w:val="0"/>
        </w:rPr>
        <w:t xml:space="preserve">Block Type: Text + Button</w:t>
      </w:r>
    </w:p>
    <w:p w:rsidR="00000000" w:rsidDel="00000000" w:rsidP="00000000" w:rsidRDefault="00000000" w:rsidRPr="00000000" w14:paraId="0000037B">
      <w:pPr>
        <w:spacing w:after="240" w:before="240" w:lineRule="auto"/>
        <w:ind w:left="0" w:firstLine="0"/>
        <w:rPr/>
      </w:pPr>
      <w:r w:rsidDel="00000000" w:rsidR="00000000" w:rsidRPr="00000000">
        <w:rPr>
          <w:rtl w:val="0"/>
        </w:rPr>
        <w:t xml:space="preserve">Purpose: Invite co-creation</w:t>
      </w:r>
    </w:p>
    <w:p w:rsidR="00000000" w:rsidDel="00000000" w:rsidP="00000000" w:rsidRDefault="00000000" w:rsidRPr="00000000" w14:paraId="0000037C">
      <w:pPr>
        <w:spacing w:after="240" w:before="240" w:lineRule="auto"/>
        <w:ind w:left="0" w:firstLine="0"/>
        <w:rPr/>
      </w:pPr>
      <w:r w:rsidDel="00000000" w:rsidR="00000000" w:rsidRPr="00000000">
        <w:rPr>
          <w:rtl w:val="0"/>
        </w:rPr>
        <w:t xml:space="preserve">Title (H2):</w:t>
      </w:r>
    </w:p>
    <w:p w:rsidR="00000000" w:rsidDel="00000000" w:rsidP="00000000" w:rsidRDefault="00000000" w:rsidRPr="00000000" w14:paraId="0000037D">
      <w:pPr>
        <w:spacing w:after="240" w:before="240" w:lineRule="auto"/>
        <w:ind w:left="0" w:firstLine="0"/>
        <w:rPr/>
      </w:pPr>
      <w:r w:rsidDel="00000000" w:rsidR="00000000" w:rsidRPr="00000000">
        <w:rPr>
          <w:rFonts w:ascii="Arial Unicode MS" w:cs="Arial Unicode MS" w:eastAsia="Arial Unicode MS" w:hAnsi="Arial Unicode MS"/>
          <w:rtl w:val="0"/>
        </w:rPr>
        <w:t xml:space="preserve">✨ Propose a Topic or Teaching</w:t>
      </w:r>
      <w:r w:rsidDel="00000000" w:rsidR="00000000" w:rsidRPr="00000000">
        <w:rPr>
          <w:rtl w:val="0"/>
        </w:rPr>
      </w:r>
    </w:p>
    <w:p w:rsidR="00000000" w:rsidDel="00000000" w:rsidP="00000000" w:rsidRDefault="00000000" w:rsidRPr="00000000" w14:paraId="0000037E">
      <w:pPr>
        <w:spacing w:after="240" w:before="240" w:lineRule="auto"/>
        <w:ind w:left="0" w:firstLine="0"/>
        <w:rPr/>
      </w:pPr>
      <w:r w:rsidDel="00000000" w:rsidR="00000000" w:rsidRPr="00000000">
        <w:rPr>
          <w:rtl w:val="0"/>
        </w:rPr>
        <w:t xml:space="preserve">Copy:</w:t>
      </w:r>
    </w:p>
    <w:p w:rsidR="00000000" w:rsidDel="00000000" w:rsidP="00000000" w:rsidRDefault="00000000" w:rsidRPr="00000000" w14:paraId="0000037F">
      <w:pPr>
        <w:spacing w:after="240" w:before="240" w:lineRule="auto"/>
        <w:ind w:left="0" w:firstLine="0"/>
        <w:rPr/>
      </w:pPr>
      <w:r w:rsidDel="00000000" w:rsidR="00000000" w:rsidRPr="00000000">
        <w:rPr>
          <w:rtl w:val="0"/>
        </w:rPr>
        <w:t xml:space="preserve">I’m curating a rotating lineup of educators, storytellers, funders, land stewards, and systems thinkers to share wisdom and spark dialogue.</w:t>
      </w:r>
    </w:p>
    <w:p w:rsidR="00000000" w:rsidDel="00000000" w:rsidP="00000000" w:rsidRDefault="00000000" w:rsidRPr="00000000" w14:paraId="00000380">
      <w:pPr>
        <w:spacing w:after="240" w:before="240" w:lineRule="auto"/>
        <w:ind w:left="0" w:firstLine="0"/>
        <w:rPr/>
      </w:pPr>
      <w:r w:rsidDel="00000000" w:rsidR="00000000" w:rsidRPr="00000000">
        <w:rPr>
          <w:rtl w:val="0"/>
        </w:rPr>
        <w:t xml:space="preserve">If you feel called to offer a session, practice, or presentation, I’d love to hear from you.</w:t>
      </w:r>
    </w:p>
    <w:p w:rsidR="00000000" w:rsidDel="00000000" w:rsidP="00000000" w:rsidRDefault="00000000" w:rsidRPr="00000000" w14:paraId="00000381">
      <w:pPr>
        <w:spacing w:after="240" w:before="240" w:lineRule="auto"/>
        <w:ind w:left="0" w:firstLine="0"/>
        <w:rPr/>
      </w:pPr>
      <w:r w:rsidDel="00000000" w:rsidR="00000000" w:rsidRPr="00000000">
        <w:rPr>
          <w:rtl w:val="0"/>
        </w:rPr>
        <w:t xml:space="preserve">Button:</w:t>
      </w:r>
    </w:p>
    <w:p w:rsidR="00000000" w:rsidDel="00000000" w:rsidP="00000000" w:rsidRDefault="00000000" w:rsidRPr="00000000" w14:paraId="00000382">
      <w:pPr>
        <w:spacing w:after="240" w:before="240" w:lineRule="auto"/>
        <w:ind w:left="0" w:firstLine="0"/>
        <w:rPr/>
      </w:pPr>
      <w:r w:rsidDel="00000000" w:rsidR="00000000" w:rsidRPr="00000000">
        <w:rPr>
          <w:rtl w:val="0"/>
        </w:rPr>
        <w:t xml:space="preserve">Propose a Session</w:t>
      </w:r>
    </w:p>
    <w:p w:rsidR="00000000" w:rsidDel="00000000" w:rsidP="00000000" w:rsidRDefault="00000000" w:rsidRPr="00000000" w14:paraId="00000383">
      <w:pPr>
        <w:spacing w:after="240" w:before="240" w:lineRule="auto"/>
        <w:ind w:left="0" w:firstLine="0"/>
        <w:rPr/>
      </w:pPr>
      <w:r w:rsidDel="00000000" w:rsidR="00000000" w:rsidRPr="00000000">
        <w:rPr>
          <w:rtl w:val="0"/>
        </w:rPr>
        <w:t xml:space="preserve">View Proposed Topics</w:t>
      </w:r>
    </w:p>
    <w:p w:rsidR="00000000" w:rsidDel="00000000" w:rsidP="00000000" w:rsidRDefault="00000000" w:rsidRPr="00000000" w14:paraId="00000384">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5">
      <w:pPr>
        <w:pStyle w:val="Heading2"/>
        <w:keepNext w:val="0"/>
        <w:keepLines w:val="0"/>
        <w:ind w:left="0" w:firstLine="0"/>
        <w:rPr>
          <w:sz w:val="34"/>
          <w:szCs w:val="34"/>
        </w:rPr>
      </w:pPr>
      <w:bookmarkStart w:colFirst="0" w:colLast="0" w:name="_5az4hrhxpml7" w:id="66"/>
      <w:bookmarkEnd w:id="66"/>
      <w:r w:rsidDel="00000000" w:rsidR="00000000" w:rsidRPr="00000000">
        <w:rPr>
          <w:sz w:val="34"/>
          <w:szCs w:val="34"/>
          <w:rtl w:val="0"/>
        </w:rPr>
        <w:t xml:space="preserve">7) HOW TO PARTICIPATE</w:t>
      </w:r>
    </w:p>
    <w:p w:rsidR="00000000" w:rsidDel="00000000" w:rsidP="00000000" w:rsidRDefault="00000000" w:rsidRPr="00000000" w14:paraId="00000386">
      <w:pPr>
        <w:spacing w:after="240" w:before="240" w:lineRule="auto"/>
        <w:ind w:left="0" w:firstLine="0"/>
        <w:rPr/>
      </w:pPr>
      <w:r w:rsidDel="00000000" w:rsidR="00000000" w:rsidRPr="00000000">
        <w:rPr>
          <w:rtl w:val="0"/>
        </w:rPr>
        <w:t xml:space="preserve">Block Type: Toggle List</w:t>
      </w:r>
    </w:p>
    <w:p w:rsidR="00000000" w:rsidDel="00000000" w:rsidP="00000000" w:rsidRDefault="00000000" w:rsidRPr="00000000" w14:paraId="00000387">
      <w:pPr>
        <w:spacing w:after="240" w:before="240" w:lineRule="auto"/>
        <w:ind w:left="0" w:firstLine="0"/>
        <w:rPr/>
      </w:pPr>
      <w:r w:rsidDel="00000000" w:rsidR="00000000" w:rsidRPr="00000000">
        <w:rPr>
          <w:rtl w:val="0"/>
        </w:rPr>
        <w:t xml:space="preserve">Purpose: Reduce anxiety + set expectations</w:t>
      </w:r>
    </w:p>
    <w:p w:rsidR="00000000" w:rsidDel="00000000" w:rsidP="00000000" w:rsidRDefault="00000000" w:rsidRPr="00000000" w14:paraId="00000388">
      <w:pPr>
        <w:spacing w:after="240" w:before="240" w:lineRule="auto"/>
        <w:ind w:left="0" w:firstLine="0"/>
        <w:rPr/>
      </w:pPr>
      <w:r w:rsidDel="00000000" w:rsidR="00000000" w:rsidRPr="00000000">
        <w:rPr>
          <w:rtl w:val="0"/>
        </w:rPr>
        <w:t xml:space="preserve">Title (H2):</w:t>
      </w:r>
    </w:p>
    <w:p w:rsidR="00000000" w:rsidDel="00000000" w:rsidP="00000000" w:rsidRDefault="00000000" w:rsidRPr="00000000" w14:paraId="00000389">
      <w:pPr>
        <w:spacing w:after="240" w:before="240" w:lineRule="auto"/>
        <w:ind w:left="0" w:firstLine="0"/>
        <w:rPr/>
      </w:pPr>
      <w:r w:rsidDel="00000000" w:rsidR="00000000" w:rsidRPr="00000000">
        <w:rPr>
          <w:rFonts w:ascii="Arial Unicode MS" w:cs="Arial Unicode MS" w:eastAsia="Arial Unicode MS" w:hAnsi="Arial Unicode MS"/>
          <w:rtl w:val="0"/>
        </w:rPr>
        <w:t xml:space="preserve">✨ How to Participate</w:t>
      </w:r>
      <w:r w:rsidDel="00000000" w:rsidR="00000000" w:rsidRPr="00000000">
        <w:rPr>
          <w:rtl w:val="0"/>
        </w:rPr>
      </w:r>
    </w:p>
    <w:p w:rsidR="00000000" w:rsidDel="00000000" w:rsidP="00000000" w:rsidRDefault="00000000" w:rsidRPr="00000000" w14:paraId="0000038A">
      <w:pPr>
        <w:spacing w:after="240" w:before="240" w:lineRule="auto"/>
        <w:ind w:left="0" w:firstLine="0"/>
        <w:rPr/>
      </w:pPr>
      <w:r w:rsidDel="00000000" w:rsidR="00000000" w:rsidRPr="00000000">
        <w:rPr>
          <w:rtl w:val="0"/>
        </w:rPr>
        <w:t xml:space="preserve">Toggle 1 — Register</w:t>
      </w:r>
    </w:p>
    <w:p w:rsidR="00000000" w:rsidDel="00000000" w:rsidP="00000000" w:rsidRDefault="00000000" w:rsidRPr="00000000" w14:paraId="0000038B">
      <w:pPr>
        <w:spacing w:after="240" w:before="240" w:lineRule="auto"/>
        <w:ind w:left="0" w:firstLine="0"/>
        <w:rPr/>
      </w:pPr>
      <w:r w:rsidDel="00000000" w:rsidR="00000000" w:rsidRPr="00000000">
        <w:rPr>
          <w:rtl w:val="0"/>
        </w:rPr>
        <w:t xml:space="preserve">All participants register in advance to help maintain a safe, respectful container.</w:t>
      </w:r>
    </w:p>
    <w:p w:rsidR="00000000" w:rsidDel="00000000" w:rsidP="00000000" w:rsidRDefault="00000000" w:rsidRPr="00000000" w14:paraId="0000038C">
      <w:pPr>
        <w:spacing w:after="240" w:before="240" w:lineRule="auto"/>
        <w:ind w:left="0" w:firstLine="0"/>
        <w:rPr/>
      </w:pPr>
      <w:r w:rsidDel="00000000" w:rsidR="00000000" w:rsidRPr="00000000">
        <w:rPr>
          <w:rtl w:val="0"/>
        </w:rPr>
        <w:t xml:space="preserve">Toggle 2 — Join the Live Room</w:t>
      </w:r>
    </w:p>
    <w:p w:rsidR="00000000" w:rsidDel="00000000" w:rsidP="00000000" w:rsidRDefault="00000000" w:rsidRPr="00000000" w14:paraId="0000038D">
      <w:pPr>
        <w:spacing w:after="240" w:before="240" w:lineRule="auto"/>
        <w:ind w:left="0" w:firstLine="0"/>
        <w:rPr/>
      </w:pPr>
      <w:r w:rsidDel="00000000" w:rsidR="00000000" w:rsidRPr="00000000">
        <w:rPr>
          <w:rtl w:val="0"/>
        </w:rPr>
        <w:t xml:space="preserve">You’ll receive a private session link via email before the event.</w:t>
      </w:r>
    </w:p>
    <w:p w:rsidR="00000000" w:rsidDel="00000000" w:rsidP="00000000" w:rsidRDefault="00000000" w:rsidRPr="00000000" w14:paraId="0000038E">
      <w:pPr>
        <w:spacing w:after="240" w:before="240" w:lineRule="auto"/>
        <w:ind w:left="0" w:firstLine="0"/>
        <w:rPr/>
      </w:pPr>
      <w:r w:rsidDel="00000000" w:rsidR="00000000" w:rsidRPr="00000000">
        <w:rPr>
          <w:rtl w:val="0"/>
        </w:rPr>
        <w:t xml:space="preserve">Toggle 3 — Participation Flow</w:t>
      </w:r>
    </w:p>
    <w:p w:rsidR="00000000" w:rsidDel="00000000" w:rsidP="00000000" w:rsidRDefault="00000000" w:rsidRPr="00000000" w14:paraId="0000038F">
      <w:pPr>
        <w:numPr>
          <w:ilvl w:val="0"/>
          <w:numId w:val="149"/>
        </w:numPr>
        <w:spacing w:after="0" w:before="480" w:lineRule="auto"/>
        <w:ind w:left="720" w:hanging="360"/>
        <w:rPr/>
      </w:pPr>
      <w:r w:rsidDel="00000000" w:rsidR="00000000" w:rsidRPr="00000000">
        <w:rPr>
          <w:rtl w:val="0"/>
        </w:rPr>
        <w:t xml:space="preserve">Everyone is muted on entry</w:t>
        <w:br w:type="textWrapping"/>
      </w:r>
    </w:p>
    <w:p w:rsidR="00000000" w:rsidDel="00000000" w:rsidP="00000000" w:rsidRDefault="00000000" w:rsidRPr="00000000" w14:paraId="00000390">
      <w:pPr>
        <w:numPr>
          <w:ilvl w:val="0"/>
          <w:numId w:val="149"/>
        </w:numPr>
        <w:spacing w:after="0" w:before="0" w:lineRule="auto"/>
        <w:ind w:left="720" w:hanging="360"/>
        <w:rPr/>
      </w:pPr>
      <w:r w:rsidDel="00000000" w:rsidR="00000000" w:rsidRPr="00000000">
        <w:rPr>
          <w:rtl w:val="0"/>
        </w:rPr>
        <w:t xml:space="preserve">Raise your hand or use chat to request to speak</w:t>
        <w:br w:type="textWrapping"/>
      </w:r>
    </w:p>
    <w:p w:rsidR="00000000" w:rsidDel="00000000" w:rsidP="00000000" w:rsidRDefault="00000000" w:rsidRPr="00000000" w14:paraId="00000391">
      <w:pPr>
        <w:numPr>
          <w:ilvl w:val="0"/>
          <w:numId w:val="149"/>
        </w:numPr>
        <w:spacing w:after="0" w:before="0" w:lineRule="auto"/>
        <w:ind w:left="720" w:hanging="360"/>
        <w:rPr/>
      </w:pPr>
      <w:r w:rsidDel="00000000" w:rsidR="00000000" w:rsidRPr="00000000">
        <w:rPr>
          <w:rtl w:val="0"/>
        </w:rPr>
        <w:t xml:space="preserve">You’ll be invited to unmute when it’s your turn</w:t>
        <w:br w:type="textWrapping"/>
      </w:r>
    </w:p>
    <w:p w:rsidR="00000000" w:rsidDel="00000000" w:rsidP="00000000" w:rsidRDefault="00000000" w:rsidRPr="00000000" w14:paraId="00000392">
      <w:pPr>
        <w:numPr>
          <w:ilvl w:val="0"/>
          <w:numId w:val="149"/>
        </w:numPr>
        <w:spacing w:after="480" w:before="0" w:lineRule="auto"/>
        <w:ind w:left="720" w:hanging="360"/>
        <w:rPr/>
      </w:pPr>
      <w:r w:rsidDel="00000000" w:rsidR="00000000" w:rsidRPr="00000000">
        <w:rPr>
          <w:rtl w:val="0"/>
        </w:rPr>
        <w:t xml:space="preserve">Camera on or off—your choice</w:t>
        <w:br w:type="textWrapping"/>
      </w:r>
    </w:p>
    <w:p w:rsidR="00000000" w:rsidDel="00000000" w:rsidP="00000000" w:rsidRDefault="00000000" w:rsidRPr="00000000" w14:paraId="00000393">
      <w:pPr>
        <w:spacing w:after="240" w:before="240" w:lineRule="auto"/>
        <w:ind w:left="0" w:firstLine="0"/>
        <w:rPr/>
      </w:pPr>
      <w:r w:rsidDel="00000000" w:rsidR="00000000" w:rsidRPr="00000000">
        <w:rPr>
          <w:rtl w:val="0"/>
        </w:rPr>
        <w:t xml:space="preserve">Toggle 4 — Community Agreements</w:t>
      </w:r>
    </w:p>
    <w:p w:rsidR="00000000" w:rsidDel="00000000" w:rsidP="00000000" w:rsidRDefault="00000000" w:rsidRPr="00000000" w14:paraId="00000394">
      <w:pPr>
        <w:spacing w:after="240" w:before="240" w:lineRule="auto"/>
        <w:ind w:left="0" w:firstLine="0"/>
        <w:rPr/>
      </w:pPr>
      <w:r w:rsidDel="00000000" w:rsidR="00000000" w:rsidRPr="00000000">
        <w:rPr>
          <w:rtl w:val="0"/>
        </w:rPr>
        <w:t xml:space="preserve">By joining, you agree to uphold shared values of care, consent, and respect.</w:t>
      </w:r>
    </w:p>
    <w:p w:rsidR="00000000" w:rsidDel="00000000" w:rsidP="00000000" w:rsidRDefault="00000000" w:rsidRPr="00000000" w14:paraId="00000395">
      <w:pPr>
        <w:spacing w:after="240" w:before="240" w:lineRule="auto"/>
        <w:ind w:left="0" w:firstLine="0"/>
        <w:rPr/>
      </w:pPr>
      <w:r w:rsidDel="00000000" w:rsidR="00000000" w:rsidRPr="00000000">
        <w:rPr>
          <w:rtl w:val="0"/>
        </w:rPr>
        <w:t xml:space="preserve">Toggle 5 — Consent &amp; Recording</w:t>
      </w:r>
    </w:p>
    <w:p w:rsidR="00000000" w:rsidDel="00000000" w:rsidP="00000000" w:rsidRDefault="00000000" w:rsidRPr="00000000" w14:paraId="00000396">
      <w:pPr>
        <w:spacing w:after="240" w:before="240" w:lineRule="auto"/>
        <w:ind w:left="0" w:firstLine="0"/>
        <w:rPr/>
      </w:pPr>
      <w:r w:rsidDel="00000000" w:rsidR="00000000" w:rsidRPr="00000000">
        <w:rPr>
          <w:rtl w:val="0"/>
        </w:rPr>
        <w:t xml:space="preserve">Most sessions are recorded and published.</w:t>
      </w:r>
    </w:p>
    <w:p w:rsidR="00000000" w:rsidDel="00000000" w:rsidP="00000000" w:rsidRDefault="00000000" w:rsidRPr="00000000" w14:paraId="00000397">
      <w:pPr>
        <w:spacing w:after="240" w:before="240" w:lineRule="auto"/>
        <w:ind w:left="0" w:firstLine="0"/>
        <w:rPr/>
      </w:pPr>
      <w:r w:rsidDel="00000000" w:rsidR="00000000" w:rsidRPr="00000000">
        <w:rPr>
          <w:rtl w:val="0"/>
        </w:rPr>
        <w:t xml:space="preserve">Heart sharing circles are always non-recorded.</w:t>
      </w:r>
    </w:p>
    <w:p w:rsidR="00000000" w:rsidDel="00000000" w:rsidP="00000000" w:rsidRDefault="00000000" w:rsidRPr="00000000" w14:paraId="00000398">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9">
      <w:pPr>
        <w:pStyle w:val="Heading2"/>
        <w:keepNext w:val="0"/>
        <w:keepLines w:val="0"/>
        <w:ind w:left="0" w:firstLine="0"/>
        <w:rPr>
          <w:sz w:val="34"/>
          <w:szCs w:val="34"/>
        </w:rPr>
      </w:pPr>
      <w:bookmarkStart w:colFirst="0" w:colLast="0" w:name="_qqpphhsq26ft" w:id="67"/>
      <w:bookmarkEnd w:id="67"/>
      <w:r w:rsidDel="00000000" w:rsidR="00000000" w:rsidRPr="00000000">
        <w:rPr>
          <w:sz w:val="34"/>
          <w:szCs w:val="34"/>
          <w:rtl w:val="0"/>
        </w:rPr>
        <w:t xml:space="preserve">8) COMMUNITY AGREEMENTS (Embedded)</w:t>
      </w:r>
    </w:p>
    <w:p w:rsidR="00000000" w:rsidDel="00000000" w:rsidP="00000000" w:rsidRDefault="00000000" w:rsidRPr="00000000" w14:paraId="0000039A">
      <w:pPr>
        <w:spacing w:after="240" w:before="240" w:lineRule="auto"/>
        <w:ind w:left="0" w:firstLine="0"/>
        <w:rPr/>
      </w:pPr>
      <w:r w:rsidDel="00000000" w:rsidR="00000000" w:rsidRPr="00000000">
        <w:rPr>
          <w:rtl w:val="0"/>
        </w:rPr>
        <w:t xml:space="preserve">Block Type: Toggle or Linked Page</w:t>
      </w:r>
    </w:p>
    <w:p w:rsidR="00000000" w:rsidDel="00000000" w:rsidP="00000000" w:rsidRDefault="00000000" w:rsidRPr="00000000" w14:paraId="0000039B">
      <w:pPr>
        <w:spacing w:after="240" w:before="240" w:lineRule="auto"/>
        <w:ind w:left="0" w:firstLine="0"/>
        <w:rPr/>
      </w:pPr>
      <w:r w:rsidDel="00000000" w:rsidR="00000000" w:rsidRPr="00000000">
        <w:rPr>
          <w:rtl w:val="0"/>
        </w:rPr>
        <w:t xml:space="preserve">Purpose: Transparency + trust</w:t>
      </w:r>
    </w:p>
    <w:p w:rsidR="00000000" w:rsidDel="00000000" w:rsidP="00000000" w:rsidRDefault="00000000" w:rsidRPr="00000000" w14:paraId="0000039C">
      <w:pPr>
        <w:spacing w:after="240" w:before="240" w:lineRule="auto"/>
        <w:ind w:left="0" w:firstLine="0"/>
        <w:rPr/>
      </w:pPr>
      <w:r w:rsidDel="00000000" w:rsidR="00000000" w:rsidRPr="00000000">
        <w:rPr>
          <w:rtl w:val="0"/>
        </w:rPr>
        <w:t xml:space="preserve">Title (H2):</w:t>
      </w:r>
    </w:p>
    <w:p w:rsidR="00000000" w:rsidDel="00000000" w:rsidP="00000000" w:rsidRDefault="00000000" w:rsidRPr="00000000" w14:paraId="0000039D">
      <w:pPr>
        <w:spacing w:after="240" w:before="240" w:lineRule="auto"/>
        <w:ind w:left="0" w:firstLine="0"/>
        <w:rPr/>
      </w:pPr>
      <w:r w:rsidDel="00000000" w:rsidR="00000000" w:rsidRPr="00000000">
        <w:rPr>
          <w:rtl w:val="0"/>
        </w:rPr>
        <w:t xml:space="preserve">🌿 Community Agreements</w:t>
      </w:r>
    </w:p>
    <w:p w:rsidR="00000000" w:rsidDel="00000000" w:rsidP="00000000" w:rsidRDefault="00000000" w:rsidRPr="00000000" w14:paraId="0000039E">
      <w:pPr>
        <w:spacing w:after="240" w:before="240" w:lineRule="auto"/>
        <w:ind w:left="0" w:firstLine="0"/>
        <w:rPr/>
      </w:pPr>
      <w:r w:rsidDel="00000000" w:rsidR="00000000" w:rsidRPr="00000000">
        <w:rPr>
          <w:rtl w:val="0"/>
        </w:rPr>
        <w:t xml:space="preserve">Toggle Content:</w:t>
      </w:r>
    </w:p>
    <w:p w:rsidR="00000000" w:rsidDel="00000000" w:rsidP="00000000" w:rsidRDefault="00000000" w:rsidRPr="00000000" w14:paraId="0000039F">
      <w:pPr>
        <w:spacing w:after="240" w:before="240" w:lineRule="auto"/>
        <w:ind w:left="0" w:firstLine="0"/>
        <w:rPr/>
      </w:pPr>
      <w:r w:rsidDel="00000000" w:rsidR="00000000" w:rsidRPr="00000000">
        <w:rPr>
          <w:rtl w:val="0"/>
        </w:rPr>
        <w:t xml:space="preserve">(Insert your Community Agreements text here verbatim)</w:t>
      </w:r>
    </w:p>
    <w:p w:rsidR="00000000" w:rsidDel="00000000" w:rsidP="00000000" w:rsidRDefault="00000000" w:rsidRPr="00000000" w14:paraId="000003A0">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1">
      <w:pPr>
        <w:pStyle w:val="Heading2"/>
        <w:keepNext w:val="0"/>
        <w:keepLines w:val="0"/>
        <w:ind w:left="0" w:firstLine="0"/>
        <w:rPr>
          <w:sz w:val="34"/>
          <w:szCs w:val="34"/>
        </w:rPr>
      </w:pPr>
      <w:bookmarkStart w:colFirst="0" w:colLast="0" w:name="_wqpq8gg37dry" w:id="68"/>
      <w:bookmarkEnd w:id="68"/>
      <w:r w:rsidDel="00000000" w:rsidR="00000000" w:rsidRPr="00000000">
        <w:rPr>
          <w:sz w:val="34"/>
          <w:szCs w:val="34"/>
          <w:rtl w:val="0"/>
        </w:rPr>
        <w:t xml:space="preserve">9) PAST SESSIONS &amp; REPLAYS</w:t>
      </w:r>
    </w:p>
    <w:p w:rsidR="00000000" w:rsidDel="00000000" w:rsidP="00000000" w:rsidRDefault="00000000" w:rsidRPr="00000000" w14:paraId="000003A2">
      <w:pPr>
        <w:spacing w:after="240" w:before="240" w:lineRule="auto"/>
        <w:ind w:left="0" w:firstLine="0"/>
        <w:rPr/>
      </w:pPr>
      <w:r w:rsidDel="00000000" w:rsidR="00000000" w:rsidRPr="00000000">
        <w:rPr>
          <w:rtl w:val="0"/>
        </w:rPr>
        <w:t xml:space="preserve">Block Type: Gallery Database View</w:t>
      </w:r>
    </w:p>
    <w:p w:rsidR="00000000" w:rsidDel="00000000" w:rsidP="00000000" w:rsidRDefault="00000000" w:rsidRPr="00000000" w14:paraId="000003A3">
      <w:pPr>
        <w:spacing w:after="240" w:before="240" w:lineRule="auto"/>
        <w:ind w:left="0" w:firstLine="0"/>
        <w:rPr/>
      </w:pPr>
      <w:r w:rsidDel="00000000" w:rsidR="00000000" w:rsidRPr="00000000">
        <w:rPr>
          <w:rtl w:val="0"/>
        </w:rPr>
        <w:t xml:space="preserve">Purpose: Discoverability + credibility</w:t>
      </w:r>
    </w:p>
    <w:p w:rsidR="00000000" w:rsidDel="00000000" w:rsidP="00000000" w:rsidRDefault="00000000" w:rsidRPr="00000000" w14:paraId="000003A4">
      <w:pPr>
        <w:spacing w:after="240" w:before="240" w:lineRule="auto"/>
        <w:ind w:left="0" w:firstLine="0"/>
        <w:rPr/>
      </w:pPr>
      <w:r w:rsidDel="00000000" w:rsidR="00000000" w:rsidRPr="00000000">
        <w:rPr>
          <w:rtl w:val="0"/>
        </w:rPr>
        <w:t xml:space="preserve">Title (H2):</w:t>
      </w:r>
    </w:p>
    <w:p w:rsidR="00000000" w:rsidDel="00000000" w:rsidP="00000000" w:rsidRDefault="00000000" w:rsidRPr="00000000" w14:paraId="000003A5">
      <w:pPr>
        <w:spacing w:after="240" w:before="240" w:lineRule="auto"/>
        <w:ind w:left="0" w:firstLine="0"/>
        <w:rPr/>
      </w:pPr>
      <w:r w:rsidDel="00000000" w:rsidR="00000000" w:rsidRPr="00000000">
        <w:rPr>
          <w:rtl w:val="0"/>
        </w:rPr>
        <w:t xml:space="preserve">🎥 Past Sessions &amp; Replays</w:t>
      </w:r>
    </w:p>
    <w:p w:rsidR="00000000" w:rsidDel="00000000" w:rsidP="00000000" w:rsidRDefault="00000000" w:rsidRPr="00000000" w14:paraId="000003A6">
      <w:pPr>
        <w:spacing w:after="240" w:before="240" w:lineRule="auto"/>
        <w:ind w:left="0" w:firstLine="0"/>
        <w:rPr/>
      </w:pPr>
      <w:r w:rsidDel="00000000" w:rsidR="00000000" w:rsidRPr="00000000">
        <w:rPr>
          <w:rtl w:val="0"/>
        </w:rPr>
        <w:t xml:space="preserve">Database Fields:</w:t>
      </w:r>
    </w:p>
    <w:p w:rsidR="00000000" w:rsidDel="00000000" w:rsidP="00000000" w:rsidRDefault="00000000" w:rsidRPr="00000000" w14:paraId="000003A7">
      <w:pPr>
        <w:numPr>
          <w:ilvl w:val="0"/>
          <w:numId w:val="150"/>
        </w:numPr>
        <w:spacing w:after="0" w:before="480" w:lineRule="auto"/>
        <w:ind w:left="720" w:hanging="360"/>
        <w:rPr/>
      </w:pPr>
      <w:r w:rsidDel="00000000" w:rsidR="00000000" w:rsidRPr="00000000">
        <w:rPr>
          <w:rtl w:val="0"/>
        </w:rPr>
        <w:t xml:space="preserve">Session Title</w:t>
        <w:br w:type="textWrapping"/>
      </w:r>
    </w:p>
    <w:p w:rsidR="00000000" w:rsidDel="00000000" w:rsidP="00000000" w:rsidRDefault="00000000" w:rsidRPr="00000000" w14:paraId="000003A8">
      <w:pPr>
        <w:numPr>
          <w:ilvl w:val="0"/>
          <w:numId w:val="150"/>
        </w:numPr>
        <w:spacing w:after="0" w:before="0" w:lineRule="auto"/>
        <w:ind w:left="720" w:hanging="360"/>
        <w:rPr/>
      </w:pPr>
      <w:r w:rsidDel="00000000" w:rsidR="00000000" w:rsidRPr="00000000">
        <w:rPr>
          <w:rtl w:val="0"/>
        </w:rPr>
        <w:t xml:space="preserve">Theme</w:t>
        <w:br w:type="textWrapping"/>
      </w:r>
    </w:p>
    <w:p w:rsidR="00000000" w:rsidDel="00000000" w:rsidP="00000000" w:rsidRDefault="00000000" w:rsidRPr="00000000" w14:paraId="000003A9">
      <w:pPr>
        <w:numPr>
          <w:ilvl w:val="0"/>
          <w:numId w:val="150"/>
        </w:numPr>
        <w:spacing w:after="0" w:before="0" w:lineRule="auto"/>
        <w:ind w:left="720" w:hanging="360"/>
        <w:rPr/>
      </w:pPr>
      <w:r w:rsidDel="00000000" w:rsidR="00000000" w:rsidRPr="00000000">
        <w:rPr>
          <w:rtl w:val="0"/>
        </w:rPr>
        <w:t xml:space="preserve">Date</w:t>
        <w:br w:type="textWrapping"/>
      </w:r>
    </w:p>
    <w:p w:rsidR="00000000" w:rsidDel="00000000" w:rsidP="00000000" w:rsidRDefault="00000000" w:rsidRPr="00000000" w14:paraId="000003AA">
      <w:pPr>
        <w:numPr>
          <w:ilvl w:val="0"/>
          <w:numId w:val="150"/>
        </w:numPr>
        <w:spacing w:after="0" w:before="0" w:lineRule="auto"/>
        <w:ind w:left="720" w:hanging="360"/>
        <w:rPr/>
      </w:pPr>
      <w:r w:rsidDel="00000000" w:rsidR="00000000" w:rsidRPr="00000000">
        <w:rPr>
          <w:rtl w:val="0"/>
        </w:rPr>
        <w:t xml:space="preserve">Description</w:t>
        <w:br w:type="textWrapping"/>
      </w:r>
    </w:p>
    <w:p w:rsidR="00000000" w:rsidDel="00000000" w:rsidP="00000000" w:rsidRDefault="00000000" w:rsidRPr="00000000" w14:paraId="000003AB">
      <w:pPr>
        <w:numPr>
          <w:ilvl w:val="0"/>
          <w:numId w:val="150"/>
        </w:numPr>
        <w:spacing w:after="0" w:before="0" w:lineRule="auto"/>
        <w:ind w:left="720" w:hanging="360"/>
        <w:rPr/>
      </w:pPr>
      <w:r w:rsidDel="00000000" w:rsidR="00000000" w:rsidRPr="00000000">
        <w:rPr>
          <w:rtl w:val="0"/>
        </w:rPr>
        <w:t xml:space="preserve">Video Embed</w:t>
        <w:br w:type="textWrapping"/>
      </w:r>
    </w:p>
    <w:p w:rsidR="00000000" w:rsidDel="00000000" w:rsidP="00000000" w:rsidRDefault="00000000" w:rsidRPr="00000000" w14:paraId="000003AC">
      <w:pPr>
        <w:numPr>
          <w:ilvl w:val="0"/>
          <w:numId w:val="150"/>
        </w:numPr>
        <w:spacing w:after="0" w:before="0" w:lineRule="auto"/>
        <w:ind w:left="720" w:hanging="360"/>
        <w:rPr/>
      </w:pPr>
      <w:r w:rsidDel="00000000" w:rsidR="00000000" w:rsidRPr="00000000">
        <w:rPr>
          <w:rtl w:val="0"/>
        </w:rPr>
        <w:t xml:space="preserve">Guest</w:t>
        <w:br w:type="textWrapping"/>
      </w:r>
    </w:p>
    <w:p w:rsidR="00000000" w:rsidDel="00000000" w:rsidP="00000000" w:rsidRDefault="00000000" w:rsidRPr="00000000" w14:paraId="000003AD">
      <w:pPr>
        <w:numPr>
          <w:ilvl w:val="0"/>
          <w:numId w:val="150"/>
        </w:numPr>
        <w:spacing w:after="480" w:before="0" w:lineRule="auto"/>
        <w:ind w:left="720" w:hanging="360"/>
        <w:rPr/>
      </w:pPr>
      <w:r w:rsidDel="00000000" w:rsidR="00000000" w:rsidRPr="00000000">
        <w:rPr>
          <w:rtl w:val="0"/>
        </w:rPr>
        <w:t xml:space="preserve">Tags</w:t>
        <w:br w:type="textWrapping"/>
      </w:r>
    </w:p>
    <w:p w:rsidR="00000000" w:rsidDel="00000000" w:rsidP="00000000" w:rsidRDefault="00000000" w:rsidRPr="00000000" w14:paraId="000003AE">
      <w:pPr>
        <w:spacing w:after="240" w:before="240" w:lineRule="auto"/>
        <w:ind w:left="0" w:firstLine="0"/>
        <w:rPr/>
      </w:pPr>
      <w:r w:rsidDel="00000000" w:rsidR="00000000" w:rsidRPr="00000000">
        <w:rPr>
          <w:rtl w:val="0"/>
        </w:rPr>
        <w:t xml:space="preserve">View Filters:</w:t>
      </w:r>
    </w:p>
    <w:p w:rsidR="00000000" w:rsidDel="00000000" w:rsidP="00000000" w:rsidRDefault="00000000" w:rsidRPr="00000000" w14:paraId="000003AF">
      <w:pPr>
        <w:numPr>
          <w:ilvl w:val="0"/>
          <w:numId w:val="165"/>
        </w:numPr>
        <w:spacing w:after="480" w:before="480" w:lineRule="auto"/>
        <w:ind w:left="720" w:hanging="360"/>
        <w:rPr/>
      </w:pPr>
      <w:r w:rsidDel="00000000" w:rsidR="00000000" w:rsidRPr="00000000">
        <w:rPr>
          <w:rtl w:val="0"/>
        </w:rPr>
        <w:t xml:space="preserve">Status = Replay</w:t>
        <w:br w:type="textWrapping"/>
      </w:r>
    </w:p>
    <w:p w:rsidR="00000000" w:rsidDel="00000000" w:rsidP="00000000" w:rsidRDefault="00000000" w:rsidRPr="00000000" w14:paraId="000003B0">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pStyle w:val="Heading2"/>
        <w:keepNext w:val="0"/>
        <w:keepLines w:val="0"/>
        <w:ind w:left="0" w:firstLine="0"/>
        <w:rPr>
          <w:sz w:val="34"/>
          <w:szCs w:val="34"/>
        </w:rPr>
      </w:pPr>
      <w:bookmarkStart w:colFirst="0" w:colLast="0" w:name="_4c2c1q8pst6n" w:id="69"/>
      <w:bookmarkEnd w:id="69"/>
      <w:r w:rsidDel="00000000" w:rsidR="00000000" w:rsidRPr="00000000">
        <w:rPr>
          <w:sz w:val="34"/>
          <w:szCs w:val="34"/>
          <w:rtl w:val="0"/>
        </w:rPr>
        <w:t xml:space="preserve">10) ABOUT SYD</w:t>
      </w:r>
    </w:p>
    <w:p w:rsidR="00000000" w:rsidDel="00000000" w:rsidP="00000000" w:rsidRDefault="00000000" w:rsidRPr="00000000" w14:paraId="000003B2">
      <w:pPr>
        <w:spacing w:after="240" w:before="240" w:lineRule="auto"/>
        <w:ind w:left="0" w:firstLine="0"/>
        <w:rPr/>
      </w:pPr>
      <w:r w:rsidDel="00000000" w:rsidR="00000000" w:rsidRPr="00000000">
        <w:rPr>
          <w:rtl w:val="0"/>
        </w:rPr>
        <w:t xml:space="preserve">Block Type: Two-Column Layout</w:t>
      </w:r>
    </w:p>
    <w:p w:rsidR="00000000" w:rsidDel="00000000" w:rsidP="00000000" w:rsidRDefault="00000000" w:rsidRPr="00000000" w14:paraId="000003B3">
      <w:pPr>
        <w:spacing w:after="240" w:before="240" w:lineRule="auto"/>
        <w:ind w:left="0" w:firstLine="0"/>
        <w:rPr/>
      </w:pPr>
      <w:r w:rsidDel="00000000" w:rsidR="00000000" w:rsidRPr="00000000">
        <w:rPr>
          <w:rtl w:val="0"/>
        </w:rPr>
        <w:t xml:space="preserve">Purpose: Credibility + relational grounding</w:t>
      </w:r>
    </w:p>
    <w:p w:rsidR="00000000" w:rsidDel="00000000" w:rsidP="00000000" w:rsidRDefault="00000000" w:rsidRPr="00000000" w14:paraId="000003B4">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5">
      <w:pPr>
        <w:pStyle w:val="Heading3"/>
        <w:keepNext w:val="0"/>
        <w:keepLines w:val="0"/>
        <w:ind w:left="0" w:firstLine="0"/>
        <w:rPr>
          <w:sz w:val="26"/>
          <w:szCs w:val="26"/>
        </w:rPr>
      </w:pPr>
      <w:bookmarkStart w:colFirst="0" w:colLast="0" w:name="_dimco2v4szk2" w:id="70"/>
      <w:bookmarkEnd w:id="70"/>
      <w:r w:rsidDel="00000000" w:rsidR="00000000" w:rsidRPr="00000000">
        <w:rPr>
          <w:sz w:val="26"/>
          <w:szCs w:val="26"/>
          <w:rtl w:val="0"/>
        </w:rPr>
        <w:t xml:space="preserve">Column 1 — Bio</w:t>
      </w:r>
    </w:p>
    <w:p w:rsidR="00000000" w:rsidDel="00000000" w:rsidP="00000000" w:rsidRDefault="00000000" w:rsidRPr="00000000" w14:paraId="000003B6">
      <w:pPr>
        <w:spacing w:after="240" w:before="240" w:lineRule="auto"/>
        <w:ind w:left="0" w:firstLine="0"/>
        <w:rPr/>
      </w:pPr>
      <w:r w:rsidDel="00000000" w:rsidR="00000000" w:rsidRPr="00000000">
        <w:rPr>
          <w:rtl w:val="0"/>
        </w:rPr>
        <w:t xml:space="preserve">Title (H2):</w:t>
      </w:r>
    </w:p>
    <w:p w:rsidR="00000000" w:rsidDel="00000000" w:rsidP="00000000" w:rsidRDefault="00000000" w:rsidRPr="00000000" w14:paraId="000003B7">
      <w:pPr>
        <w:spacing w:after="240" w:before="240" w:lineRule="auto"/>
        <w:ind w:left="0" w:firstLine="0"/>
        <w:rPr/>
      </w:pPr>
      <w:r w:rsidDel="00000000" w:rsidR="00000000" w:rsidRPr="00000000">
        <w:rPr>
          <w:rtl w:val="0"/>
        </w:rPr>
        <w:t xml:space="preserve">About Syd</w:t>
      </w:r>
    </w:p>
    <w:p w:rsidR="00000000" w:rsidDel="00000000" w:rsidP="00000000" w:rsidRDefault="00000000" w:rsidRPr="00000000" w14:paraId="000003B8">
      <w:pPr>
        <w:spacing w:after="240" w:before="240" w:lineRule="auto"/>
        <w:ind w:left="0" w:firstLine="0"/>
        <w:rPr/>
      </w:pPr>
      <w:r w:rsidDel="00000000" w:rsidR="00000000" w:rsidRPr="00000000">
        <w:rPr>
          <w:rtl w:val="0"/>
        </w:rPr>
        <w:t xml:space="preserve">Copy:</w:t>
      </w:r>
    </w:p>
    <w:p w:rsidR="00000000" w:rsidDel="00000000" w:rsidP="00000000" w:rsidRDefault="00000000" w:rsidRPr="00000000" w14:paraId="000003B9">
      <w:pPr>
        <w:spacing w:after="240" w:before="240" w:lineRule="auto"/>
        <w:ind w:left="0" w:firstLine="0"/>
        <w:rPr/>
      </w:pPr>
      <w:r w:rsidDel="00000000" w:rsidR="00000000" w:rsidRPr="00000000">
        <w:rPr>
          <w:rtl w:val="0"/>
        </w:rPr>
        <w:t xml:space="preserve">I’m a storyteller, community weaver, and regenerative systems builder.</w:t>
      </w:r>
    </w:p>
    <w:p w:rsidR="00000000" w:rsidDel="00000000" w:rsidP="00000000" w:rsidRDefault="00000000" w:rsidRPr="00000000" w14:paraId="000003BA">
      <w:pPr>
        <w:spacing w:after="240" w:before="240" w:lineRule="auto"/>
        <w:ind w:left="0" w:firstLine="0"/>
        <w:rPr/>
      </w:pPr>
      <w:r w:rsidDel="00000000" w:rsidR="00000000" w:rsidRPr="00000000">
        <w:rPr>
          <w:rtl w:val="0"/>
        </w:rPr>
        <w:t xml:space="preserve">I serve as the Executive Director of Kinship Earth, where we’re democratizing philanthropy through Bioregional Flow Funding - entrusting grassroots leaders with resources to deploy in service of their communities and ecosystems.</w:t>
      </w:r>
    </w:p>
    <w:p w:rsidR="00000000" w:rsidDel="00000000" w:rsidP="00000000" w:rsidRDefault="00000000" w:rsidRPr="00000000" w14:paraId="000003BB">
      <w:pPr>
        <w:spacing w:after="240" w:before="240" w:lineRule="auto"/>
        <w:ind w:left="0" w:firstLine="0"/>
        <w:rPr/>
      </w:pPr>
      <w:r w:rsidDel="00000000" w:rsidR="00000000" w:rsidRPr="00000000">
        <w:rPr>
          <w:rtl w:val="0"/>
        </w:rPr>
        <w:t xml:space="preserve">I’m also a co-founder of Permatours, a permaculture action network, and a steward of Unified Sanctuaries and the Planetary Party - living experiments in regenerative governance, land stewardship, and collective intelligence.</w:t>
      </w:r>
    </w:p>
    <w:p w:rsidR="00000000" w:rsidDel="00000000" w:rsidP="00000000" w:rsidRDefault="00000000" w:rsidRPr="00000000" w14:paraId="000003BC">
      <w:pPr>
        <w:spacing w:after="240" w:before="240" w:lineRule="auto"/>
        <w:ind w:left="0" w:firstLine="0"/>
        <w:rPr/>
      </w:pPr>
      <w:r w:rsidDel="00000000" w:rsidR="00000000" w:rsidRPr="00000000">
        <w:rPr>
          <w:rtl w:val="0"/>
        </w:rPr>
        <w:t xml:space="preserve">My work weaves culture, finance, land, and community into new systems rooted in trust, reciprocity, and care for life.</w:t>
      </w:r>
    </w:p>
    <w:p w:rsidR="00000000" w:rsidDel="00000000" w:rsidP="00000000" w:rsidRDefault="00000000" w:rsidRPr="00000000" w14:paraId="000003BD">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E">
      <w:pPr>
        <w:pStyle w:val="Heading3"/>
        <w:keepNext w:val="0"/>
        <w:keepLines w:val="0"/>
        <w:ind w:left="0" w:firstLine="0"/>
        <w:rPr>
          <w:sz w:val="26"/>
          <w:szCs w:val="26"/>
        </w:rPr>
      </w:pPr>
      <w:bookmarkStart w:colFirst="0" w:colLast="0" w:name="_4b9e652evvhb" w:id="71"/>
      <w:bookmarkEnd w:id="71"/>
      <w:r w:rsidDel="00000000" w:rsidR="00000000" w:rsidRPr="00000000">
        <w:rPr>
          <w:sz w:val="26"/>
          <w:szCs w:val="26"/>
          <w:rtl w:val="0"/>
        </w:rPr>
        <w:t xml:space="preserve">Column 2 — Affiliations</w:t>
      </w:r>
    </w:p>
    <w:p w:rsidR="00000000" w:rsidDel="00000000" w:rsidP="00000000" w:rsidRDefault="00000000" w:rsidRPr="00000000" w14:paraId="000003BF">
      <w:pPr>
        <w:spacing w:after="240" w:before="240" w:lineRule="auto"/>
        <w:ind w:left="0" w:firstLine="0"/>
        <w:rPr/>
      </w:pPr>
      <w:r w:rsidDel="00000000" w:rsidR="00000000" w:rsidRPr="00000000">
        <w:rPr>
          <w:rtl w:val="0"/>
        </w:rPr>
        <w:t xml:space="preserve">Title (H3):</w:t>
      </w:r>
    </w:p>
    <w:p w:rsidR="00000000" w:rsidDel="00000000" w:rsidP="00000000" w:rsidRDefault="00000000" w:rsidRPr="00000000" w14:paraId="000003C0">
      <w:pPr>
        <w:spacing w:after="240" w:before="240" w:lineRule="auto"/>
        <w:ind w:left="0" w:firstLine="0"/>
        <w:rPr/>
      </w:pPr>
      <w:r w:rsidDel="00000000" w:rsidR="00000000" w:rsidRPr="00000000">
        <w:rPr>
          <w:rtl w:val="0"/>
        </w:rPr>
        <w:t xml:space="preserve">Connected Projects</w:t>
      </w:r>
    </w:p>
    <w:p w:rsidR="00000000" w:rsidDel="00000000" w:rsidP="00000000" w:rsidRDefault="00000000" w:rsidRPr="00000000" w14:paraId="000003C1">
      <w:pPr>
        <w:numPr>
          <w:ilvl w:val="0"/>
          <w:numId w:val="183"/>
        </w:numPr>
        <w:spacing w:after="0" w:before="480" w:lineRule="auto"/>
        <w:ind w:left="720" w:hanging="360"/>
        <w:rPr/>
      </w:pPr>
      <w:r w:rsidDel="00000000" w:rsidR="00000000" w:rsidRPr="00000000">
        <w:rPr>
          <w:rtl w:val="0"/>
        </w:rPr>
        <w:t xml:space="preserve">Kinship Earth</w:t>
        <w:br w:type="textWrapping"/>
      </w:r>
    </w:p>
    <w:p w:rsidR="00000000" w:rsidDel="00000000" w:rsidP="00000000" w:rsidRDefault="00000000" w:rsidRPr="00000000" w14:paraId="000003C2">
      <w:pPr>
        <w:numPr>
          <w:ilvl w:val="0"/>
          <w:numId w:val="183"/>
        </w:numPr>
        <w:spacing w:after="0" w:before="0" w:lineRule="auto"/>
        <w:ind w:left="720" w:hanging="360"/>
        <w:rPr/>
      </w:pPr>
      <w:r w:rsidDel="00000000" w:rsidR="00000000" w:rsidRPr="00000000">
        <w:rPr>
          <w:rtl w:val="0"/>
        </w:rPr>
        <w:t xml:space="preserve">Permatours</w:t>
        <w:br w:type="textWrapping"/>
      </w:r>
    </w:p>
    <w:p w:rsidR="00000000" w:rsidDel="00000000" w:rsidP="00000000" w:rsidRDefault="00000000" w:rsidRPr="00000000" w14:paraId="000003C3">
      <w:pPr>
        <w:numPr>
          <w:ilvl w:val="0"/>
          <w:numId w:val="183"/>
        </w:numPr>
        <w:spacing w:after="0" w:before="0" w:lineRule="auto"/>
        <w:ind w:left="720" w:hanging="360"/>
        <w:rPr/>
      </w:pPr>
      <w:r w:rsidDel="00000000" w:rsidR="00000000" w:rsidRPr="00000000">
        <w:rPr>
          <w:rtl w:val="0"/>
        </w:rPr>
        <w:t xml:space="preserve">Planetary Party</w:t>
        <w:br w:type="textWrapping"/>
      </w:r>
    </w:p>
    <w:p w:rsidR="00000000" w:rsidDel="00000000" w:rsidP="00000000" w:rsidRDefault="00000000" w:rsidRPr="00000000" w14:paraId="000003C4">
      <w:pPr>
        <w:numPr>
          <w:ilvl w:val="0"/>
          <w:numId w:val="183"/>
        </w:numPr>
        <w:spacing w:after="0" w:before="0" w:lineRule="auto"/>
        <w:ind w:left="720" w:hanging="360"/>
        <w:rPr/>
      </w:pPr>
      <w:r w:rsidDel="00000000" w:rsidR="00000000" w:rsidRPr="00000000">
        <w:rPr>
          <w:rtl w:val="0"/>
        </w:rPr>
        <w:t xml:space="preserve">Unified Sanctuaries</w:t>
        <w:br w:type="textWrapping"/>
      </w:r>
    </w:p>
    <w:p w:rsidR="00000000" w:rsidDel="00000000" w:rsidP="00000000" w:rsidRDefault="00000000" w:rsidRPr="00000000" w14:paraId="000003C5">
      <w:pPr>
        <w:numPr>
          <w:ilvl w:val="0"/>
          <w:numId w:val="183"/>
        </w:numPr>
        <w:spacing w:after="480" w:before="0" w:lineRule="auto"/>
        <w:ind w:left="720" w:hanging="360"/>
        <w:rPr/>
      </w:pPr>
      <w:r w:rsidDel="00000000" w:rsidR="00000000" w:rsidRPr="00000000">
        <w:rPr>
          <w:rtl w:val="0"/>
        </w:rPr>
        <w:t xml:space="preserve">Village Builders Coalition</w:t>
        <w:br w:type="textWrapping"/>
      </w:r>
    </w:p>
    <w:p w:rsidR="00000000" w:rsidDel="00000000" w:rsidP="00000000" w:rsidRDefault="00000000" w:rsidRPr="00000000" w14:paraId="000003C6">
      <w:pPr>
        <w:spacing w:after="240" w:before="240" w:lineRule="auto"/>
        <w:ind w:left="0" w:firstLine="0"/>
        <w:rPr/>
      </w:pPr>
      <w:r w:rsidDel="00000000" w:rsidR="00000000" w:rsidRPr="00000000">
        <w:rPr>
          <w:rtl w:val="0"/>
        </w:rPr>
        <w:t xml:space="preserve">Button:</w:t>
      </w:r>
    </w:p>
    <w:p w:rsidR="00000000" w:rsidDel="00000000" w:rsidP="00000000" w:rsidRDefault="00000000" w:rsidRPr="00000000" w14:paraId="000003C7">
      <w:pPr>
        <w:spacing w:after="240" w:before="240" w:lineRule="auto"/>
        <w:ind w:left="0" w:firstLine="0"/>
        <w:rPr/>
      </w:pPr>
      <w:r w:rsidDel="00000000" w:rsidR="00000000" w:rsidRPr="00000000">
        <w:rPr>
          <w:rtl w:val="0"/>
        </w:rPr>
        <w:t xml:space="preserve">Explore My Work</w:t>
      </w:r>
    </w:p>
    <w:p w:rsidR="00000000" w:rsidDel="00000000" w:rsidP="00000000" w:rsidRDefault="00000000" w:rsidRPr="00000000" w14:paraId="000003C8">
      <w:pPr>
        <w:spacing w:after="240" w:before="240" w:lineRule="auto"/>
        <w:ind w:left="0" w:firstLine="0"/>
        <w:rPr/>
      </w:pPr>
      <w:r w:rsidDel="00000000" w:rsidR="00000000" w:rsidRPr="00000000">
        <w:rPr>
          <w:rtl w:val="0"/>
        </w:rPr>
        <w:t xml:space="preserve">Support the Ecosystem</w:t>
      </w:r>
    </w:p>
    <w:p w:rsidR="00000000" w:rsidDel="00000000" w:rsidP="00000000" w:rsidRDefault="00000000" w:rsidRPr="00000000" w14:paraId="000003C9">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A">
      <w:pPr>
        <w:pStyle w:val="Heading2"/>
        <w:keepNext w:val="0"/>
        <w:keepLines w:val="0"/>
        <w:ind w:left="0" w:firstLine="0"/>
        <w:rPr>
          <w:sz w:val="34"/>
          <w:szCs w:val="34"/>
        </w:rPr>
      </w:pPr>
      <w:bookmarkStart w:colFirst="0" w:colLast="0" w:name="_kfsa39vsdkom" w:id="72"/>
      <w:bookmarkEnd w:id="72"/>
      <w:r w:rsidDel="00000000" w:rsidR="00000000" w:rsidRPr="00000000">
        <w:rPr>
          <w:sz w:val="34"/>
          <w:szCs w:val="34"/>
          <w:rtl w:val="0"/>
        </w:rPr>
        <w:t xml:space="preserve">11) CALL TO ACTION (Bottom of Page)</w:t>
      </w:r>
    </w:p>
    <w:p w:rsidR="00000000" w:rsidDel="00000000" w:rsidP="00000000" w:rsidRDefault="00000000" w:rsidRPr="00000000" w14:paraId="000003CB">
      <w:pPr>
        <w:spacing w:after="240" w:before="240" w:lineRule="auto"/>
        <w:ind w:left="0" w:firstLine="0"/>
        <w:rPr/>
      </w:pPr>
      <w:r w:rsidDel="00000000" w:rsidR="00000000" w:rsidRPr="00000000">
        <w:rPr>
          <w:rtl w:val="0"/>
        </w:rPr>
        <w:t xml:space="preserve">Block Type: Callout</w:t>
      </w:r>
    </w:p>
    <w:p w:rsidR="00000000" w:rsidDel="00000000" w:rsidP="00000000" w:rsidRDefault="00000000" w:rsidRPr="00000000" w14:paraId="000003CC">
      <w:pPr>
        <w:spacing w:after="240" w:before="240" w:lineRule="auto"/>
        <w:ind w:left="0" w:firstLine="0"/>
        <w:rPr/>
      </w:pPr>
      <w:r w:rsidDel="00000000" w:rsidR="00000000" w:rsidRPr="00000000">
        <w:rPr>
          <w:rtl w:val="0"/>
        </w:rPr>
        <w:t xml:space="preserve">Purpose: Emotional close + invitation</w:t>
      </w:r>
    </w:p>
    <w:p w:rsidR="00000000" w:rsidDel="00000000" w:rsidP="00000000" w:rsidRDefault="00000000" w:rsidRPr="00000000" w14:paraId="000003CD">
      <w:pPr>
        <w:spacing w:after="240" w:before="240" w:lineRule="auto"/>
        <w:ind w:left="0" w:firstLine="0"/>
        <w:rPr/>
      </w:pPr>
      <w:r w:rsidDel="00000000" w:rsidR="00000000" w:rsidRPr="00000000">
        <w:rPr>
          <w:rtl w:val="0"/>
        </w:rPr>
        <w:t xml:space="preserve">Title (H2):</w:t>
      </w:r>
    </w:p>
    <w:p w:rsidR="00000000" w:rsidDel="00000000" w:rsidP="00000000" w:rsidRDefault="00000000" w:rsidRPr="00000000" w14:paraId="000003CE">
      <w:pPr>
        <w:spacing w:after="240" w:before="240" w:lineRule="auto"/>
        <w:ind w:left="0" w:firstLine="0"/>
        <w:rPr/>
      </w:pPr>
      <w:r w:rsidDel="00000000" w:rsidR="00000000" w:rsidRPr="00000000">
        <w:rPr>
          <w:rFonts w:ascii="Arial Unicode MS" w:cs="Arial Unicode MS" w:eastAsia="Arial Unicode MS" w:hAnsi="Arial Unicode MS"/>
          <w:rtl w:val="0"/>
        </w:rPr>
        <w:t xml:space="preserve">✨ Join the Living Experiment</w:t>
      </w:r>
      <w:r w:rsidDel="00000000" w:rsidR="00000000" w:rsidRPr="00000000">
        <w:rPr>
          <w:rtl w:val="0"/>
        </w:rPr>
      </w:r>
    </w:p>
    <w:p w:rsidR="00000000" w:rsidDel="00000000" w:rsidP="00000000" w:rsidRDefault="00000000" w:rsidRPr="00000000" w14:paraId="000003CF">
      <w:pPr>
        <w:spacing w:after="240" w:before="240" w:lineRule="auto"/>
        <w:ind w:left="0" w:firstLine="0"/>
        <w:rPr/>
      </w:pPr>
      <w:r w:rsidDel="00000000" w:rsidR="00000000" w:rsidRPr="00000000">
        <w:rPr>
          <w:rtl w:val="0"/>
        </w:rPr>
        <w:t xml:space="preserve">Copy:</w:t>
      </w:r>
    </w:p>
    <w:p w:rsidR="00000000" w:rsidDel="00000000" w:rsidP="00000000" w:rsidRDefault="00000000" w:rsidRPr="00000000" w14:paraId="000003D0">
      <w:pPr>
        <w:spacing w:after="240" w:before="240" w:lineRule="auto"/>
        <w:ind w:left="0" w:firstLine="0"/>
        <w:rPr/>
      </w:pPr>
      <w:r w:rsidDel="00000000" w:rsidR="00000000" w:rsidRPr="00000000">
        <w:rPr>
          <w:rtl w:val="0"/>
        </w:rPr>
        <w:t xml:space="preserve">If you feel called to:</w:t>
      </w:r>
    </w:p>
    <w:p w:rsidR="00000000" w:rsidDel="00000000" w:rsidP="00000000" w:rsidRDefault="00000000" w:rsidRPr="00000000" w14:paraId="000003D1">
      <w:pPr>
        <w:numPr>
          <w:ilvl w:val="0"/>
          <w:numId w:val="152"/>
        </w:numPr>
        <w:spacing w:after="0" w:before="480" w:lineRule="auto"/>
        <w:ind w:left="720" w:hanging="360"/>
        <w:rPr/>
      </w:pPr>
      <w:r w:rsidDel="00000000" w:rsidR="00000000" w:rsidRPr="00000000">
        <w:rPr>
          <w:rtl w:val="0"/>
        </w:rPr>
        <w:t xml:space="preserve">Learn new ways of resourcing regeneration</w:t>
        <w:br w:type="textWrapping"/>
      </w:r>
    </w:p>
    <w:p w:rsidR="00000000" w:rsidDel="00000000" w:rsidP="00000000" w:rsidRDefault="00000000" w:rsidRPr="00000000" w14:paraId="000003D2">
      <w:pPr>
        <w:numPr>
          <w:ilvl w:val="0"/>
          <w:numId w:val="152"/>
        </w:numPr>
        <w:spacing w:after="0" w:before="0" w:lineRule="auto"/>
        <w:ind w:left="720" w:hanging="360"/>
        <w:rPr/>
      </w:pPr>
      <w:r w:rsidDel="00000000" w:rsidR="00000000" w:rsidRPr="00000000">
        <w:rPr>
          <w:rtl w:val="0"/>
        </w:rPr>
        <w:t xml:space="preserve">Co-create governance and coordination systems</w:t>
        <w:br w:type="textWrapping"/>
      </w:r>
    </w:p>
    <w:p w:rsidR="00000000" w:rsidDel="00000000" w:rsidP="00000000" w:rsidRDefault="00000000" w:rsidRPr="00000000" w14:paraId="000003D3">
      <w:pPr>
        <w:numPr>
          <w:ilvl w:val="0"/>
          <w:numId w:val="152"/>
        </w:numPr>
        <w:spacing w:after="0" w:before="0" w:lineRule="auto"/>
        <w:ind w:left="720" w:hanging="360"/>
        <w:rPr/>
      </w:pPr>
      <w:r w:rsidDel="00000000" w:rsidR="00000000" w:rsidRPr="00000000">
        <w:rPr>
          <w:rtl w:val="0"/>
        </w:rPr>
        <w:t xml:space="preserve">Help steward land and community</w:t>
        <w:br w:type="textWrapping"/>
      </w:r>
    </w:p>
    <w:p w:rsidR="00000000" w:rsidDel="00000000" w:rsidP="00000000" w:rsidRDefault="00000000" w:rsidRPr="00000000" w14:paraId="000003D4">
      <w:pPr>
        <w:numPr>
          <w:ilvl w:val="0"/>
          <w:numId w:val="152"/>
        </w:numPr>
        <w:spacing w:after="0" w:before="0" w:lineRule="auto"/>
        <w:ind w:left="720" w:hanging="360"/>
        <w:rPr/>
      </w:pPr>
      <w:r w:rsidDel="00000000" w:rsidR="00000000" w:rsidRPr="00000000">
        <w:rPr>
          <w:rtl w:val="0"/>
        </w:rPr>
        <w:t xml:space="preserve">Process grief and reconnect to purpose</w:t>
        <w:br w:type="textWrapping"/>
      </w:r>
    </w:p>
    <w:p w:rsidR="00000000" w:rsidDel="00000000" w:rsidP="00000000" w:rsidRDefault="00000000" w:rsidRPr="00000000" w14:paraId="000003D5">
      <w:pPr>
        <w:numPr>
          <w:ilvl w:val="0"/>
          <w:numId w:val="152"/>
        </w:numPr>
        <w:spacing w:after="480" w:before="0" w:lineRule="auto"/>
        <w:ind w:left="720" w:hanging="360"/>
        <w:rPr/>
      </w:pPr>
      <w:r w:rsidDel="00000000" w:rsidR="00000000" w:rsidRPr="00000000">
        <w:rPr>
          <w:rtl w:val="0"/>
        </w:rPr>
        <w:t xml:space="preserve">Weave a future beyond extraction and isolation</w:t>
        <w:br w:type="textWrapping"/>
      </w:r>
    </w:p>
    <w:p w:rsidR="00000000" w:rsidDel="00000000" w:rsidP="00000000" w:rsidRDefault="00000000" w:rsidRPr="00000000" w14:paraId="000003D6">
      <w:pPr>
        <w:spacing w:after="240" w:before="240" w:lineRule="auto"/>
        <w:ind w:left="0" w:firstLine="0"/>
        <w:rPr/>
      </w:pPr>
      <w:r w:rsidDel="00000000" w:rsidR="00000000" w:rsidRPr="00000000">
        <w:rPr>
          <w:rtl w:val="0"/>
        </w:rPr>
        <w:t xml:space="preserve">You are warmly invited to join this living field.</w:t>
      </w:r>
    </w:p>
    <w:p w:rsidR="00000000" w:rsidDel="00000000" w:rsidP="00000000" w:rsidRDefault="00000000" w:rsidRPr="00000000" w14:paraId="000003D7">
      <w:pPr>
        <w:spacing w:after="240" w:before="240" w:lineRule="auto"/>
        <w:ind w:left="0" w:firstLine="0"/>
        <w:rPr/>
      </w:pPr>
      <w:r w:rsidDel="00000000" w:rsidR="00000000" w:rsidRPr="00000000">
        <w:rPr>
          <w:rtl w:val="0"/>
        </w:rPr>
        <w:t xml:space="preserve">Buttons:</w:t>
      </w:r>
    </w:p>
    <w:p w:rsidR="00000000" w:rsidDel="00000000" w:rsidP="00000000" w:rsidRDefault="00000000" w:rsidRPr="00000000" w14:paraId="000003D8">
      <w:pPr>
        <w:spacing w:after="240" w:before="240" w:lineRule="auto"/>
        <w:ind w:left="0" w:firstLine="0"/>
        <w:rPr/>
      </w:pPr>
      <w:r w:rsidDel="00000000" w:rsidR="00000000" w:rsidRPr="00000000">
        <w:rPr>
          <w:rtl w:val="0"/>
        </w:rPr>
        <w:t xml:space="preserve">Register for a Session</w:t>
      </w:r>
    </w:p>
    <w:p w:rsidR="00000000" w:rsidDel="00000000" w:rsidP="00000000" w:rsidRDefault="00000000" w:rsidRPr="00000000" w14:paraId="000003D9">
      <w:pPr>
        <w:spacing w:after="240" w:before="240" w:lineRule="auto"/>
        <w:ind w:left="0" w:firstLine="0"/>
        <w:rPr/>
      </w:pPr>
      <w:r w:rsidDel="00000000" w:rsidR="00000000" w:rsidRPr="00000000">
        <w:rPr>
          <w:rtl w:val="0"/>
        </w:rPr>
        <w:t xml:space="preserve">Propose a Topic</w:t>
      </w:r>
    </w:p>
    <w:p w:rsidR="00000000" w:rsidDel="00000000" w:rsidP="00000000" w:rsidRDefault="00000000" w:rsidRPr="00000000" w14:paraId="000003DA">
      <w:pPr>
        <w:spacing w:after="240" w:before="240" w:lineRule="auto"/>
        <w:ind w:left="0" w:firstLine="0"/>
        <w:rPr/>
      </w:pPr>
      <w:r w:rsidDel="00000000" w:rsidR="00000000" w:rsidRPr="00000000">
        <w:rPr>
          <w:rtl w:val="0"/>
        </w:rPr>
        <w:t xml:space="preserve">Join the Ecosystem</w:t>
      </w:r>
    </w:p>
    <w:p w:rsidR="00000000" w:rsidDel="00000000" w:rsidP="00000000" w:rsidRDefault="00000000" w:rsidRPr="00000000" w14:paraId="000003DB">
      <w:pPr>
        <w:spacing w:after="240" w:before="240" w:lineRule="auto"/>
        <w:ind w:left="0" w:firstLine="0"/>
        <w:rPr/>
      </w:pPr>
      <w:r w:rsidDel="00000000" w:rsidR="00000000" w:rsidRPr="00000000">
        <w:rPr>
          <w:rtl w:val="0"/>
        </w:rPr>
        <w:t xml:space="preserve">Support the Work</w:t>
      </w:r>
    </w:p>
    <w:p w:rsidR="00000000" w:rsidDel="00000000" w:rsidP="00000000" w:rsidRDefault="00000000" w:rsidRPr="00000000" w14:paraId="000003DC">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D">
      <w:pPr>
        <w:pStyle w:val="Heading2"/>
        <w:keepNext w:val="0"/>
        <w:keepLines w:val="0"/>
        <w:ind w:left="0" w:firstLine="0"/>
        <w:rPr>
          <w:sz w:val="34"/>
          <w:szCs w:val="34"/>
        </w:rPr>
      </w:pPr>
      <w:bookmarkStart w:colFirst="0" w:colLast="0" w:name="_9ee514bmoysf" w:id="73"/>
      <w:bookmarkEnd w:id="73"/>
      <w:r w:rsidDel="00000000" w:rsidR="00000000" w:rsidRPr="00000000">
        <w:rPr>
          <w:sz w:val="34"/>
          <w:szCs w:val="34"/>
          <w:rtl w:val="0"/>
        </w:rPr>
        <w:t xml:space="preserve">12) TECH NOTES</w:t>
      </w:r>
    </w:p>
    <w:p w:rsidR="00000000" w:rsidDel="00000000" w:rsidP="00000000" w:rsidRDefault="00000000" w:rsidRPr="00000000" w14:paraId="000003DE">
      <w:pPr>
        <w:numPr>
          <w:ilvl w:val="0"/>
          <w:numId w:val="119"/>
        </w:numPr>
        <w:spacing w:after="0" w:before="720" w:lineRule="auto"/>
        <w:ind w:left="720" w:hanging="360"/>
        <w:rPr/>
      </w:pPr>
      <w:r w:rsidDel="00000000" w:rsidR="00000000" w:rsidRPr="00000000">
        <w:rPr>
          <w:rtl w:val="0"/>
        </w:rPr>
        <w:t xml:space="preserve">Use Notion databases for:</w:t>
        <w:br w:type="textWrapping"/>
      </w:r>
    </w:p>
    <w:p w:rsidR="00000000" w:rsidDel="00000000" w:rsidP="00000000" w:rsidRDefault="00000000" w:rsidRPr="00000000" w14:paraId="000003DF">
      <w:pPr>
        <w:numPr>
          <w:ilvl w:val="1"/>
          <w:numId w:val="119"/>
        </w:numPr>
        <w:spacing w:after="0" w:before="0" w:lineRule="auto"/>
        <w:ind w:left="1440" w:hanging="360"/>
        <w:rPr/>
      </w:pPr>
      <w:r w:rsidDel="00000000" w:rsidR="00000000" w:rsidRPr="00000000">
        <w:rPr>
          <w:rtl w:val="0"/>
        </w:rPr>
        <w:t xml:space="preserve">Upcoming sessions</w:t>
        <w:br w:type="textWrapping"/>
      </w:r>
    </w:p>
    <w:p w:rsidR="00000000" w:rsidDel="00000000" w:rsidP="00000000" w:rsidRDefault="00000000" w:rsidRPr="00000000" w14:paraId="000003E0">
      <w:pPr>
        <w:numPr>
          <w:ilvl w:val="1"/>
          <w:numId w:val="119"/>
        </w:numPr>
        <w:spacing w:after="0" w:before="0" w:lineRule="auto"/>
        <w:ind w:left="1440" w:hanging="360"/>
        <w:rPr/>
      </w:pPr>
      <w:r w:rsidDel="00000000" w:rsidR="00000000" w:rsidRPr="00000000">
        <w:rPr>
          <w:rtl w:val="0"/>
        </w:rPr>
        <w:t xml:space="preserve">Past replays</w:t>
        <w:br w:type="textWrapping"/>
      </w:r>
    </w:p>
    <w:p w:rsidR="00000000" w:rsidDel="00000000" w:rsidP="00000000" w:rsidRDefault="00000000" w:rsidRPr="00000000" w14:paraId="000003E1">
      <w:pPr>
        <w:numPr>
          <w:ilvl w:val="1"/>
          <w:numId w:val="119"/>
        </w:numPr>
        <w:spacing w:after="0" w:before="0" w:lineRule="auto"/>
        <w:ind w:left="1440" w:hanging="360"/>
        <w:rPr/>
      </w:pPr>
      <w:r w:rsidDel="00000000" w:rsidR="00000000" w:rsidRPr="00000000">
        <w:rPr>
          <w:rtl w:val="0"/>
        </w:rPr>
        <w:t xml:space="preserve">Proposed topics</w:t>
        <w:br w:type="textWrapping"/>
      </w:r>
    </w:p>
    <w:p w:rsidR="00000000" w:rsidDel="00000000" w:rsidP="00000000" w:rsidRDefault="00000000" w:rsidRPr="00000000" w14:paraId="000003E2">
      <w:pPr>
        <w:numPr>
          <w:ilvl w:val="0"/>
          <w:numId w:val="119"/>
        </w:numPr>
        <w:spacing w:after="0" w:before="0" w:lineRule="auto"/>
        <w:ind w:left="720" w:hanging="360"/>
        <w:rPr/>
      </w:pPr>
      <w:r w:rsidDel="00000000" w:rsidR="00000000" w:rsidRPr="00000000">
        <w:rPr>
          <w:rtl w:val="0"/>
        </w:rPr>
        <w:t xml:space="preserve">Embed:</w:t>
        <w:br w:type="textWrapping"/>
      </w:r>
    </w:p>
    <w:p w:rsidR="00000000" w:rsidDel="00000000" w:rsidP="00000000" w:rsidRDefault="00000000" w:rsidRPr="00000000" w14:paraId="000003E3">
      <w:pPr>
        <w:numPr>
          <w:ilvl w:val="1"/>
          <w:numId w:val="119"/>
        </w:numPr>
        <w:spacing w:after="0" w:before="0" w:lineRule="auto"/>
        <w:ind w:left="1440" w:hanging="360"/>
        <w:rPr/>
      </w:pPr>
      <w:r w:rsidDel="00000000" w:rsidR="00000000" w:rsidRPr="00000000">
        <w:rPr>
          <w:rtl w:val="0"/>
        </w:rPr>
        <w:t xml:space="preserve">Tally registration forms</w:t>
        <w:br w:type="textWrapping"/>
      </w:r>
    </w:p>
    <w:p w:rsidR="00000000" w:rsidDel="00000000" w:rsidP="00000000" w:rsidRDefault="00000000" w:rsidRPr="00000000" w14:paraId="000003E4">
      <w:pPr>
        <w:numPr>
          <w:ilvl w:val="1"/>
          <w:numId w:val="119"/>
        </w:numPr>
        <w:spacing w:after="0" w:before="0" w:lineRule="auto"/>
        <w:ind w:left="1440" w:hanging="360"/>
        <w:rPr/>
      </w:pPr>
      <w:r w:rsidDel="00000000" w:rsidR="00000000" w:rsidRPr="00000000">
        <w:rPr>
          <w:rtl w:val="0"/>
        </w:rPr>
        <w:t xml:space="preserve">Speaker intake form</w:t>
        <w:br w:type="textWrapping"/>
      </w:r>
    </w:p>
    <w:p w:rsidR="00000000" w:rsidDel="00000000" w:rsidP="00000000" w:rsidRDefault="00000000" w:rsidRPr="00000000" w14:paraId="000003E5">
      <w:pPr>
        <w:numPr>
          <w:ilvl w:val="1"/>
          <w:numId w:val="119"/>
        </w:numPr>
        <w:spacing w:after="0" w:before="0" w:lineRule="auto"/>
        <w:ind w:left="1440" w:hanging="360"/>
        <w:rPr/>
      </w:pPr>
      <w:r w:rsidDel="00000000" w:rsidR="00000000" w:rsidRPr="00000000">
        <w:rPr>
          <w:rtl w:val="0"/>
        </w:rPr>
        <w:t xml:space="preserve">Airtable read-only views</w:t>
        <w:br w:type="textWrapping"/>
      </w:r>
    </w:p>
    <w:p w:rsidR="00000000" w:rsidDel="00000000" w:rsidP="00000000" w:rsidRDefault="00000000" w:rsidRPr="00000000" w14:paraId="000003E6">
      <w:pPr>
        <w:numPr>
          <w:ilvl w:val="0"/>
          <w:numId w:val="119"/>
        </w:numPr>
        <w:spacing w:after="0" w:before="0" w:lineRule="auto"/>
        <w:ind w:left="720" w:hanging="360"/>
        <w:rPr/>
      </w:pPr>
      <w:r w:rsidDel="00000000" w:rsidR="00000000" w:rsidRPr="00000000">
        <w:rPr>
          <w:rtl w:val="0"/>
        </w:rPr>
        <w:t xml:space="preserve">Add icons:</w:t>
        <w:br w:type="textWrapping"/>
      </w:r>
    </w:p>
    <w:p w:rsidR="00000000" w:rsidDel="00000000" w:rsidP="00000000" w:rsidRDefault="00000000" w:rsidRPr="00000000" w14:paraId="000003E7">
      <w:pPr>
        <w:numPr>
          <w:ilvl w:val="1"/>
          <w:numId w:val="119"/>
        </w:numPr>
        <w:spacing w:after="0" w:before="0" w:lineRule="auto"/>
        <w:ind w:left="1440" w:hanging="360"/>
        <w:rPr/>
      </w:pPr>
      <w:r w:rsidDel="00000000" w:rsidR="00000000" w:rsidRPr="00000000">
        <w:rPr>
          <w:rtl w:val="0"/>
        </w:rPr>
        <w:t xml:space="preserve">🌱 🌍 🌾 💔 ✨</w:t>
        <w:br w:type="textWrapping"/>
      </w:r>
    </w:p>
    <w:p w:rsidR="00000000" w:rsidDel="00000000" w:rsidP="00000000" w:rsidRDefault="00000000" w:rsidRPr="00000000" w14:paraId="000003E8">
      <w:pPr>
        <w:numPr>
          <w:ilvl w:val="0"/>
          <w:numId w:val="119"/>
        </w:numPr>
        <w:spacing w:after="0" w:before="0" w:lineRule="auto"/>
        <w:ind w:left="720" w:hanging="360"/>
        <w:rPr/>
      </w:pPr>
      <w:r w:rsidDel="00000000" w:rsidR="00000000" w:rsidRPr="00000000">
        <w:rPr>
          <w:rtl w:val="0"/>
        </w:rPr>
        <w:t xml:space="preserve">Use dividers generously for breathing room</w:t>
        <w:br w:type="textWrapping"/>
      </w:r>
    </w:p>
    <w:p w:rsidR="00000000" w:rsidDel="00000000" w:rsidP="00000000" w:rsidRDefault="00000000" w:rsidRPr="00000000" w14:paraId="000003E9">
      <w:pPr>
        <w:numPr>
          <w:ilvl w:val="0"/>
          <w:numId w:val="119"/>
        </w:numPr>
        <w:spacing w:after="480" w:before="0" w:lineRule="auto"/>
        <w:ind w:left="720" w:hanging="360"/>
        <w:rPr/>
      </w:pPr>
      <w:r w:rsidDel="00000000" w:rsidR="00000000" w:rsidRPr="00000000">
        <w:rPr>
          <w:rtl w:val="0"/>
        </w:rPr>
        <w:t xml:space="preserve">Pin key CTAs at top and bottom</w:t>
        <w:br w:type="textWrapping"/>
      </w:r>
    </w:p>
    <w:p w:rsidR="00000000" w:rsidDel="00000000" w:rsidP="00000000" w:rsidRDefault="00000000" w:rsidRPr="00000000" w14:paraId="000003EA">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3EB">
      <w:pPr>
        <w:spacing w:after="240" w:before="240" w:lineRule="auto"/>
        <w:ind w:left="0" w:firstLine="0"/>
        <w:rPr/>
      </w:pPr>
      <w:r w:rsidDel="00000000" w:rsidR="00000000" w:rsidRPr="00000000">
        <w:rPr>
          <w:rtl w:val="0"/>
        </w:rPr>
      </w:r>
    </w:p>
    <w:p w:rsidR="00000000" w:rsidDel="00000000" w:rsidP="00000000" w:rsidRDefault="00000000" w:rsidRPr="00000000" w14:paraId="000003EC">
      <w:pPr>
        <w:spacing w:after="240" w:before="240" w:lineRule="auto"/>
        <w:ind w:left="0" w:firstLine="0"/>
        <w:rPr/>
      </w:pPr>
      <w:r w:rsidDel="00000000" w:rsidR="00000000" w:rsidRPr="00000000">
        <w:rPr>
          <w:rtl w:val="0"/>
        </w:rPr>
      </w:r>
    </w:p>
    <w:p w:rsidR="00000000" w:rsidDel="00000000" w:rsidP="00000000" w:rsidRDefault="00000000" w:rsidRPr="00000000" w14:paraId="000003ED">
      <w:pPr>
        <w:spacing w:after="240" w:before="240" w:lineRule="auto"/>
        <w:ind w:left="0" w:firstLine="0"/>
        <w:rPr/>
      </w:pPr>
      <w:r w:rsidDel="00000000" w:rsidR="00000000" w:rsidRPr="00000000">
        <w:rPr>
          <w:rtl w:val="0"/>
        </w:rPr>
      </w:r>
    </w:p>
    <w:p w:rsidR="00000000" w:rsidDel="00000000" w:rsidP="00000000" w:rsidRDefault="00000000" w:rsidRPr="00000000" w14:paraId="000003EE">
      <w:pPr>
        <w:ind w:left="440" w:firstLine="0"/>
        <w:rPr>
          <w:b w:val="1"/>
          <w:bCs w:val="1"/>
          <w:color w:val="111111"/>
          <w:sz w:val="26"/>
          <w:szCs w:val="26"/>
        </w:rPr>
      </w:pPr>
      <w:r w:rsidDel="00000000" w:rsidR="00000000" w:rsidRPr="00000000">
        <w:rPr>
          <w:b w:val="1"/>
          <w:bCs w:val="1"/>
          <w:color w:val="111111"/>
          <w:sz w:val="26"/>
          <w:szCs w:val="26"/>
          <w:rtl w:val="0"/>
        </w:rPr>
        <w:t xml:space="preserve">Who These Spaces Are (and Aren’t) For</w:t>
      </w:r>
    </w:p>
    <w:p w:rsidR="00000000" w:rsidDel="00000000" w:rsidP="00000000" w:rsidRDefault="00000000" w:rsidRPr="00000000" w14:paraId="000003EF">
      <w:pPr>
        <w:ind w:left="440" w:firstLine="0"/>
        <w:rPr>
          <w:color w:val="111111"/>
          <w:sz w:val="26"/>
          <w:szCs w:val="26"/>
        </w:rPr>
      </w:pPr>
      <w:r w:rsidDel="00000000" w:rsidR="00000000" w:rsidRPr="00000000">
        <w:rPr>
          <w:rtl w:val="0"/>
        </w:rPr>
      </w:r>
    </w:p>
    <w:p w:rsidR="00000000" w:rsidDel="00000000" w:rsidP="00000000" w:rsidRDefault="00000000" w:rsidRPr="00000000" w14:paraId="000003F0">
      <w:pPr>
        <w:ind w:left="440" w:firstLine="0"/>
        <w:rPr>
          <w:color w:val="111111"/>
          <w:sz w:val="26"/>
          <w:szCs w:val="26"/>
        </w:rPr>
      </w:pPr>
      <w:r w:rsidDel="00000000" w:rsidR="00000000" w:rsidRPr="00000000">
        <w:rPr>
          <w:color w:val="111111"/>
          <w:sz w:val="26"/>
          <w:szCs w:val="26"/>
          <w:rtl w:val="0"/>
        </w:rPr>
        <w:t xml:space="preserve">These spaces are for people who are:</w:t>
      </w:r>
    </w:p>
    <w:p w:rsidR="00000000" w:rsidDel="00000000" w:rsidP="00000000" w:rsidRDefault="00000000" w:rsidRPr="00000000" w14:paraId="000003F1">
      <w:pPr>
        <w:numPr>
          <w:ilvl w:val="0"/>
          <w:numId w:val="10"/>
        </w:numPr>
        <w:spacing w:after="0" w:afterAutospacing="0" w:before="480" w:lineRule="auto"/>
        <w:ind w:left="720" w:hanging="360"/>
      </w:pPr>
      <w:r w:rsidDel="00000000" w:rsidR="00000000" w:rsidRPr="00000000">
        <w:rPr>
          <w:color w:val="111111"/>
          <w:sz w:val="26"/>
          <w:szCs w:val="26"/>
          <w:rtl w:val="0"/>
        </w:rPr>
        <w:t xml:space="preserve">Curious, collaborative, and values-aligned</w:t>
        <w:br w:type="textWrapping"/>
      </w:r>
    </w:p>
    <w:p w:rsidR="00000000" w:rsidDel="00000000" w:rsidP="00000000" w:rsidRDefault="00000000" w:rsidRPr="00000000" w14:paraId="000003F2">
      <w:pPr>
        <w:numPr>
          <w:ilvl w:val="0"/>
          <w:numId w:val="10"/>
        </w:numPr>
        <w:spacing w:after="0" w:afterAutospacing="0" w:before="0" w:beforeAutospacing="0" w:lineRule="auto"/>
        <w:ind w:left="720" w:hanging="360"/>
      </w:pPr>
      <w:r w:rsidDel="00000000" w:rsidR="00000000" w:rsidRPr="00000000">
        <w:rPr>
          <w:color w:val="111111"/>
          <w:sz w:val="26"/>
          <w:szCs w:val="26"/>
          <w:rtl w:val="0"/>
        </w:rPr>
        <w:t xml:space="preserve">Oriented toward regeneration, not extraction</w:t>
        <w:br w:type="textWrapping"/>
      </w:r>
    </w:p>
    <w:p w:rsidR="00000000" w:rsidDel="00000000" w:rsidP="00000000" w:rsidRDefault="00000000" w:rsidRPr="00000000" w14:paraId="000003F3">
      <w:pPr>
        <w:numPr>
          <w:ilvl w:val="0"/>
          <w:numId w:val="10"/>
        </w:numPr>
        <w:spacing w:after="0" w:afterAutospacing="0" w:before="0" w:beforeAutospacing="0" w:lineRule="auto"/>
        <w:ind w:left="720" w:hanging="360"/>
      </w:pPr>
      <w:r w:rsidDel="00000000" w:rsidR="00000000" w:rsidRPr="00000000">
        <w:rPr>
          <w:color w:val="111111"/>
          <w:sz w:val="26"/>
          <w:szCs w:val="26"/>
          <w:rtl w:val="0"/>
        </w:rPr>
        <w:t xml:space="preserve">Willing to listen, reflect, and co-create</w:t>
        <w:br w:type="textWrapping"/>
      </w:r>
    </w:p>
    <w:p w:rsidR="00000000" w:rsidDel="00000000" w:rsidP="00000000" w:rsidRDefault="00000000" w:rsidRPr="00000000" w14:paraId="000003F4">
      <w:pPr>
        <w:numPr>
          <w:ilvl w:val="0"/>
          <w:numId w:val="10"/>
        </w:numPr>
        <w:spacing w:after="0" w:afterAutospacing="0" w:before="0" w:beforeAutospacing="0" w:lineRule="auto"/>
        <w:ind w:left="720" w:hanging="360"/>
      </w:pPr>
      <w:r w:rsidDel="00000000" w:rsidR="00000000" w:rsidRPr="00000000">
        <w:rPr>
          <w:color w:val="111111"/>
          <w:sz w:val="26"/>
          <w:szCs w:val="26"/>
          <w:rtl w:val="0"/>
        </w:rPr>
        <w:t xml:space="preserve">Comfortable with ambiguity and emergence</w:t>
        <w:br w:type="textWrapping"/>
      </w:r>
    </w:p>
    <w:p w:rsidR="00000000" w:rsidDel="00000000" w:rsidP="00000000" w:rsidRDefault="00000000" w:rsidRPr="00000000" w14:paraId="000003F5">
      <w:pPr>
        <w:numPr>
          <w:ilvl w:val="0"/>
          <w:numId w:val="10"/>
        </w:numPr>
        <w:spacing w:after="480" w:before="0" w:beforeAutospacing="0" w:lineRule="auto"/>
        <w:ind w:left="720" w:hanging="360"/>
      </w:pPr>
      <w:r w:rsidDel="00000000" w:rsidR="00000000" w:rsidRPr="00000000">
        <w:rPr>
          <w:color w:val="111111"/>
          <w:sz w:val="26"/>
          <w:szCs w:val="26"/>
          <w:rtl w:val="0"/>
        </w:rPr>
        <w:t xml:space="preserve">Committed to care, consent, and respect</w:t>
        <w:br w:type="textWrapping"/>
      </w:r>
    </w:p>
    <w:p w:rsidR="00000000" w:rsidDel="00000000" w:rsidP="00000000" w:rsidRDefault="00000000" w:rsidRPr="00000000" w14:paraId="000003F6">
      <w:pPr>
        <w:ind w:left="440" w:firstLine="0"/>
        <w:rPr>
          <w:color w:val="111111"/>
          <w:sz w:val="26"/>
          <w:szCs w:val="26"/>
        </w:rPr>
      </w:pPr>
      <w:r w:rsidDel="00000000" w:rsidR="00000000" w:rsidRPr="00000000">
        <w:rPr>
          <w:rtl w:val="0"/>
        </w:rPr>
      </w:r>
    </w:p>
    <w:p w:rsidR="00000000" w:rsidDel="00000000" w:rsidP="00000000" w:rsidRDefault="00000000" w:rsidRPr="00000000" w14:paraId="000003F7">
      <w:pPr>
        <w:ind w:left="440" w:firstLine="0"/>
        <w:rPr>
          <w:color w:val="111111"/>
          <w:sz w:val="26"/>
          <w:szCs w:val="26"/>
        </w:rPr>
      </w:pPr>
      <w:r w:rsidDel="00000000" w:rsidR="00000000" w:rsidRPr="00000000">
        <w:rPr>
          <w:color w:val="111111"/>
          <w:sz w:val="26"/>
          <w:szCs w:val="26"/>
          <w:rtl w:val="0"/>
        </w:rPr>
        <w:t xml:space="preserve">These spaces are not for:</w:t>
      </w:r>
    </w:p>
    <w:p w:rsidR="00000000" w:rsidDel="00000000" w:rsidP="00000000" w:rsidRDefault="00000000" w:rsidRPr="00000000" w14:paraId="000003F8">
      <w:pPr>
        <w:numPr>
          <w:ilvl w:val="0"/>
          <w:numId w:val="269"/>
        </w:numPr>
        <w:spacing w:after="0" w:afterAutospacing="0" w:before="480" w:lineRule="auto"/>
        <w:ind w:left="720" w:hanging="360"/>
      </w:pPr>
      <w:r w:rsidDel="00000000" w:rsidR="00000000" w:rsidRPr="00000000">
        <w:rPr>
          <w:color w:val="111111"/>
          <w:sz w:val="26"/>
          <w:szCs w:val="26"/>
          <w:rtl w:val="0"/>
        </w:rPr>
        <w:t xml:space="preserve">Sales pitches or self-promotion</w:t>
        <w:br w:type="textWrapping"/>
      </w:r>
    </w:p>
    <w:p w:rsidR="00000000" w:rsidDel="00000000" w:rsidP="00000000" w:rsidRDefault="00000000" w:rsidRPr="00000000" w14:paraId="000003F9">
      <w:pPr>
        <w:numPr>
          <w:ilvl w:val="0"/>
          <w:numId w:val="269"/>
        </w:numPr>
        <w:spacing w:after="0" w:afterAutospacing="0" w:before="0" w:beforeAutospacing="0" w:lineRule="auto"/>
        <w:ind w:left="720" w:hanging="360"/>
      </w:pPr>
      <w:r w:rsidDel="00000000" w:rsidR="00000000" w:rsidRPr="00000000">
        <w:rPr>
          <w:color w:val="111111"/>
          <w:sz w:val="26"/>
          <w:szCs w:val="26"/>
          <w:rtl w:val="0"/>
        </w:rPr>
        <w:t xml:space="preserve">Ideological debates or culture wars</w:t>
        <w:br w:type="textWrapping"/>
      </w:r>
    </w:p>
    <w:p w:rsidR="00000000" w:rsidDel="00000000" w:rsidP="00000000" w:rsidRDefault="00000000" w:rsidRPr="00000000" w14:paraId="000003FA">
      <w:pPr>
        <w:numPr>
          <w:ilvl w:val="0"/>
          <w:numId w:val="269"/>
        </w:numPr>
        <w:spacing w:after="0" w:afterAutospacing="0" w:before="0" w:beforeAutospacing="0" w:lineRule="auto"/>
        <w:ind w:left="720" w:hanging="360"/>
      </w:pPr>
      <w:r w:rsidDel="00000000" w:rsidR="00000000" w:rsidRPr="00000000">
        <w:rPr>
          <w:color w:val="111111"/>
          <w:sz w:val="26"/>
          <w:szCs w:val="26"/>
          <w:rtl w:val="0"/>
        </w:rPr>
        <w:t xml:space="preserve">Financial speculation or get-rich-quick thinking</w:t>
        <w:br w:type="textWrapping"/>
      </w:r>
    </w:p>
    <w:p w:rsidR="00000000" w:rsidDel="00000000" w:rsidP="00000000" w:rsidRDefault="00000000" w:rsidRPr="00000000" w14:paraId="000003FB">
      <w:pPr>
        <w:numPr>
          <w:ilvl w:val="0"/>
          <w:numId w:val="269"/>
        </w:numPr>
        <w:spacing w:after="0" w:afterAutospacing="0" w:before="0" w:beforeAutospacing="0" w:lineRule="auto"/>
        <w:ind w:left="720" w:hanging="360"/>
      </w:pPr>
      <w:r w:rsidDel="00000000" w:rsidR="00000000" w:rsidRPr="00000000">
        <w:rPr>
          <w:color w:val="111111"/>
          <w:sz w:val="26"/>
          <w:szCs w:val="26"/>
          <w:rtl w:val="0"/>
        </w:rPr>
        <w:t xml:space="preserve">Harassment, trolling, or domination behaviors</w:t>
        <w:br w:type="textWrapping"/>
      </w:r>
    </w:p>
    <w:p w:rsidR="00000000" w:rsidDel="00000000" w:rsidP="00000000" w:rsidRDefault="00000000" w:rsidRPr="00000000" w14:paraId="000003FC">
      <w:pPr>
        <w:numPr>
          <w:ilvl w:val="0"/>
          <w:numId w:val="269"/>
        </w:numPr>
        <w:spacing w:after="480" w:before="0" w:beforeAutospacing="0" w:lineRule="auto"/>
        <w:ind w:left="720" w:hanging="360"/>
      </w:pPr>
      <w:r w:rsidDel="00000000" w:rsidR="00000000" w:rsidRPr="00000000">
        <w:rPr>
          <w:color w:val="111111"/>
          <w:sz w:val="26"/>
          <w:szCs w:val="26"/>
          <w:rtl w:val="0"/>
        </w:rPr>
        <w:t xml:space="preserve">People unwilling to honor shared agreements</w:t>
        <w:br w:type="textWrapping"/>
      </w:r>
    </w:p>
    <w:p w:rsidR="00000000" w:rsidDel="00000000" w:rsidP="00000000" w:rsidRDefault="00000000" w:rsidRPr="00000000" w14:paraId="000003FD">
      <w:pPr>
        <w:pStyle w:val="Heading3"/>
        <w:keepNext w:val="0"/>
        <w:keepLines w:val="0"/>
        <w:ind w:left="0" w:firstLine="0"/>
        <w:rPr>
          <w:sz w:val="26"/>
          <w:szCs w:val="26"/>
        </w:rPr>
      </w:pPr>
      <w:bookmarkStart w:colFirst="0" w:colLast="0" w:name="_rfxvlnhnculb" w:id="74"/>
      <w:bookmarkEnd w:id="74"/>
      <w:r w:rsidDel="00000000" w:rsidR="00000000" w:rsidRPr="00000000">
        <w:rPr>
          <w:sz w:val="26"/>
          <w:szCs w:val="26"/>
          <w:rtl w:val="0"/>
        </w:rPr>
        <w:t xml:space="preserve">2.2 Tiering of Participation Roles</w:t>
      </w:r>
    </w:p>
    <w:p w:rsidR="00000000" w:rsidDel="00000000" w:rsidP="00000000" w:rsidRDefault="00000000" w:rsidRPr="00000000" w14:paraId="000003FE">
      <w:pPr>
        <w:spacing w:after="240" w:before="240" w:lineRule="auto"/>
        <w:ind w:left="0" w:firstLine="0"/>
        <w:rPr/>
      </w:pPr>
      <w:r w:rsidDel="00000000" w:rsidR="00000000" w:rsidRPr="00000000">
        <w:rPr>
          <w:rtl w:val="0"/>
        </w:rPr>
        <w:t xml:space="preserve">Supports scale + reduces disruption when you hit 50–100+ people</w:t>
      </w:r>
    </w:p>
    <w:p w:rsidR="00000000" w:rsidDel="00000000" w:rsidP="00000000" w:rsidRDefault="00000000" w:rsidRPr="00000000" w14:paraId="000003FF">
      <w:pPr>
        <w:spacing w:after="240" w:before="240" w:lineRule="auto"/>
        <w:ind w:left="0" w:firstLine="0"/>
        <w:rPr/>
      </w:pPr>
      <w:r w:rsidDel="00000000" w:rsidR="00000000" w:rsidRPr="00000000">
        <w:rPr>
          <w:rtl w:val="0"/>
        </w:rPr>
        <w:t xml:space="preserve">Right now participation is conceptually open, which is aligned, but operationally risky at scale.</w:t>
      </w:r>
    </w:p>
    <w:p w:rsidR="00000000" w:rsidDel="00000000" w:rsidP="00000000" w:rsidRDefault="00000000" w:rsidRPr="00000000" w14:paraId="00000400">
      <w:pPr>
        <w:spacing w:after="240" w:before="240" w:lineRule="auto"/>
        <w:ind w:left="0" w:firstLine="0"/>
        <w:rPr/>
      </w:pPr>
      <w:r w:rsidDel="00000000" w:rsidR="00000000" w:rsidRPr="00000000">
        <w:rPr>
          <w:rtl w:val="0"/>
        </w:rPr>
        <w:t xml:space="preserve">Add soft role categories:</w:t>
      </w:r>
    </w:p>
    <w:p w:rsidR="00000000" w:rsidDel="00000000" w:rsidP="00000000" w:rsidRDefault="00000000" w:rsidRPr="00000000" w14:paraId="00000401">
      <w:pPr>
        <w:spacing w:after="240" w:before="240" w:lineRule="auto"/>
        <w:ind w:left="0" w:firstLine="0"/>
        <w:rPr/>
      </w:pPr>
      <w:r w:rsidDel="00000000" w:rsidR="00000000" w:rsidRPr="00000000">
        <w:rPr>
          <w:rtl w:val="0"/>
        </w:rPr>
        <w:t xml:space="preserve">Suggested Insert (in “How to Participate”):</w:t>
      </w:r>
    </w:p>
    <w:p w:rsidR="00000000" w:rsidDel="00000000" w:rsidP="00000000" w:rsidRDefault="00000000" w:rsidRPr="00000000" w14:paraId="00000402">
      <w:pPr>
        <w:ind w:left="440" w:firstLine="0"/>
        <w:rPr>
          <w:color w:val="111111"/>
          <w:sz w:val="26"/>
          <w:szCs w:val="26"/>
        </w:rPr>
      </w:pPr>
      <w:r w:rsidDel="00000000" w:rsidR="00000000" w:rsidRPr="00000000">
        <w:rPr>
          <w:color w:val="111111"/>
          <w:sz w:val="26"/>
          <w:szCs w:val="26"/>
          <w:rtl w:val="0"/>
        </w:rPr>
        <w:t xml:space="preserve">Participation Roles</w:t>
      </w:r>
    </w:p>
    <w:p w:rsidR="00000000" w:rsidDel="00000000" w:rsidP="00000000" w:rsidRDefault="00000000" w:rsidRPr="00000000" w14:paraId="00000403">
      <w:pPr>
        <w:ind w:left="440" w:firstLine="0"/>
        <w:rPr>
          <w:color w:val="111111"/>
          <w:sz w:val="26"/>
          <w:szCs w:val="26"/>
        </w:rPr>
      </w:pPr>
      <w:r w:rsidDel="00000000" w:rsidR="00000000" w:rsidRPr="00000000">
        <w:rPr>
          <w:rtl w:val="0"/>
        </w:rPr>
      </w:r>
    </w:p>
    <w:p w:rsidR="00000000" w:rsidDel="00000000" w:rsidP="00000000" w:rsidRDefault="00000000" w:rsidRPr="00000000" w14:paraId="00000404">
      <w:pPr>
        <w:ind w:left="440" w:firstLine="0"/>
        <w:rPr>
          <w:color w:val="111111"/>
          <w:sz w:val="26"/>
          <w:szCs w:val="26"/>
        </w:rPr>
      </w:pPr>
      <w:r w:rsidDel="00000000" w:rsidR="00000000" w:rsidRPr="00000000">
        <w:rPr>
          <w:color w:val="111111"/>
          <w:sz w:val="26"/>
          <w:szCs w:val="26"/>
          <w:rtl w:val="0"/>
        </w:rPr>
        <w:t xml:space="preserve">To support flow and coherence, we use three lightweight roles:</w:t>
      </w:r>
    </w:p>
    <w:p w:rsidR="00000000" w:rsidDel="00000000" w:rsidP="00000000" w:rsidRDefault="00000000" w:rsidRPr="00000000" w14:paraId="00000405">
      <w:pPr>
        <w:ind w:left="440" w:firstLine="0"/>
        <w:rPr>
          <w:color w:val="111111"/>
          <w:sz w:val="26"/>
          <w:szCs w:val="26"/>
        </w:rPr>
      </w:pPr>
      <w:r w:rsidDel="00000000" w:rsidR="00000000" w:rsidRPr="00000000">
        <w:rPr>
          <w:rtl w:val="0"/>
        </w:rPr>
      </w:r>
    </w:p>
    <w:p w:rsidR="00000000" w:rsidDel="00000000" w:rsidP="00000000" w:rsidRDefault="00000000" w:rsidRPr="00000000" w14:paraId="00000406">
      <w:pPr>
        <w:ind w:left="440" w:firstLine="0"/>
        <w:rPr>
          <w:color w:val="111111"/>
          <w:sz w:val="26"/>
          <w:szCs w:val="26"/>
        </w:rPr>
      </w:pPr>
      <w:r w:rsidDel="00000000" w:rsidR="00000000" w:rsidRPr="00000000">
        <w:rPr>
          <w:color w:val="111111"/>
          <w:sz w:val="26"/>
          <w:szCs w:val="26"/>
          <w:rtl w:val="0"/>
        </w:rPr>
        <w:t xml:space="preserve">Listeners</w:t>
      </w:r>
    </w:p>
    <w:p w:rsidR="00000000" w:rsidDel="00000000" w:rsidP="00000000" w:rsidRDefault="00000000" w:rsidRPr="00000000" w14:paraId="00000407">
      <w:pPr>
        <w:numPr>
          <w:ilvl w:val="0"/>
          <w:numId w:val="273"/>
        </w:numPr>
        <w:spacing w:after="0" w:afterAutospacing="0" w:before="480" w:lineRule="auto"/>
        <w:ind w:left="720" w:hanging="360"/>
      </w:pPr>
      <w:r w:rsidDel="00000000" w:rsidR="00000000" w:rsidRPr="00000000">
        <w:rPr>
          <w:color w:val="111111"/>
          <w:sz w:val="26"/>
          <w:szCs w:val="26"/>
          <w:rtl w:val="0"/>
        </w:rPr>
        <w:t xml:space="preserve">Join with mic muted</w:t>
        <w:br w:type="textWrapping"/>
      </w:r>
    </w:p>
    <w:p w:rsidR="00000000" w:rsidDel="00000000" w:rsidP="00000000" w:rsidRDefault="00000000" w:rsidRPr="00000000" w14:paraId="00000408">
      <w:pPr>
        <w:numPr>
          <w:ilvl w:val="0"/>
          <w:numId w:val="273"/>
        </w:numPr>
        <w:spacing w:after="0" w:afterAutospacing="0" w:before="0" w:beforeAutospacing="0" w:lineRule="auto"/>
        <w:ind w:left="720" w:hanging="360"/>
      </w:pPr>
      <w:r w:rsidDel="00000000" w:rsidR="00000000" w:rsidRPr="00000000">
        <w:rPr>
          <w:color w:val="111111"/>
          <w:sz w:val="26"/>
          <w:szCs w:val="26"/>
          <w:rtl w:val="0"/>
        </w:rPr>
        <w:t xml:space="preserve">Camera on or off</w:t>
        <w:br w:type="textWrapping"/>
      </w:r>
    </w:p>
    <w:p w:rsidR="00000000" w:rsidDel="00000000" w:rsidP="00000000" w:rsidRDefault="00000000" w:rsidRPr="00000000" w14:paraId="00000409">
      <w:pPr>
        <w:numPr>
          <w:ilvl w:val="0"/>
          <w:numId w:val="273"/>
        </w:numPr>
        <w:spacing w:after="480" w:before="0" w:beforeAutospacing="0" w:lineRule="auto"/>
        <w:ind w:left="720" w:hanging="360"/>
      </w:pPr>
      <w:r w:rsidDel="00000000" w:rsidR="00000000" w:rsidRPr="00000000">
        <w:rPr>
          <w:color w:val="111111"/>
          <w:sz w:val="26"/>
          <w:szCs w:val="26"/>
          <w:rtl w:val="0"/>
        </w:rPr>
        <w:t xml:space="preserve">Welcome to participate via chat</w:t>
        <w:br w:type="textWrapping"/>
      </w:r>
    </w:p>
    <w:p w:rsidR="00000000" w:rsidDel="00000000" w:rsidP="00000000" w:rsidRDefault="00000000" w:rsidRPr="00000000" w14:paraId="0000040A">
      <w:pPr>
        <w:ind w:left="440" w:firstLine="0"/>
        <w:rPr>
          <w:color w:val="111111"/>
          <w:sz w:val="26"/>
          <w:szCs w:val="26"/>
        </w:rPr>
      </w:pPr>
      <w:r w:rsidDel="00000000" w:rsidR="00000000" w:rsidRPr="00000000">
        <w:rPr>
          <w:rtl w:val="0"/>
        </w:rPr>
      </w:r>
    </w:p>
    <w:p w:rsidR="00000000" w:rsidDel="00000000" w:rsidP="00000000" w:rsidRDefault="00000000" w:rsidRPr="00000000" w14:paraId="0000040B">
      <w:pPr>
        <w:ind w:left="440" w:firstLine="0"/>
        <w:rPr>
          <w:color w:val="111111"/>
          <w:sz w:val="26"/>
          <w:szCs w:val="26"/>
        </w:rPr>
      </w:pPr>
      <w:r w:rsidDel="00000000" w:rsidR="00000000" w:rsidRPr="00000000">
        <w:rPr>
          <w:color w:val="111111"/>
          <w:sz w:val="26"/>
          <w:szCs w:val="26"/>
          <w:rtl w:val="0"/>
        </w:rPr>
        <w:t xml:space="preserve">Contributors</w:t>
      </w:r>
    </w:p>
    <w:p w:rsidR="00000000" w:rsidDel="00000000" w:rsidP="00000000" w:rsidRDefault="00000000" w:rsidRPr="00000000" w14:paraId="0000040C">
      <w:pPr>
        <w:numPr>
          <w:ilvl w:val="0"/>
          <w:numId w:val="52"/>
        </w:numPr>
        <w:spacing w:after="0" w:afterAutospacing="0" w:before="480" w:lineRule="auto"/>
        <w:ind w:left="720" w:hanging="360"/>
      </w:pPr>
      <w:r w:rsidDel="00000000" w:rsidR="00000000" w:rsidRPr="00000000">
        <w:rPr>
          <w:color w:val="111111"/>
          <w:sz w:val="26"/>
          <w:szCs w:val="26"/>
          <w:rtl w:val="0"/>
        </w:rPr>
        <w:t xml:space="preserve">Share reflections or questions when invited</w:t>
        <w:br w:type="textWrapping"/>
      </w:r>
    </w:p>
    <w:p w:rsidR="00000000" w:rsidDel="00000000" w:rsidP="00000000" w:rsidRDefault="00000000" w:rsidRPr="00000000" w14:paraId="0000040D">
      <w:pPr>
        <w:numPr>
          <w:ilvl w:val="0"/>
          <w:numId w:val="52"/>
        </w:numPr>
        <w:spacing w:after="480" w:before="0" w:beforeAutospacing="0" w:lineRule="auto"/>
        <w:ind w:left="720" w:hanging="360"/>
      </w:pPr>
      <w:r w:rsidDel="00000000" w:rsidR="00000000" w:rsidRPr="00000000">
        <w:rPr>
          <w:color w:val="111111"/>
          <w:sz w:val="26"/>
          <w:szCs w:val="26"/>
          <w:rtl w:val="0"/>
        </w:rPr>
        <w:t xml:space="preserve">May be unmuted by moderators</w:t>
        <w:br w:type="textWrapping"/>
      </w:r>
    </w:p>
    <w:p w:rsidR="00000000" w:rsidDel="00000000" w:rsidP="00000000" w:rsidRDefault="00000000" w:rsidRPr="00000000" w14:paraId="0000040E">
      <w:pPr>
        <w:ind w:left="440" w:firstLine="0"/>
        <w:rPr>
          <w:color w:val="111111"/>
          <w:sz w:val="26"/>
          <w:szCs w:val="26"/>
        </w:rPr>
      </w:pPr>
      <w:r w:rsidDel="00000000" w:rsidR="00000000" w:rsidRPr="00000000">
        <w:rPr>
          <w:rtl w:val="0"/>
        </w:rPr>
      </w:r>
    </w:p>
    <w:p w:rsidR="00000000" w:rsidDel="00000000" w:rsidP="00000000" w:rsidRDefault="00000000" w:rsidRPr="00000000" w14:paraId="0000040F">
      <w:pPr>
        <w:ind w:left="440" w:firstLine="0"/>
        <w:rPr>
          <w:color w:val="111111"/>
          <w:sz w:val="26"/>
          <w:szCs w:val="26"/>
        </w:rPr>
      </w:pPr>
      <w:r w:rsidDel="00000000" w:rsidR="00000000" w:rsidRPr="00000000">
        <w:rPr>
          <w:color w:val="111111"/>
          <w:sz w:val="26"/>
          <w:szCs w:val="26"/>
          <w:rtl w:val="0"/>
        </w:rPr>
        <w:t xml:space="preserve">Presenters / Guests</w:t>
      </w:r>
    </w:p>
    <w:p w:rsidR="00000000" w:rsidDel="00000000" w:rsidP="00000000" w:rsidRDefault="00000000" w:rsidRPr="00000000" w14:paraId="00000410">
      <w:pPr>
        <w:numPr>
          <w:ilvl w:val="0"/>
          <w:numId w:val="212"/>
        </w:numPr>
        <w:spacing w:after="0" w:afterAutospacing="0" w:before="480" w:lineRule="auto"/>
        <w:ind w:left="720" w:hanging="360"/>
      </w:pPr>
      <w:r w:rsidDel="00000000" w:rsidR="00000000" w:rsidRPr="00000000">
        <w:rPr>
          <w:color w:val="111111"/>
          <w:sz w:val="26"/>
          <w:szCs w:val="26"/>
          <w:rtl w:val="0"/>
        </w:rPr>
        <w:t xml:space="preserve">Offer short talks, practices, or case studies</w:t>
        <w:br w:type="textWrapping"/>
      </w:r>
    </w:p>
    <w:p w:rsidR="00000000" w:rsidDel="00000000" w:rsidP="00000000" w:rsidRDefault="00000000" w:rsidRPr="00000000" w14:paraId="00000411">
      <w:pPr>
        <w:numPr>
          <w:ilvl w:val="0"/>
          <w:numId w:val="212"/>
        </w:numPr>
        <w:spacing w:after="480" w:before="0" w:beforeAutospacing="0" w:lineRule="auto"/>
        <w:ind w:left="720" w:hanging="360"/>
      </w:pPr>
      <w:r w:rsidDel="00000000" w:rsidR="00000000" w:rsidRPr="00000000">
        <w:rPr>
          <w:color w:val="111111"/>
          <w:sz w:val="26"/>
          <w:szCs w:val="26"/>
          <w:rtl w:val="0"/>
        </w:rPr>
        <w:t xml:space="preserve">Confirmed in advance via the Speaker Intake form</w:t>
        <w:br w:type="textWrapping"/>
      </w:r>
    </w:p>
    <w:p w:rsidR="00000000" w:rsidDel="00000000" w:rsidP="00000000" w:rsidRDefault="00000000" w:rsidRPr="00000000" w14:paraId="00000412">
      <w:pPr>
        <w:ind w:left="440" w:firstLine="0"/>
        <w:rPr>
          <w:color w:val="111111"/>
          <w:sz w:val="26"/>
          <w:szCs w:val="26"/>
        </w:rPr>
      </w:pPr>
      <w:r w:rsidDel="00000000" w:rsidR="00000000" w:rsidRPr="00000000">
        <w:rPr>
          <w:rtl w:val="0"/>
        </w:rPr>
      </w:r>
    </w:p>
    <w:p w:rsidR="00000000" w:rsidDel="00000000" w:rsidP="00000000" w:rsidRDefault="00000000" w:rsidRPr="00000000" w14:paraId="00000413">
      <w:pPr>
        <w:ind w:left="440" w:firstLine="0"/>
        <w:rPr>
          <w:color w:val="111111"/>
          <w:sz w:val="26"/>
          <w:szCs w:val="26"/>
        </w:rPr>
      </w:pPr>
      <w:r w:rsidDel="00000000" w:rsidR="00000000" w:rsidRPr="00000000">
        <w:rPr>
          <w:color w:val="111111"/>
          <w:sz w:val="26"/>
          <w:szCs w:val="26"/>
          <w:rtl w:val="0"/>
        </w:rPr>
        <w:t xml:space="preserve">Roles are fluid and emergent - this is about coordination, not hierarchy.</w:t>
      </w:r>
    </w:p>
    <w:p w:rsidR="00000000" w:rsidDel="00000000" w:rsidP="00000000" w:rsidRDefault="00000000" w:rsidRPr="00000000" w14:paraId="00000414">
      <w:pPr>
        <w:spacing w:after="240" w:before="240" w:lineRule="auto"/>
        <w:ind w:left="0" w:firstLine="0"/>
        <w:rPr/>
      </w:pPr>
      <w:r w:rsidDel="00000000" w:rsidR="00000000" w:rsidRPr="00000000">
        <w:rPr>
          <w:rtl w:val="0"/>
        </w:rPr>
        <w:t xml:space="preserve">This gives you permission to manage the room without breaking your values.</w:t>
      </w:r>
    </w:p>
    <w:p w:rsidR="00000000" w:rsidDel="00000000" w:rsidP="00000000" w:rsidRDefault="00000000" w:rsidRPr="00000000" w14:paraId="00000415">
      <w:pPr>
        <w:spacing w:after="240" w:before="240" w:lineRule="auto"/>
        <w:ind w:left="0" w:firstLine="0"/>
        <w:rPr/>
      </w:pPr>
      <w:r w:rsidDel="00000000" w:rsidR="00000000" w:rsidRPr="00000000">
        <w:rPr>
          <w:rtl w:val="0"/>
        </w:rPr>
      </w:r>
    </w:p>
    <w:p w:rsidR="00000000" w:rsidDel="00000000" w:rsidP="00000000" w:rsidRDefault="00000000" w:rsidRPr="00000000" w14:paraId="00000416">
      <w:pPr>
        <w:pStyle w:val="Heading3"/>
        <w:keepNext w:val="0"/>
        <w:keepLines w:val="0"/>
        <w:ind w:left="0" w:firstLine="0"/>
        <w:rPr/>
      </w:pPr>
      <w:bookmarkStart w:colFirst="0" w:colLast="0" w:name="_5n6s85ujhqfo" w:id="75"/>
      <w:bookmarkEnd w:id="75"/>
      <w:r w:rsidDel="00000000" w:rsidR="00000000" w:rsidRPr="00000000">
        <w:rPr>
          <w:sz w:val="26"/>
          <w:szCs w:val="26"/>
          <w:rtl w:val="0"/>
        </w:rPr>
        <w:t xml:space="preserve">2.3 Add a Micro-Economics Layer </w:t>
      </w:r>
      <w:r w:rsidDel="00000000" w:rsidR="00000000" w:rsidRPr="00000000">
        <w:rPr>
          <w:rtl w:val="0"/>
        </w:rPr>
      </w:r>
    </w:p>
    <w:p w:rsidR="00000000" w:rsidDel="00000000" w:rsidP="00000000" w:rsidRDefault="00000000" w:rsidRPr="00000000" w14:paraId="00000417">
      <w:pPr>
        <w:spacing w:after="240" w:before="240" w:lineRule="auto"/>
        <w:ind w:left="0" w:firstLine="0"/>
        <w:rPr/>
      </w:pPr>
      <w:r w:rsidDel="00000000" w:rsidR="00000000" w:rsidRPr="00000000">
        <w:rPr>
          <w:rtl w:val="0"/>
        </w:rPr>
        <w:t xml:space="preserve">You are building toward:</w:t>
      </w:r>
    </w:p>
    <w:p w:rsidR="00000000" w:rsidDel="00000000" w:rsidP="00000000" w:rsidRDefault="00000000" w:rsidRPr="00000000" w14:paraId="00000418">
      <w:pPr>
        <w:numPr>
          <w:ilvl w:val="0"/>
          <w:numId w:val="258"/>
        </w:numPr>
        <w:spacing w:after="0" w:afterAutospacing="0" w:before="480" w:lineRule="auto"/>
        <w:ind w:left="720" w:hanging="360"/>
      </w:pPr>
      <w:r w:rsidDel="00000000" w:rsidR="00000000" w:rsidRPr="00000000">
        <w:rPr>
          <w:rtl w:val="0"/>
        </w:rPr>
        <w:t xml:space="preserve">Donor pathways</w:t>
        <w:br w:type="textWrapping"/>
      </w:r>
    </w:p>
    <w:p w:rsidR="00000000" w:rsidDel="00000000" w:rsidP="00000000" w:rsidRDefault="00000000" w:rsidRPr="00000000" w14:paraId="00000419">
      <w:pPr>
        <w:numPr>
          <w:ilvl w:val="0"/>
          <w:numId w:val="258"/>
        </w:numPr>
        <w:spacing w:after="0" w:afterAutospacing="0" w:before="0" w:beforeAutospacing="0" w:lineRule="auto"/>
        <w:ind w:left="720" w:hanging="360"/>
      </w:pPr>
      <w:r w:rsidDel="00000000" w:rsidR="00000000" w:rsidRPr="00000000">
        <w:rPr>
          <w:rtl w:val="0"/>
        </w:rPr>
        <w:t xml:space="preserve">Membership</w:t>
        <w:br w:type="textWrapping"/>
      </w:r>
    </w:p>
    <w:p w:rsidR="00000000" w:rsidDel="00000000" w:rsidP="00000000" w:rsidRDefault="00000000" w:rsidRPr="00000000" w14:paraId="0000041A">
      <w:pPr>
        <w:numPr>
          <w:ilvl w:val="0"/>
          <w:numId w:val="258"/>
        </w:numPr>
        <w:spacing w:after="0" w:afterAutospacing="0" w:before="0" w:beforeAutospacing="0" w:lineRule="auto"/>
        <w:ind w:left="720" w:hanging="360"/>
      </w:pPr>
      <w:r w:rsidDel="00000000" w:rsidR="00000000" w:rsidRPr="00000000">
        <w:rPr>
          <w:rtl w:val="0"/>
        </w:rPr>
        <w:t xml:space="preserve">Regenerative finance experiments</w:t>
        <w:br w:type="textWrapping"/>
      </w:r>
    </w:p>
    <w:p w:rsidR="00000000" w:rsidDel="00000000" w:rsidP="00000000" w:rsidRDefault="00000000" w:rsidRPr="00000000" w14:paraId="0000041B">
      <w:pPr>
        <w:numPr>
          <w:ilvl w:val="0"/>
          <w:numId w:val="258"/>
        </w:numPr>
        <w:spacing w:after="480" w:before="0" w:beforeAutospacing="0" w:lineRule="auto"/>
        <w:ind w:left="720" w:hanging="360"/>
      </w:pPr>
      <w:r w:rsidDel="00000000" w:rsidR="00000000" w:rsidRPr="00000000">
        <w:rPr>
          <w:rtl w:val="0"/>
        </w:rPr>
        <w:t xml:space="preserve">Community resourcing</w:t>
        <w:br w:type="textWrapping"/>
      </w:r>
    </w:p>
    <w:p w:rsidR="00000000" w:rsidDel="00000000" w:rsidP="00000000" w:rsidRDefault="00000000" w:rsidRPr="00000000" w14:paraId="0000041C">
      <w:pPr>
        <w:spacing w:after="240" w:before="240" w:lineRule="auto"/>
        <w:ind w:left="0" w:firstLine="0"/>
        <w:rPr/>
      </w:pPr>
      <w:r w:rsidDel="00000000" w:rsidR="00000000" w:rsidRPr="00000000">
        <w:rPr>
          <w:rtl w:val="0"/>
        </w:rPr>
        <w:t xml:space="preserve">Right now it’s all gift-based, but long-term sustainability will require a funding membrane.</w:t>
      </w:r>
    </w:p>
    <w:p w:rsidR="00000000" w:rsidDel="00000000" w:rsidP="00000000" w:rsidRDefault="00000000" w:rsidRPr="00000000" w14:paraId="0000041D">
      <w:pPr>
        <w:spacing w:after="240" w:before="240" w:lineRule="auto"/>
        <w:ind w:left="0" w:firstLine="0"/>
        <w:rPr/>
      </w:pPr>
      <w:r w:rsidDel="00000000" w:rsidR="00000000" w:rsidRPr="00000000">
        <w:rPr>
          <w:rtl w:val="0"/>
        </w:rPr>
        <w:t xml:space="preserve">Insert (bottom CTA area):</w:t>
      </w:r>
    </w:p>
    <w:p w:rsidR="00000000" w:rsidDel="00000000" w:rsidP="00000000" w:rsidRDefault="00000000" w:rsidRPr="00000000" w14:paraId="0000041E">
      <w:pPr>
        <w:ind w:left="440" w:firstLine="0"/>
        <w:rPr>
          <w:color w:val="111111"/>
          <w:sz w:val="26"/>
          <w:szCs w:val="26"/>
        </w:rPr>
      </w:pPr>
      <w:r w:rsidDel="00000000" w:rsidR="00000000" w:rsidRPr="00000000">
        <w:rPr>
          <w:color w:val="111111"/>
          <w:sz w:val="26"/>
          <w:szCs w:val="26"/>
          <w:rtl w:val="0"/>
        </w:rPr>
        <w:t xml:space="preserve">Energy Exchange (Optional)</w:t>
      </w:r>
    </w:p>
    <w:p w:rsidR="00000000" w:rsidDel="00000000" w:rsidP="00000000" w:rsidRDefault="00000000" w:rsidRPr="00000000" w14:paraId="0000041F">
      <w:pPr>
        <w:ind w:left="440" w:firstLine="0"/>
        <w:rPr>
          <w:color w:val="111111"/>
          <w:sz w:val="26"/>
          <w:szCs w:val="26"/>
        </w:rPr>
      </w:pPr>
      <w:r w:rsidDel="00000000" w:rsidR="00000000" w:rsidRPr="00000000">
        <w:rPr>
          <w:rtl w:val="0"/>
        </w:rPr>
      </w:r>
    </w:p>
    <w:p w:rsidR="00000000" w:rsidDel="00000000" w:rsidP="00000000" w:rsidRDefault="00000000" w:rsidRPr="00000000" w14:paraId="00000420">
      <w:pPr>
        <w:ind w:left="440" w:firstLine="0"/>
        <w:rPr>
          <w:color w:val="111111"/>
          <w:sz w:val="26"/>
          <w:szCs w:val="26"/>
        </w:rPr>
      </w:pPr>
      <w:r w:rsidDel="00000000" w:rsidR="00000000" w:rsidRPr="00000000">
        <w:rPr>
          <w:color w:val="111111"/>
          <w:sz w:val="26"/>
          <w:szCs w:val="26"/>
          <w:rtl w:val="0"/>
        </w:rPr>
        <w:t xml:space="preserve">These gatherings are offered in the spirit of generosity and reciprocity.</w:t>
      </w:r>
    </w:p>
    <w:p w:rsidR="00000000" w:rsidDel="00000000" w:rsidP="00000000" w:rsidRDefault="00000000" w:rsidRPr="00000000" w14:paraId="00000421">
      <w:pPr>
        <w:ind w:left="440" w:firstLine="0"/>
        <w:rPr>
          <w:color w:val="111111"/>
          <w:sz w:val="26"/>
          <w:szCs w:val="26"/>
        </w:rPr>
      </w:pPr>
      <w:r w:rsidDel="00000000" w:rsidR="00000000" w:rsidRPr="00000000">
        <w:rPr>
          <w:rtl w:val="0"/>
        </w:rPr>
      </w:r>
    </w:p>
    <w:p w:rsidR="00000000" w:rsidDel="00000000" w:rsidP="00000000" w:rsidRDefault="00000000" w:rsidRPr="00000000" w14:paraId="00000422">
      <w:pPr>
        <w:ind w:left="440" w:firstLine="0"/>
        <w:rPr>
          <w:color w:val="111111"/>
          <w:sz w:val="26"/>
          <w:szCs w:val="26"/>
        </w:rPr>
      </w:pPr>
      <w:r w:rsidDel="00000000" w:rsidR="00000000" w:rsidRPr="00000000">
        <w:rPr>
          <w:color w:val="111111"/>
          <w:sz w:val="26"/>
          <w:szCs w:val="26"/>
          <w:rtl w:val="0"/>
        </w:rPr>
        <w:t xml:space="preserve">If you feel called to support:</w:t>
      </w:r>
    </w:p>
    <w:p w:rsidR="00000000" w:rsidDel="00000000" w:rsidP="00000000" w:rsidRDefault="00000000" w:rsidRPr="00000000" w14:paraId="00000423">
      <w:pPr>
        <w:numPr>
          <w:ilvl w:val="0"/>
          <w:numId w:val="240"/>
        </w:numPr>
        <w:spacing w:after="0" w:afterAutospacing="0" w:before="480" w:lineRule="auto"/>
        <w:ind w:left="720" w:hanging="360"/>
      </w:pPr>
      <w:r w:rsidDel="00000000" w:rsidR="00000000" w:rsidRPr="00000000">
        <w:rPr>
          <w:color w:val="111111"/>
          <w:sz w:val="26"/>
          <w:szCs w:val="26"/>
          <w:rtl w:val="0"/>
        </w:rPr>
        <w:t xml:space="preserve">The facilitation</w:t>
        <w:br w:type="textWrapping"/>
      </w:r>
    </w:p>
    <w:p w:rsidR="00000000" w:rsidDel="00000000" w:rsidP="00000000" w:rsidRDefault="00000000" w:rsidRPr="00000000" w14:paraId="00000424">
      <w:pPr>
        <w:numPr>
          <w:ilvl w:val="0"/>
          <w:numId w:val="240"/>
        </w:numPr>
        <w:spacing w:after="0" w:afterAutospacing="0" w:before="0" w:beforeAutospacing="0" w:lineRule="auto"/>
        <w:ind w:left="720" w:hanging="360"/>
      </w:pPr>
      <w:r w:rsidDel="00000000" w:rsidR="00000000" w:rsidRPr="00000000">
        <w:rPr>
          <w:color w:val="111111"/>
          <w:sz w:val="26"/>
          <w:szCs w:val="26"/>
          <w:rtl w:val="0"/>
        </w:rPr>
        <w:t xml:space="preserve">The tech infrastructure</w:t>
        <w:br w:type="textWrapping"/>
      </w:r>
    </w:p>
    <w:p w:rsidR="00000000" w:rsidDel="00000000" w:rsidP="00000000" w:rsidRDefault="00000000" w:rsidRPr="00000000" w14:paraId="00000425">
      <w:pPr>
        <w:numPr>
          <w:ilvl w:val="0"/>
          <w:numId w:val="240"/>
        </w:numPr>
        <w:spacing w:after="0" w:afterAutospacing="0" w:before="0" w:beforeAutospacing="0" w:lineRule="auto"/>
        <w:ind w:left="720" w:hanging="360"/>
      </w:pPr>
      <w:r w:rsidDel="00000000" w:rsidR="00000000" w:rsidRPr="00000000">
        <w:rPr>
          <w:color w:val="111111"/>
          <w:sz w:val="26"/>
          <w:szCs w:val="26"/>
          <w:rtl w:val="0"/>
        </w:rPr>
        <w:t xml:space="preserve">The development of Unified Sanctuaries</w:t>
        <w:br w:type="textWrapping"/>
      </w:r>
    </w:p>
    <w:p w:rsidR="00000000" w:rsidDel="00000000" w:rsidP="00000000" w:rsidRDefault="00000000" w:rsidRPr="00000000" w14:paraId="00000426">
      <w:pPr>
        <w:numPr>
          <w:ilvl w:val="0"/>
          <w:numId w:val="240"/>
        </w:numPr>
        <w:spacing w:after="480" w:before="0" w:beforeAutospacing="0" w:lineRule="auto"/>
        <w:ind w:left="720" w:hanging="360"/>
      </w:pPr>
      <w:r w:rsidDel="00000000" w:rsidR="00000000" w:rsidRPr="00000000">
        <w:rPr>
          <w:color w:val="111111"/>
          <w:sz w:val="26"/>
          <w:szCs w:val="26"/>
          <w:rtl w:val="0"/>
        </w:rPr>
        <w:t xml:space="preserve">The Planetary Party ecosystem</w:t>
        <w:br w:type="textWrapping"/>
      </w:r>
    </w:p>
    <w:p w:rsidR="00000000" w:rsidDel="00000000" w:rsidP="00000000" w:rsidRDefault="00000000" w:rsidRPr="00000000" w14:paraId="00000427">
      <w:pPr>
        <w:ind w:left="440" w:firstLine="0"/>
        <w:rPr>
          <w:color w:val="111111"/>
          <w:sz w:val="26"/>
          <w:szCs w:val="26"/>
        </w:rPr>
      </w:pPr>
      <w:r w:rsidDel="00000000" w:rsidR="00000000" w:rsidRPr="00000000">
        <w:rPr>
          <w:rtl w:val="0"/>
        </w:rPr>
      </w:r>
    </w:p>
    <w:p w:rsidR="00000000" w:rsidDel="00000000" w:rsidP="00000000" w:rsidRDefault="00000000" w:rsidRPr="00000000" w14:paraId="00000428">
      <w:pPr>
        <w:ind w:left="440" w:firstLine="0"/>
        <w:rPr>
          <w:color w:val="111111"/>
          <w:sz w:val="26"/>
          <w:szCs w:val="26"/>
        </w:rPr>
      </w:pPr>
      <w:r w:rsidDel="00000000" w:rsidR="00000000" w:rsidRPr="00000000">
        <w:rPr>
          <w:color w:val="111111"/>
          <w:sz w:val="26"/>
          <w:szCs w:val="26"/>
          <w:rtl w:val="0"/>
        </w:rPr>
        <w:t xml:space="preserve">You’re welcome to contribute through:</w:t>
      </w:r>
    </w:p>
    <w:p w:rsidR="00000000" w:rsidDel="00000000" w:rsidP="00000000" w:rsidRDefault="00000000" w:rsidRPr="00000000" w14:paraId="00000429">
      <w:pPr>
        <w:numPr>
          <w:ilvl w:val="0"/>
          <w:numId w:val="232"/>
        </w:numPr>
        <w:spacing w:after="0" w:afterAutospacing="0" w:before="480" w:lineRule="auto"/>
        <w:ind w:left="720" w:hanging="360"/>
      </w:pPr>
      <w:r w:rsidDel="00000000" w:rsidR="00000000" w:rsidRPr="00000000">
        <w:rPr>
          <w:color w:val="111111"/>
          <w:sz w:val="26"/>
          <w:szCs w:val="26"/>
          <w:rtl w:val="0"/>
        </w:rPr>
        <w:t xml:space="preserve">Sliding-scale donations</w:t>
        <w:br w:type="textWrapping"/>
      </w:r>
    </w:p>
    <w:p w:rsidR="00000000" w:rsidDel="00000000" w:rsidP="00000000" w:rsidRDefault="00000000" w:rsidRPr="00000000" w14:paraId="0000042A">
      <w:pPr>
        <w:numPr>
          <w:ilvl w:val="0"/>
          <w:numId w:val="232"/>
        </w:numPr>
        <w:spacing w:after="0" w:afterAutospacing="0" w:before="0" w:beforeAutospacing="0" w:lineRule="auto"/>
        <w:ind w:left="720" w:hanging="360"/>
      </w:pPr>
      <w:r w:rsidDel="00000000" w:rsidR="00000000" w:rsidRPr="00000000">
        <w:rPr>
          <w:color w:val="111111"/>
          <w:sz w:val="26"/>
          <w:szCs w:val="26"/>
          <w:rtl w:val="0"/>
        </w:rPr>
        <w:t xml:space="preserve">Monthly stewardship memberships</w:t>
        <w:br w:type="textWrapping"/>
      </w:r>
    </w:p>
    <w:p w:rsidR="00000000" w:rsidDel="00000000" w:rsidP="00000000" w:rsidRDefault="00000000" w:rsidRPr="00000000" w14:paraId="0000042B">
      <w:pPr>
        <w:numPr>
          <w:ilvl w:val="0"/>
          <w:numId w:val="232"/>
        </w:numPr>
        <w:spacing w:after="480" w:before="0" w:beforeAutospacing="0" w:lineRule="auto"/>
        <w:ind w:left="720" w:hanging="360"/>
      </w:pPr>
      <w:r w:rsidDel="00000000" w:rsidR="00000000" w:rsidRPr="00000000">
        <w:rPr>
          <w:color w:val="111111"/>
          <w:sz w:val="26"/>
          <w:szCs w:val="26"/>
          <w:rtl w:val="0"/>
        </w:rPr>
        <w:t xml:space="preserve">Project-specific funding pools</w:t>
        <w:br w:type="textWrapping"/>
      </w:r>
    </w:p>
    <w:p w:rsidR="00000000" w:rsidDel="00000000" w:rsidP="00000000" w:rsidRDefault="00000000" w:rsidRPr="00000000" w14:paraId="0000042C">
      <w:pPr>
        <w:ind w:left="440" w:firstLine="0"/>
        <w:rPr>
          <w:color w:val="111111"/>
          <w:sz w:val="26"/>
          <w:szCs w:val="26"/>
        </w:rPr>
      </w:pPr>
      <w:r w:rsidDel="00000000" w:rsidR="00000000" w:rsidRPr="00000000">
        <w:rPr>
          <w:rtl w:val="0"/>
        </w:rPr>
      </w:r>
    </w:p>
    <w:p w:rsidR="00000000" w:rsidDel="00000000" w:rsidP="00000000" w:rsidRDefault="00000000" w:rsidRPr="00000000" w14:paraId="0000042D">
      <w:pPr>
        <w:ind w:left="440" w:firstLine="0"/>
        <w:rPr>
          <w:color w:val="111111"/>
          <w:sz w:val="26"/>
          <w:szCs w:val="26"/>
        </w:rPr>
      </w:pPr>
      <w:r w:rsidDel="00000000" w:rsidR="00000000" w:rsidRPr="00000000">
        <w:rPr>
          <w:color w:val="111111"/>
          <w:sz w:val="26"/>
          <w:szCs w:val="26"/>
          <w:rtl w:val="0"/>
        </w:rPr>
        <w:t xml:space="preserve">No one is turned away for lack of funds.</w:t>
      </w:r>
    </w:p>
    <w:p w:rsidR="00000000" w:rsidDel="00000000" w:rsidP="00000000" w:rsidRDefault="00000000" w:rsidRPr="00000000" w14:paraId="0000042E">
      <w:pPr>
        <w:spacing w:after="240" w:before="240" w:lineRule="auto"/>
        <w:ind w:left="0" w:firstLine="0"/>
        <w:rPr/>
      </w:pPr>
      <w:r w:rsidDel="00000000" w:rsidR="00000000" w:rsidRPr="00000000">
        <w:rPr>
          <w:rtl w:val="0"/>
        </w:rPr>
      </w:r>
    </w:p>
    <w:p w:rsidR="00000000" w:rsidDel="00000000" w:rsidP="00000000" w:rsidRDefault="00000000" w:rsidRPr="00000000" w14:paraId="0000042F">
      <w:pPr>
        <w:pStyle w:val="Heading3"/>
        <w:keepNext w:val="0"/>
        <w:keepLines w:val="0"/>
        <w:ind w:left="0" w:firstLine="0"/>
        <w:rPr/>
      </w:pPr>
      <w:bookmarkStart w:colFirst="0" w:colLast="0" w:name="_wfy8b2fl8120" w:id="76"/>
      <w:bookmarkEnd w:id="76"/>
      <w:r w:rsidDel="00000000" w:rsidR="00000000" w:rsidRPr="00000000">
        <w:rPr>
          <w:sz w:val="26"/>
          <w:szCs w:val="26"/>
          <w:rtl w:val="0"/>
        </w:rPr>
        <w:t xml:space="preserve">2.4  Explicit Safety &amp; Accountability Pathway</w:t>
      </w:r>
      <w:r w:rsidDel="00000000" w:rsidR="00000000" w:rsidRPr="00000000">
        <w:rPr>
          <w:rtl w:val="0"/>
        </w:rPr>
      </w:r>
    </w:p>
    <w:p w:rsidR="00000000" w:rsidDel="00000000" w:rsidP="00000000" w:rsidRDefault="00000000" w:rsidRPr="00000000" w14:paraId="00000430">
      <w:pPr>
        <w:spacing w:after="240" w:before="240" w:lineRule="auto"/>
        <w:ind w:left="0" w:firstLine="0"/>
        <w:rPr/>
      </w:pPr>
      <w:r w:rsidDel="00000000" w:rsidR="00000000" w:rsidRPr="00000000">
        <w:rPr>
          <w:rtl w:val="0"/>
        </w:rPr>
        <w:t xml:space="preserve">Insert (after Community Agreements):</w:t>
      </w:r>
    </w:p>
    <w:p w:rsidR="00000000" w:rsidDel="00000000" w:rsidP="00000000" w:rsidRDefault="00000000" w:rsidRPr="00000000" w14:paraId="00000431">
      <w:pPr>
        <w:ind w:left="440" w:firstLine="0"/>
        <w:rPr>
          <w:color w:val="111111"/>
          <w:sz w:val="26"/>
          <w:szCs w:val="26"/>
        </w:rPr>
      </w:pPr>
      <w:r w:rsidDel="00000000" w:rsidR="00000000" w:rsidRPr="00000000">
        <w:rPr>
          <w:color w:val="111111"/>
          <w:sz w:val="26"/>
          <w:szCs w:val="26"/>
          <w:rtl w:val="0"/>
        </w:rPr>
        <w:t xml:space="preserve">Conflict &amp; Accountability Pathway</w:t>
      </w:r>
    </w:p>
    <w:p w:rsidR="00000000" w:rsidDel="00000000" w:rsidP="00000000" w:rsidRDefault="00000000" w:rsidRPr="00000000" w14:paraId="00000432">
      <w:pPr>
        <w:ind w:left="440" w:firstLine="0"/>
        <w:rPr>
          <w:color w:val="111111"/>
          <w:sz w:val="26"/>
          <w:szCs w:val="26"/>
        </w:rPr>
      </w:pPr>
      <w:r w:rsidDel="00000000" w:rsidR="00000000" w:rsidRPr="00000000">
        <w:rPr>
          <w:rtl w:val="0"/>
        </w:rPr>
      </w:r>
    </w:p>
    <w:p w:rsidR="00000000" w:rsidDel="00000000" w:rsidP="00000000" w:rsidRDefault="00000000" w:rsidRPr="00000000" w14:paraId="00000433">
      <w:pPr>
        <w:ind w:left="440" w:firstLine="0"/>
        <w:rPr>
          <w:color w:val="111111"/>
          <w:sz w:val="26"/>
          <w:szCs w:val="26"/>
        </w:rPr>
      </w:pPr>
      <w:r w:rsidDel="00000000" w:rsidR="00000000" w:rsidRPr="00000000">
        <w:rPr>
          <w:color w:val="111111"/>
          <w:sz w:val="26"/>
          <w:szCs w:val="26"/>
          <w:rtl w:val="0"/>
        </w:rPr>
        <w:t xml:space="preserve">If harm, discomfort, or conflict arises:</w:t>
      </w:r>
    </w:p>
    <w:p w:rsidR="00000000" w:rsidDel="00000000" w:rsidP="00000000" w:rsidRDefault="00000000" w:rsidRPr="00000000" w14:paraId="00000434">
      <w:pPr>
        <w:numPr>
          <w:ilvl w:val="0"/>
          <w:numId w:val="55"/>
        </w:numPr>
        <w:spacing w:after="0" w:afterAutospacing="0" w:before="480" w:lineRule="auto"/>
        <w:ind w:left="720" w:hanging="360"/>
      </w:pPr>
      <w:r w:rsidDel="00000000" w:rsidR="00000000" w:rsidRPr="00000000">
        <w:rPr>
          <w:color w:val="111111"/>
          <w:sz w:val="26"/>
          <w:szCs w:val="26"/>
          <w:rtl w:val="0"/>
        </w:rPr>
        <w:t xml:space="preserve">You’re invited to message a moderator privately</w:t>
        <w:br w:type="textWrapping"/>
      </w:r>
    </w:p>
    <w:p w:rsidR="00000000" w:rsidDel="00000000" w:rsidP="00000000" w:rsidRDefault="00000000" w:rsidRPr="00000000" w14:paraId="00000435">
      <w:pPr>
        <w:numPr>
          <w:ilvl w:val="0"/>
          <w:numId w:val="55"/>
        </w:numPr>
        <w:spacing w:after="0" w:afterAutospacing="0" w:before="0" w:beforeAutospacing="0" w:lineRule="auto"/>
        <w:ind w:left="720" w:hanging="360"/>
      </w:pPr>
      <w:r w:rsidDel="00000000" w:rsidR="00000000" w:rsidRPr="00000000">
        <w:rPr>
          <w:color w:val="111111"/>
          <w:sz w:val="26"/>
          <w:szCs w:val="26"/>
          <w:rtl w:val="0"/>
        </w:rPr>
        <w:t xml:space="preserve">Moderators may pause or redirect the session</w:t>
        <w:br w:type="textWrapping"/>
      </w:r>
    </w:p>
    <w:p w:rsidR="00000000" w:rsidDel="00000000" w:rsidP="00000000" w:rsidRDefault="00000000" w:rsidRPr="00000000" w14:paraId="00000436">
      <w:pPr>
        <w:numPr>
          <w:ilvl w:val="0"/>
          <w:numId w:val="55"/>
        </w:numPr>
        <w:spacing w:after="0" w:afterAutospacing="0" w:before="0" w:beforeAutospacing="0" w:lineRule="auto"/>
        <w:ind w:left="720" w:hanging="360"/>
      </w:pPr>
      <w:r w:rsidDel="00000000" w:rsidR="00000000" w:rsidRPr="00000000">
        <w:rPr>
          <w:color w:val="111111"/>
          <w:sz w:val="26"/>
          <w:szCs w:val="26"/>
          <w:rtl w:val="0"/>
        </w:rPr>
        <w:t xml:space="preserve">In serious cases, participants may be muted or removed</w:t>
        <w:br w:type="textWrapping"/>
      </w:r>
    </w:p>
    <w:p w:rsidR="00000000" w:rsidDel="00000000" w:rsidP="00000000" w:rsidRDefault="00000000" w:rsidRPr="00000000" w14:paraId="00000437">
      <w:pPr>
        <w:numPr>
          <w:ilvl w:val="0"/>
          <w:numId w:val="55"/>
        </w:numPr>
        <w:spacing w:after="480" w:before="0" w:beforeAutospacing="0" w:lineRule="auto"/>
        <w:ind w:left="720" w:hanging="360"/>
      </w:pPr>
      <w:r w:rsidDel="00000000" w:rsidR="00000000" w:rsidRPr="00000000">
        <w:rPr>
          <w:color w:val="111111"/>
          <w:sz w:val="26"/>
          <w:szCs w:val="26"/>
          <w:rtl w:val="0"/>
        </w:rPr>
        <w:t xml:space="preserve">Follow-up dialogue or repair may be offered when appropriate</w:t>
        <w:br w:type="textWrapping"/>
      </w:r>
    </w:p>
    <w:p w:rsidR="00000000" w:rsidDel="00000000" w:rsidP="00000000" w:rsidRDefault="00000000" w:rsidRPr="00000000" w14:paraId="00000438">
      <w:pPr>
        <w:ind w:left="440" w:firstLine="0"/>
        <w:rPr>
          <w:color w:val="111111"/>
          <w:sz w:val="26"/>
          <w:szCs w:val="26"/>
        </w:rPr>
      </w:pPr>
      <w:r w:rsidDel="00000000" w:rsidR="00000000" w:rsidRPr="00000000">
        <w:rPr>
          <w:color w:val="111111"/>
          <w:sz w:val="26"/>
          <w:szCs w:val="26"/>
          <w:rtl w:val="0"/>
        </w:rPr>
        <w:t xml:space="preserve">Our intention is protection, learning, and restoration.</w:t>
      </w:r>
    </w:p>
    <w:p w:rsidR="00000000" w:rsidDel="00000000" w:rsidP="00000000" w:rsidRDefault="00000000" w:rsidRPr="00000000" w14:paraId="00000439">
      <w:pPr>
        <w:spacing w:after="240" w:before="240" w:lineRule="auto"/>
        <w:ind w:left="0" w:firstLine="0"/>
        <w:rPr/>
      </w:pPr>
      <w:r w:rsidDel="00000000" w:rsidR="00000000" w:rsidRPr="00000000">
        <w:rPr>
          <w:rtl w:val="0"/>
        </w:rPr>
      </w:r>
    </w:p>
    <w:p w:rsidR="00000000" w:rsidDel="00000000" w:rsidP="00000000" w:rsidRDefault="00000000" w:rsidRPr="00000000" w14:paraId="0000043A">
      <w:pPr>
        <w:pStyle w:val="Heading3"/>
        <w:keepNext w:val="0"/>
        <w:keepLines w:val="0"/>
        <w:ind w:left="0" w:firstLine="0"/>
        <w:rPr>
          <w:sz w:val="26"/>
          <w:szCs w:val="26"/>
        </w:rPr>
      </w:pPr>
      <w:bookmarkStart w:colFirst="0" w:colLast="0" w:name="_a45flih51sjk" w:id="77"/>
      <w:bookmarkEnd w:id="77"/>
      <w:r w:rsidDel="00000000" w:rsidR="00000000" w:rsidRPr="00000000">
        <w:rPr>
          <w:sz w:val="26"/>
          <w:szCs w:val="26"/>
          <w:rtl w:val="0"/>
        </w:rPr>
        <w:t xml:space="preserve">2.5 “What You’ll Walk Away With”</w:t>
      </w:r>
    </w:p>
    <w:p w:rsidR="00000000" w:rsidDel="00000000" w:rsidP="00000000" w:rsidRDefault="00000000" w:rsidRPr="00000000" w14:paraId="0000043B">
      <w:pPr>
        <w:spacing w:after="240" w:before="240" w:lineRule="auto"/>
        <w:ind w:left="0" w:firstLine="0"/>
        <w:rPr/>
      </w:pPr>
      <w:r w:rsidDel="00000000" w:rsidR="00000000" w:rsidRPr="00000000">
        <w:rPr>
          <w:rtl w:val="0"/>
        </w:rPr>
        <w:t xml:space="preserve">Insert (after each theme’s Purpose section):</w:t>
      </w:r>
    </w:p>
    <w:p w:rsidR="00000000" w:rsidDel="00000000" w:rsidP="00000000" w:rsidRDefault="00000000" w:rsidRPr="00000000" w14:paraId="0000043C">
      <w:pPr>
        <w:spacing w:after="240" w:before="240" w:lineRule="auto"/>
        <w:ind w:left="0" w:firstLine="0"/>
        <w:rPr/>
      </w:pPr>
      <w:r w:rsidDel="00000000" w:rsidR="00000000" w:rsidRPr="00000000">
        <w:rPr>
          <w:rtl w:val="0"/>
        </w:rPr>
        <w:t xml:space="preserve">For Mondays:</w:t>
      </w:r>
    </w:p>
    <w:p w:rsidR="00000000" w:rsidDel="00000000" w:rsidP="00000000" w:rsidRDefault="00000000" w:rsidRPr="00000000" w14:paraId="0000043D">
      <w:pPr>
        <w:ind w:left="440" w:firstLine="0"/>
        <w:rPr>
          <w:color w:val="111111"/>
          <w:sz w:val="26"/>
          <w:szCs w:val="26"/>
        </w:rPr>
      </w:pPr>
      <w:r w:rsidDel="00000000" w:rsidR="00000000" w:rsidRPr="00000000">
        <w:rPr>
          <w:color w:val="111111"/>
          <w:sz w:val="26"/>
          <w:szCs w:val="26"/>
          <w:rtl w:val="0"/>
        </w:rPr>
        <w:t xml:space="preserve">You may leave with:</w:t>
      </w:r>
    </w:p>
    <w:p w:rsidR="00000000" w:rsidDel="00000000" w:rsidP="00000000" w:rsidRDefault="00000000" w:rsidRPr="00000000" w14:paraId="0000043E">
      <w:pPr>
        <w:numPr>
          <w:ilvl w:val="0"/>
          <w:numId w:val="21"/>
        </w:numPr>
        <w:spacing w:after="0" w:afterAutospacing="0" w:before="480" w:lineRule="auto"/>
        <w:ind w:left="720" w:hanging="360"/>
      </w:pPr>
      <w:r w:rsidDel="00000000" w:rsidR="00000000" w:rsidRPr="00000000">
        <w:rPr>
          <w:color w:val="111111"/>
          <w:sz w:val="26"/>
          <w:szCs w:val="26"/>
          <w:rtl w:val="0"/>
        </w:rPr>
        <w:t xml:space="preserve">New funding models you can apply immediately</w:t>
        <w:br w:type="textWrapping"/>
      </w:r>
    </w:p>
    <w:p w:rsidR="00000000" w:rsidDel="00000000" w:rsidP="00000000" w:rsidRDefault="00000000" w:rsidRPr="00000000" w14:paraId="0000043F">
      <w:pPr>
        <w:numPr>
          <w:ilvl w:val="0"/>
          <w:numId w:val="21"/>
        </w:numPr>
        <w:spacing w:after="0" w:afterAutospacing="0" w:before="0" w:beforeAutospacing="0" w:lineRule="auto"/>
        <w:ind w:left="720" w:hanging="360"/>
      </w:pPr>
      <w:r w:rsidDel="00000000" w:rsidR="00000000" w:rsidRPr="00000000">
        <w:rPr>
          <w:color w:val="111111"/>
          <w:sz w:val="26"/>
          <w:szCs w:val="26"/>
          <w:rtl w:val="0"/>
        </w:rPr>
        <w:t xml:space="preserve">Introductions to aligned funders or collaborators</w:t>
        <w:br w:type="textWrapping"/>
      </w:r>
    </w:p>
    <w:p w:rsidR="00000000" w:rsidDel="00000000" w:rsidP="00000000" w:rsidRDefault="00000000" w:rsidRPr="00000000" w14:paraId="00000440">
      <w:pPr>
        <w:numPr>
          <w:ilvl w:val="0"/>
          <w:numId w:val="21"/>
        </w:numPr>
        <w:spacing w:after="0" w:afterAutospacing="0" w:before="0" w:beforeAutospacing="0" w:lineRule="auto"/>
        <w:ind w:left="720" w:hanging="360"/>
      </w:pPr>
      <w:r w:rsidDel="00000000" w:rsidR="00000000" w:rsidRPr="00000000">
        <w:rPr>
          <w:color w:val="111111"/>
          <w:sz w:val="26"/>
          <w:szCs w:val="26"/>
          <w:rtl w:val="0"/>
        </w:rPr>
        <w:t xml:space="preserve">Clarity on next steps for your project</w:t>
        <w:br w:type="textWrapping"/>
      </w:r>
    </w:p>
    <w:p w:rsidR="00000000" w:rsidDel="00000000" w:rsidP="00000000" w:rsidRDefault="00000000" w:rsidRPr="00000000" w14:paraId="00000441">
      <w:pPr>
        <w:numPr>
          <w:ilvl w:val="0"/>
          <w:numId w:val="21"/>
        </w:numPr>
        <w:spacing w:after="0" w:afterAutospacing="0" w:before="0" w:beforeAutospacing="0" w:lineRule="auto"/>
        <w:ind w:left="720" w:hanging="360"/>
      </w:pPr>
      <w:r w:rsidDel="00000000" w:rsidR="00000000" w:rsidRPr="00000000">
        <w:rPr>
          <w:color w:val="111111"/>
          <w:sz w:val="26"/>
          <w:szCs w:val="26"/>
          <w:rtl w:val="0"/>
        </w:rPr>
        <w:t xml:space="preserve">Templates, tools, or case studies</w:t>
        <w:br w:type="textWrapping"/>
      </w:r>
    </w:p>
    <w:p w:rsidR="00000000" w:rsidDel="00000000" w:rsidP="00000000" w:rsidRDefault="00000000" w:rsidRPr="00000000" w14:paraId="00000442">
      <w:pPr>
        <w:numPr>
          <w:ilvl w:val="0"/>
          <w:numId w:val="21"/>
        </w:numPr>
        <w:spacing w:after="480" w:before="0" w:beforeAutospacing="0" w:lineRule="auto"/>
        <w:ind w:left="720" w:hanging="360"/>
      </w:pPr>
      <w:r w:rsidDel="00000000" w:rsidR="00000000" w:rsidRPr="00000000">
        <w:rPr>
          <w:color w:val="111111"/>
          <w:sz w:val="26"/>
          <w:szCs w:val="26"/>
          <w:rtl w:val="0"/>
        </w:rPr>
        <w:t xml:space="preserve">A stronger narrative for your work</w:t>
        <w:br w:type="textWrapping"/>
      </w:r>
    </w:p>
    <w:p w:rsidR="00000000" w:rsidDel="00000000" w:rsidP="00000000" w:rsidRDefault="00000000" w:rsidRPr="00000000" w14:paraId="00000443">
      <w:pPr>
        <w:spacing w:after="240" w:before="240" w:lineRule="auto"/>
        <w:ind w:left="0" w:firstLine="0"/>
        <w:rPr/>
      </w:pPr>
      <w:r w:rsidDel="00000000" w:rsidR="00000000" w:rsidRPr="00000000">
        <w:rPr>
          <w:rtl w:val="0"/>
        </w:rPr>
        <w:t xml:space="preserve">For Wednesdays:</w:t>
      </w:r>
    </w:p>
    <w:p w:rsidR="00000000" w:rsidDel="00000000" w:rsidP="00000000" w:rsidRDefault="00000000" w:rsidRPr="00000000" w14:paraId="00000444">
      <w:pPr>
        <w:ind w:left="440" w:firstLine="0"/>
        <w:rPr>
          <w:color w:val="111111"/>
          <w:sz w:val="26"/>
          <w:szCs w:val="26"/>
        </w:rPr>
      </w:pPr>
      <w:r w:rsidDel="00000000" w:rsidR="00000000" w:rsidRPr="00000000">
        <w:rPr>
          <w:color w:val="111111"/>
          <w:sz w:val="26"/>
          <w:szCs w:val="26"/>
          <w:rtl w:val="0"/>
        </w:rPr>
        <w:t xml:space="preserve">You may leave with:</w:t>
      </w:r>
    </w:p>
    <w:p w:rsidR="00000000" w:rsidDel="00000000" w:rsidP="00000000" w:rsidRDefault="00000000" w:rsidRPr="00000000" w14:paraId="00000445">
      <w:pPr>
        <w:numPr>
          <w:ilvl w:val="0"/>
          <w:numId w:val="16"/>
        </w:numPr>
        <w:spacing w:after="0" w:afterAutospacing="0" w:before="480" w:lineRule="auto"/>
        <w:ind w:left="720" w:hanging="360"/>
      </w:pPr>
      <w:r w:rsidDel="00000000" w:rsidR="00000000" w:rsidRPr="00000000">
        <w:rPr>
          <w:color w:val="111111"/>
          <w:sz w:val="26"/>
          <w:szCs w:val="26"/>
          <w:rtl w:val="0"/>
        </w:rPr>
        <w:t xml:space="preserve">A role or guild invitation</w:t>
        <w:br w:type="textWrapping"/>
      </w:r>
    </w:p>
    <w:p w:rsidR="00000000" w:rsidDel="00000000" w:rsidP="00000000" w:rsidRDefault="00000000" w:rsidRPr="00000000" w14:paraId="00000446">
      <w:pPr>
        <w:numPr>
          <w:ilvl w:val="0"/>
          <w:numId w:val="16"/>
        </w:numPr>
        <w:spacing w:after="0" w:afterAutospacing="0" w:before="0" w:beforeAutospacing="0" w:lineRule="auto"/>
        <w:ind w:left="720" w:hanging="360"/>
      </w:pPr>
      <w:r w:rsidDel="00000000" w:rsidR="00000000" w:rsidRPr="00000000">
        <w:rPr>
          <w:color w:val="111111"/>
          <w:sz w:val="26"/>
          <w:szCs w:val="26"/>
          <w:rtl w:val="0"/>
        </w:rPr>
        <w:t xml:space="preserve">Governance tools you can adapt</w:t>
        <w:br w:type="textWrapping"/>
      </w:r>
    </w:p>
    <w:p w:rsidR="00000000" w:rsidDel="00000000" w:rsidP="00000000" w:rsidRDefault="00000000" w:rsidRPr="00000000" w14:paraId="00000447">
      <w:pPr>
        <w:numPr>
          <w:ilvl w:val="0"/>
          <w:numId w:val="16"/>
        </w:numPr>
        <w:spacing w:after="0" w:afterAutospacing="0" w:before="0" w:beforeAutospacing="0" w:lineRule="auto"/>
        <w:ind w:left="720" w:hanging="360"/>
      </w:pPr>
      <w:r w:rsidDel="00000000" w:rsidR="00000000" w:rsidRPr="00000000">
        <w:rPr>
          <w:color w:val="111111"/>
          <w:sz w:val="26"/>
          <w:szCs w:val="26"/>
          <w:rtl w:val="0"/>
        </w:rPr>
        <w:t xml:space="preserve">New collaborators in your bioregion</w:t>
        <w:br w:type="textWrapping"/>
      </w:r>
    </w:p>
    <w:p w:rsidR="00000000" w:rsidDel="00000000" w:rsidP="00000000" w:rsidRDefault="00000000" w:rsidRPr="00000000" w14:paraId="00000448">
      <w:pPr>
        <w:numPr>
          <w:ilvl w:val="0"/>
          <w:numId w:val="16"/>
        </w:numPr>
        <w:spacing w:after="0" w:afterAutospacing="0" w:before="0" w:beforeAutospacing="0" w:lineRule="auto"/>
        <w:ind w:left="720" w:hanging="360"/>
      </w:pPr>
      <w:r w:rsidDel="00000000" w:rsidR="00000000" w:rsidRPr="00000000">
        <w:rPr>
          <w:color w:val="111111"/>
          <w:sz w:val="26"/>
          <w:szCs w:val="26"/>
          <w:rtl w:val="0"/>
        </w:rPr>
        <w:t xml:space="preserve">Strategic clarity on systems change</w:t>
        <w:br w:type="textWrapping"/>
      </w:r>
    </w:p>
    <w:p w:rsidR="00000000" w:rsidDel="00000000" w:rsidP="00000000" w:rsidRDefault="00000000" w:rsidRPr="00000000" w14:paraId="00000449">
      <w:pPr>
        <w:numPr>
          <w:ilvl w:val="0"/>
          <w:numId w:val="16"/>
        </w:numPr>
        <w:spacing w:after="480" w:before="0" w:beforeAutospacing="0" w:lineRule="auto"/>
        <w:ind w:left="720" w:hanging="360"/>
      </w:pPr>
      <w:r w:rsidDel="00000000" w:rsidR="00000000" w:rsidRPr="00000000">
        <w:rPr>
          <w:color w:val="111111"/>
          <w:sz w:val="26"/>
          <w:szCs w:val="26"/>
          <w:rtl w:val="0"/>
        </w:rPr>
        <w:t xml:space="preserve">A felt sense of belonging to something larger</w:t>
        <w:br w:type="textWrapping"/>
      </w:r>
    </w:p>
    <w:p w:rsidR="00000000" w:rsidDel="00000000" w:rsidP="00000000" w:rsidRDefault="00000000" w:rsidRPr="00000000" w14:paraId="0000044A">
      <w:pPr>
        <w:spacing w:after="240" w:before="240" w:lineRule="auto"/>
        <w:ind w:left="0" w:firstLine="0"/>
        <w:rPr/>
      </w:pPr>
      <w:r w:rsidDel="00000000" w:rsidR="00000000" w:rsidRPr="00000000">
        <w:rPr>
          <w:rtl w:val="0"/>
        </w:rPr>
        <w:t xml:space="preserve">For Fridays:</w:t>
      </w:r>
    </w:p>
    <w:p w:rsidR="00000000" w:rsidDel="00000000" w:rsidP="00000000" w:rsidRDefault="00000000" w:rsidRPr="00000000" w14:paraId="0000044B">
      <w:pPr>
        <w:ind w:left="440" w:firstLine="0"/>
        <w:rPr>
          <w:color w:val="111111"/>
          <w:sz w:val="26"/>
          <w:szCs w:val="26"/>
        </w:rPr>
      </w:pPr>
      <w:r w:rsidDel="00000000" w:rsidR="00000000" w:rsidRPr="00000000">
        <w:rPr>
          <w:color w:val="111111"/>
          <w:sz w:val="26"/>
          <w:szCs w:val="26"/>
          <w:rtl w:val="0"/>
        </w:rPr>
        <w:t xml:space="preserve">You may leave with:</w:t>
      </w:r>
    </w:p>
    <w:p w:rsidR="00000000" w:rsidDel="00000000" w:rsidP="00000000" w:rsidRDefault="00000000" w:rsidRPr="00000000" w14:paraId="0000044C">
      <w:pPr>
        <w:numPr>
          <w:ilvl w:val="0"/>
          <w:numId w:val="76"/>
        </w:numPr>
        <w:spacing w:after="0" w:afterAutospacing="0" w:before="480" w:lineRule="auto"/>
        <w:ind w:left="720" w:hanging="360"/>
      </w:pPr>
      <w:r w:rsidDel="00000000" w:rsidR="00000000" w:rsidRPr="00000000">
        <w:rPr>
          <w:color w:val="111111"/>
          <w:sz w:val="26"/>
          <w:szCs w:val="26"/>
          <w:rtl w:val="0"/>
        </w:rPr>
        <w:t xml:space="preserve">Practical land access insights</w:t>
        <w:br w:type="textWrapping"/>
      </w:r>
    </w:p>
    <w:p w:rsidR="00000000" w:rsidDel="00000000" w:rsidP="00000000" w:rsidRDefault="00000000" w:rsidRPr="00000000" w14:paraId="0000044D">
      <w:pPr>
        <w:numPr>
          <w:ilvl w:val="0"/>
          <w:numId w:val="76"/>
        </w:numPr>
        <w:spacing w:after="0" w:afterAutospacing="0" w:before="0" w:beforeAutospacing="0" w:lineRule="auto"/>
        <w:ind w:left="720" w:hanging="360"/>
      </w:pPr>
      <w:r w:rsidDel="00000000" w:rsidR="00000000" w:rsidRPr="00000000">
        <w:rPr>
          <w:color w:val="111111"/>
          <w:sz w:val="26"/>
          <w:szCs w:val="26"/>
          <w:rtl w:val="0"/>
        </w:rPr>
        <w:t xml:space="preserve">Governance and trust models</w:t>
        <w:br w:type="textWrapping"/>
      </w:r>
    </w:p>
    <w:p w:rsidR="00000000" w:rsidDel="00000000" w:rsidP="00000000" w:rsidRDefault="00000000" w:rsidRPr="00000000" w14:paraId="0000044E">
      <w:pPr>
        <w:numPr>
          <w:ilvl w:val="0"/>
          <w:numId w:val="76"/>
        </w:numPr>
        <w:spacing w:after="0" w:afterAutospacing="0" w:before="0" w:beforeAutospacing="0" w:lineRule="auto"/>
        <w:ind w:left="720" w:hanging="360"/>
      </w:pPr>
      <w:r w:rsidDel="00000000" w:rsidR="00000000" w:rsidRPr="00000000">
        <w:rPr>
          <w:color w:val="111111"/>
          <w:sz w:val="26"/>
          <w:szCs w:val="26"/>
          <w:rtl w:val="0"/>
        </w:rPr>
        <w:t xml:space="preserve">New pathways into regenerative living</w:t>
        <w:br w:type="textWrapping"/>
      </w:r>
    </w:p>
    <w:p w:rsidR="00000000" w:rsidDel="00000000" w:rsidP="00000000" w:rsidRDefault="00000000" w:rsidRPr="00000000" w14:paraId="0000044F">
      <w:pPr>
        <w:numPr>
          <w:ilvl w:val="0"/>
          <w:numId w:val="76"/>
        </w:numPr>
        <w:spacing w:after="0" w:afterAutospacing="0" w:before="0" w:beforeAutospacing="0" w:lineRule="auto"/>
        <w:ind w:left="720" w:hanging="360"/>
      </w:pPr>
      <w:r w:rsidDel="00000000" w:rsidR="00000000" w:rsidRPr="00000000">
        <w:rPr>
          <w:color w:val="111111"/>
          <w:sz w:val="26"/>
          <w:szCs w:val="26"/>
          <w:rtl w:val="0"/>
        </w:rPr>
        <w:t xml:space="preserve">Collaboration opportunities</w:t>
        <w:br w:type="textWrapping"/>
      </w:r>
    </w:p>
    <w:p w:rsidR="00000000" w:rsidDel="00000000" w:rsidP="00000000" w:rsidRDefault="00000000" w:rsidRPr="00000000" w14:paraId="00000450">
      <w:pPr>
        <w:numPr>
          <w:ilvl w:val="0"/>
          <w:numId w:val="76"/>
        </w:numPr>
        <w:spacing w:after="480" w:before="0" w:beforeAutospacing="0" w:lineRule="auto"/>
        <w:ind w:left="720" w:hanging="360"/>
      </w:pPr>
      <w:r w:rsidDel="00000000" w:rsidR="00000000" w:rsidRPr="00000000">
        <w:rPr>
          <w:color w:val="111111"/>
          <w:sz w:val="26"/>
          <w:szCs w:val="26"/>
          <w:rtl w:val="0"/>
        </w:rPr>
        <w:t xml:space="preserve">A real-world prototype to learn from</w:t>
        <w:br w:type="textWrapping"/>
      </w:r>
    </w:p>
    <w:p w:rsidR="00000000" w:rsidDel="00000000" w:rsidP="00000000" w:rsidRDefault="00000000" w:rsidRPr="00000000" w14:paraId="00000451">
      <w:pPr>
        <w:spacing w:after="240" w:before="240" w:lineRule="auto"/>
        <w:ind w:left="0" w:firstLine="0"/>
        <w:rPr/>
      </w:pPr>
      <w:r w:rsidDel="00000000" w:rsidR="00000000" w:rsidRPr="00000000">
        <w:rPr>
          <w:rtl w:val="0"/>
        </w:rPr>
        <w:t xml:space="preserve">For Heart sharing Circles:</w:t>
      </w:r>
    </w:p>
    <w:p w:rsidR="00000000" w:rsidDel="00000000" w:rsidP="00000000" w:rsidRDefault="00000000" w:rsidRPr="00000000" w14:paraId="00000452">
      <w:pPr>
        <w:ind w:left="440" w:firstLine="0"/>
        <w:rPr>
          <w:color w:val="111111"/>
          <w:sz w:val="26"/>
          <w:szCs w:val="26"/>
        </w:rPr>
      </w:pPr>
      <w:r w:rsidDel="00000000" w:rsidR="00000000" w:rsidRPr="00000000">
        <w:rPr>
          <w:color w:val="111111"/>
          <w:sz w:val="26"/>
          <w:szCs w:val="26"/>
          <w:rtl w:val="0"/>
        </w:rPr>
        <w:t xml:space="preserve">You may leave with:</w:t>
      </w:r>
    </w:p>
    <w:p w:rsidR="00000000" w:rsidDel="00000000" w:rsidP="00000000" w:rsidRDefault="00000000" w:rsidRPr="00000000" w14:paraId="00000453">
      <w:pPr>
        <w:numPr>
          <w:ilvl w:val="0"/>
          <w:numId w:val="225"/>
        </w:numPr>
        <w:spacing w:after="0" w:afterAutospacing="0" w:before="480" w:lineRule="auto"/>
        <w:ind w:left="720" w:hanging="360"/>
      </w:pPr>
      <w:r w:rsidDel="00000000" w:rsidR="00000000" w:rsidRPr="00000000">
        <w:rPr>
          <w:color w:val="111111"/>
          <w:sz w:val="26"/>
          <w:szCs w:val="26"/>
          <w:rtl w:val="0"/>
        </w:rPr>
        <w:t xml:space="preserve">A lighter nervous system</w:t>
        <w:br w:type="textWrapping"/>
      </w:r>
    </w:p>
    <w:p w:rsidR="00000000" w:rsidDel="00000000" w:rsidP="00000000" w:rsidRDefault="00000000" w:rsidRPr="00000000" w14:paraId="00000454">
      <w:pPr>
        <w:numPr>
          <w:ilvl w:val="0"/>
          <w:numId w:val="225"/>
        </w:numPr>
        <w:spacing w:after="0" w:afterAutospacing="0" w:before="0" w:beforeAutospacing="0" w:lineRule="auto"/>
        <w:ind w:left="720" w:hanging="360"/>
      </w:pPr>
      <w:r w:rsidDel="00000000" w:rsidR="00000000" w:rsidRPr="00000000">
        <w:rPr>
          <w:color w:val="111111"/>
          <w:sz w:val="26"/>
          <w:szCs w:val="26"/>
          <w:rtl w:val="0"/>
        </w:rPr>
        <w:t xml:space="preserve">Greater emotional clarity</w:t>
        <w:br w:type="textWrapping"/>
      </w:r>
    </w:p>
    <w:p w:rsidR="00000000" w:rsidDel="00000000" w:rsidP="00000000" w:rsidRDefault="00000000" w:rsidRPr="00000000" w14:paraId="00000455">
      <w:pPr>
        <w:numPr>
          <w:ilvl w:val="0"/>
          <w:numId w:val="225"/>
        </w:numPr>
        <w:spacing w:after="0" w:afterAutospacing="0" w:before="0" w:beforeAutospacing="0" w:lineRule="auto"/>
        <w:ind w:left="720" w:hanging="360"/>
      </w:pPr>
      <w:r w:rsidDel="00000000" w:rsidR="00000000" w:rsidRPr="00000000">
        <w:rPr>
          <w:color w:val="111111"/>
          <w:sz w:val="26"/>
          <w:szCs w:val="26"/>
          <w:rtl w:val="0"/>
        </w:rPr>
        <w:t xml:space="preserve">A sense of being witnessed</w:t>
        <w:br w:type="textWrapping"/>
      </w:r>
    </w:p>
    <w:p w:rsidR="00000000" w:rsidDel="00000000" w:rsidP="00000000" w:rsidRDefault="00000000" w:rsidRPr="00000000" w14:paraId="00000456">
      <w:pPr>
        <w:numPr>
          <w:ilvl w:val="0"/>
          <w:numId w:val="225"/>
        </w:numPr>
        <w:spacing w:after="0" w:afterAutospacing="0" w:before="0" w:beforeAutospacing="0" w:lineRule="auto"/>
        <w:ind w:left="720" w:hanging="360"/>
      </w:pPr>
      <w:r w:rsidDel="00000000" w:rsidR="00000000" w:rsidRPr="00000000">
        <w:rPr>
          <w:color w:val="111111"/>
          <w:sz w:val="26"/>
          <w:szCs w:val="26"/>
          <w:rtl w:val="0"/>
        </w:rPr>
        <w:t xml:space="preserve">Renewed energy for action</w:t>
        <w:br w:type="textWrapping"/>
      </w:r>
    </w:p>
    <w:p w:rsidR="00000000" w:rsidDel="00000000" w:rsidP="00000000" w:rsidRDefault="00000000" w:rsidRPr="00000000" w14:paraId="00000457">
      <w:pPr>
        <w:numPr>
          <w:ilvl w:val="0"/>
          <w:numId w:val="225"/>
        </w:numPr>
        <w:spacing w:after="480" w:before="0" w:beforeAutospacing="0" w:lineRule="auto"/>
        <w:ind w:left="720" w:hanging="360"/>
      </w:pPr>
      <w:r w:rsidDel="00000000" w:rsidR="00000000" w:rsidRPr="00000000">
        <w:rPr>
          <w:color w:val="111111"/>
          <w:sz w:val="26"/>
          <w:szCs w:val="26"/>
          <w:rtl w:val="0"/>
        </w:rPr>
        <w:t xml:space="preserve">Tools for ongoing self-regulation</w:t>
        <w:br w:type="textWrapping"/>
      </w:r>
    </w:p>
    <w:p w:rsidR="00000000" w:rsidDel="00000000" w:rsidP="00000000" w:rsidRDefault="00000000" w:rsidRPr="00000000" w14:paraId="00000458">
      <w:pPr>
        <w:spacing w:after="240" w:before="240" w:lineRule="auto"/>
        <w:ind w:left="0" w:firstLine="0"/>
        <w:rPr/>
      </w:pPr>
      <w:r w:rsidDel="00000000" w:rsidR="00000000" w:rsidRPr="00000000">
        <w:rPr>
          <w:rtl w:val="0"/>
        </w:rPr>
      </w:r>
    </w:p>
    <w:p w:rsidR="00000000" w:rsidDel="00000000" w:rsidP="00000000" w:rsidRDefault="00000000" w:rsidRPr="00000000" w14:paraId="00000459">
      <w:pPr>
        <w:pStyle w:val="Heading3"/>
        <w:keepNext w:val="0"/>
        <w:keepLines w:val="0"/>
        <w:ind w:left="0" w:firstLine="0"/>
        <w:rPr>
          <w:sz w:val="26"/>
          <w:szCs w:val="26"/>
        </w:rPr>
      </w:pPr>
      <w:bookmarkStart w:colFirst="0" w:colLast="0" w:name="_mvid1fozw8wx" w:id="78"/>
      <w:bookmarkEnd w:id="78"/>
      <w:r w:rsidDel="00000000" w:rsidR="00000000" w:rsidRPr="00000000">
        <w:rPr>
          <w:sz w:val="26"/>
          <w:szCs w:val="26"/>
          <w:rtl w:val="0"/>
        </w:rPr>
        <w:t xml:space="preserve">2.6 Lightweight Metrics / Impact Section</w:t>
      </w:r>
    </w:p>
    <w:p w:rsidR="00000000" w:rsidDel="00000000" w:rsidP="00000000" w:rsidRDefault="00000000" w:rsidRPr="00000000" w14:paraId="0000045A">
      <w:pPr>
        <w:spacing w:after="240" w:before="240" w:lineRule="auto"/>
        <w:ind w:left="0" w:firstLine="0"/>
        <w:rPr/>
      </w:pPr>
      <w:r w:rsidDel="00000000" w:rsidR="00000000" w:rsidRPr="00000000">
        <w:rPr>
          <w:rtl w:val="0"/>
        </w:rPr>
        <w:t xml:space="preserve">Insert (near the bottom):</w:t>
      </w:r>
    </w:p>
    <w:p w:rsidR="00000000" w:rsidDel="00000000" w:rsidP="00000000" w:rsidRDefault="00000000" w:rsidRPr="00000000" w14:paraId="0000045B">
      <w:pPr>
        <w:ind w:left="440" w:firstLine="0"/>
        <w:rPr>
          <w:color w:val="111111"/>
          <w:sz w:val="26"/>
          <w:szCs w:val="26"/>
        </w:rPr>
      </w:pPr>
      <w:r w:rsidDel="00000000" w:rsidR="00000000" w:rsidRPr="00000000">
        <w:rPr>
          <w:color w:val="111111"/>
          <w:sz w:val="26"/>
          <w:szCs w:val="26"/>
          <w:rtl w:val="0"/>
        </w:rPr>
        <w:t xml:space="preserve">How We Measure Impact</w:t>
      </w:r>
    </w:p>
    <w:p w:rsidR="00000000" w:rsidDel="00000000" w:rsidP="00000000" w:rsidRDefault="00000000" w:rsidRPr="00000000" w14:paraId="0000045C">
      <w:pPr>
        <w:ind w:left="440" w:firstLine="0"/>
        <w:rPr>
          <w:color w:val="111111"/>
          <w:sz w:val="26"/>
          <w:szCs w:val="26"/>
        </w:rPr>
      </w:pPr>
      <w:r w:rsidDel="00000000" w:rsidR="00000000" w:rsidRPr="00000000">
        <w:rPr>
          <w:rtl w:val="0"/>
        </w:rPr>
      </w:r>
    </w:p>
    <w:p w:rsidR="00000000" w:rsidDel="00000000" w:rsidP="00000000" w:rsidRDefault="00000000" w:rsidRPr="00000000" w14:paraId="0000045D">
      <w:pPr>
        <w:ind w:left="440" w:firstLine="0"/>
        <w:rPr>
          <w:color w:val="111111"/>
          <w:sz w:val="26"/>
          <w:szCs w:val="26"/>
        </w:rPr>
      </w:pPr>
      <w:r w:rsidDel="00000000" w:rsidR="00000000" w:rsidRPr="00000000">
        <w:rPr>
          <w:color w:val="111111"/>
          <w:sz w:val="26"/>
          <w:szCs w:val="26"/>
          <w:rtl w:val="0"/>
        </w:rPr>
        <w:t xml:space="preserve">Over time, we’ll track:</w:t>
      </w:r>
    </w:p>
    <w:p w:rsidR="00000000" w:rsidDel="00000000" w:rsidP="00000000" w:rsidRDefault="00000000" w:rsidRPr="00000000" w14:paraId="0000045E">
      <w:pPr>
        <w:numPr>
          <w:ilvl w:val="0"/>
          <w:numId w:val="208"/>
        </w:numPr>
        <w:spacing w:after="0" w:afterAutospacing="0" w:before="480" w:lineRule="auto"/>
        <w:ind w:left="720" w:hanging="360"/>
      </w:pPr>
      <w:r w:rsidDel="00000000" w:rsidR="00000000" w:rsidRPr="00000000">
        <w:rPr>
          <w:color w:val="111111"/>
          <w:sz w:val="26"/>
          <w:szCs w:val="26"/>
          <w:rtl w:val="0"/>
        </w:rPr>
        <w:t xml:space="preserve">Number of sessions held</w:t>
        <w:br w:type="textWrapping"/>
      </w:r>
    </w:p>
    <w:p w:rsidR="00000000" w:rsidDel="00000000" w:rsidP="00000000" w:rsidRDefault="00000000" w:rsidRPr="00000000" w14:paraId="0000045F">
      <w:pPr>
        <w:numPr>
          <w:ilvl w:val="0"/>
          <w:numId w:val="208"/>
        </w:numPr>
        <w:spacing w:after="0" w:afterAutospacing="0" w:before="0" w:beforeAutospacing="0" w:lineRule="auto"/>
        <w:ind w:left="720" w:hanging="360"/>
      </w:pPr>
      <w:r w:rsidDel="00000000" w:rsidR="00000000" w:rsidRPr="00000000">
        <w:rPr>
          <w:color w:val="111111"/>
          <w:sz w:val="26"/>
          <w:szCs w:val="26"/>
          <w:rtl w:val="0"/>
        </w:rPr>
        <w:t xml:space="preserve">Number of participants engaged</w:t>
        <w:br w:type="textWrapping"/>
      </w:r>
    </w:p>
    <w:p w:rsidR="00000000" w:rsidDel="00000000" w:rsidP="00000000" w:rsidRDefault="00000000" w:rsidRPr="00000000" w14:paraId="00000460">
      <w:pPr>
        <w:numPr>
          <w:ilvl w:val="0"/>
          <w:numId w:val="208"/>
        </w:numPr>
        <w:spacing w:after="0" w:afterAutospacing="0" w:before="0" w:beforeAutospacing="0" w:lineRule="auto"/>
        <w:ind w:left="720" w:hanging="360"/>
      </w:pPr>
      <w:r w:rsidDel="00000000" w:rsidR="00000000" w:rsidRPr="00000000">
        <w:rPr>
          <w:color w:val="111111"/>
          <w:sz w:val="26"/>
          <w:szCs w:val="26"/>
          <w:rtl w:val="0"/>
        </w:rPr>
        <w:t xml:space="preserve">Cross-bioregional collaborations formed</w:t>
        <w:br w:type="textWrapping"/>
      </w:r>
    </w:p>
    <w:p w:rsidR="00000000" w:rsidDel="00000000" w:rsidP="00000000" w:rsidRDefault="00000000" w:rsidRPr="00000000" w14:paraId="00000461">
      <w:pPr>
        <w:numPr>
          <w:ilvl w:val="0"/>
          <w:numId w:val="208"/>
        </w:numPr>
        <w:spacing w:after="0" w:afterAutospacing="0" w:before="0" w:beforeAutospacing="0" w:lineRule="auto"/>
        <w:ind w:left="720" w:hanging="360"/>
      </w:pPr>
      <w:r w:rsidDel="00000000" w:rsidR="00000000" w:rsidRPr="00000000">
        <w:rPr>
          <w:color w:val="111111"/>
          <w:sz w:val="26"/>
          <w:szCs w:val="26"/>
          <w:rtl w:val="0"/>
        </w:rPr>
        <w:t xml:space="preserve">Funding pathways unlocked</w:t>
        <w:br w:type="textWrapping"/>
      </w:r>
    </w:p>
    <w:p w:rsidR="00000000" w:rsidDel="00000000" w:rsidP="00000000" w:rsidRDefault="00000000" w:rsidRPr="00000000" w14:paraId="00000462">
      <w:pPr>
        <w:numPr>
          <w:ilvl w:val="0"/>
          <w:numId w:val="208"/>
        </w:numPr>
        <w:spacing w:after="0" w:afterAutospacing="0" w:before="0" w:beforeAutospacing="0" w:lineRule="auto"/>
        <w:ind w:left="720" w:hanging="360"/>
      </w:pPr>
      <w:r w:rsidDel="00000000" w:rsidR="00000000" w:rsidRPr="00000000">
        <w:rPr>
          <w:color w:val="111111"/>
          <w:sz w:val="26"/>
          <w:szCs w:val="26"/>
          <w:rtl w:val="0"/>
        </w:rPr>
        <w:t xml:space="preserve">Land or infrastructure projects seeded</w:t>
        <w:br w:type="textWrapping"/>
      </w:r>
    </w:p>
    <w:p w:rsidR="00000000" w:rsidDel="00000000" w:rsidP="00000000" w:rsidRDefault="00000000" w:rsidRPr="00000000" w14:paraId="00000463">
      <w:pPr>
        <w:numPr>
          <w:ilvl w:val="0"/>
          <w:numId w:val="208"/>
        </w:numPr>
        <w:spacing w:after="0" w:afterAutospacing="0" w:before="0" w:beforeAutospacing="0" w:lineRule="auto"/>
        <w:ind w:left="720" w:hanging="360"/>
      </w:pPr>
      <w:r w:rsidDel="00000000" w:rsidR="00000000" w:rsidRPr="00000000">
        <w:rPr>
          <w:color w:val="111111"/>
          <w:sz w:val="26"/>
          <w:szCs w:val="26"/>
          <w:rtl w:val="0"/>
        </w:rPr>
        <w:t xml:space="preserve">Governance experiments launched</w:t>
        <w:br w:type="textWrapping"/>
      </w:r>
    </w:p>
    <w:p w:rsidR="00000000" w:rsidDel="00000000" w:rsidP="00000000" w:rsidRDefault="00000000" w:rsidRPr="00000000" w14:paraId="00000464">
      <w:pPr>
        <w:numPr>
          <w:ilvl w:val="0"/>
          <w:numId w:val="208"/>
        </w:numPr>
        <w:spacing w:after="480" w:before="0" w:beforeAutospacing="0" w:lineRule="auto"/>
        <w:ind w:left="720" w:hanging="360"/>
      </w:pPr>
      <w:r w:rsidDel="00000000" w:rsidR="00000000" w:rsidRPr="00000000">
        <w:rPr>
          <w:color w:val="111111"/>
          <w:sz w:val="26"/>
          <w:szCs w:val="26"/>
          <w:rtl w:val="0"/>
        </w:rPr>
        <w:t xml:space="preserve">Stories of personal and community transformation</w:t>
      </w:r>
    </w:p>
    <w:p w:rsidR="00000000" w:rsidDel="00000000" w:rsidP="00000000" w:rsidRDefault="00000000" w:rsidRPr="00000000" w14:paraId="00000465">
      <w:pPr>
        <w:ind w:left="440" w:firstLine="0"/>
        <w:rPr>
          <w:color w:val="111111"/>
          <w:sz w:val="26"/>
          <w:szCs w:val="26"/>
        </w:rPr>
      </w:pPr>
      <w:r w:rsidDel="00000000" w:rsidR="00000000" w:rsidRPr="00000000">
        <w:rPr>
          <w:rtl w:val="0"/>
        </w:rPr>
      </w:r>
    </w:p>
    <w:p w:rsidR="00000000" w:rsidDel="00000000" w:rsidP="00000000" w:rsidRDefault="00000000" w:rsidRPr="00000000" w14:paraId="00000466">
      <w:pPr>
        <w:ind w:left="440" w:firstLine="0"/>
        <w:rPr>
          <w:color w:val="111111"/>
          <w:sz w:val="26"/>
          <w:szCs w:val="26"/>
        </w:rPr>
      </w:pPr>
      <w:r w:rsidDel="00000000" w:rsidR="00000000" w:rsidRPr="00000000">
        <w:rPr>
          <w:color w:val="111111"/>
          <w:sz w:val="26"/>
          <w:szCs w:val="26"/>
          <w:rtl w:val="0"/>
        </w:rPr>
        <w:t xml:space="preserve">Our metrics blend quantitative data with lived experience and narrative impact.</w:t>
      </w:r>
    </w:p>
    <w:p w:rsidR="00000000" w:rsidDel="00000000" w:rsidP="00000000" w:rsidRDefault="00000000" w:rsidRPr="00000000" w14:paraId="00000467">
      <w:pPr>
        <w:spacing w:after="240" w:before="240" w:lineRule="auto"/>
        <w:ind w:left="0" w:firstLine="0"/>
        <w:rPr/>
      </w:pPr>
      <w:r w:rsidDel="00000000" w:rsidR="00000000" w:rsidRPr="00000000">
        <w:rPr>
          <w:rtl w:val="0"/>
        </w:rPr>
      </w:r>
    </w:p>
    <w:p w:rsidR="00000000" w:rsidDel="00000000" w:rsidP="00000000" w:rsidRDefault="00000000" w:rsidRPr="00000000" w14:paraId="00000468">
      <w:pPr>
        <w:pStyle w:val="Heading2"/>
        <w:keepNext w:val="0"/>
        <w:keepLines w:val="0"/>
        <w:ind w:left="0" w:firstLine="0"/>
        <w:rPr>
          <w:sz w:val="34"/>
          <w:szCs w:val="34"/>
        </w:rPr>
      </w:pPr>
      <w:bookmarkStart w:colFirst="0" w:colLast="0" w:name="_s8cj4j77yaws" w:id="79"/>
      <w:bookmarkEnd w:id="79"/>
      <w:r w:rsidDel="00000000" w:rsidR="00000000" w:rsidRPr="00000000">
        <w:rPr>
          <w:sz w:val="34"/>
          <w:szCs w:val="34"/>
          <w:rtl w:val="0"/>
        </w:rPr>
        <w:t xml:space="preserve">3) Clarity Tweaks </w:t>
      </w:r>
    </w:p>
    <w:p w:rsidR="00000000" w:rsidDel="00000000" w:rsidP="00000000" w:rsidRDefault="00000000" w:rsidRPr="00000000" w14:paraId="00000469">
      <w:pPr>
        <w:spacing w:after="240" w:before="240" w:lineRule="auto"/>
        <w:ind w:left="0" w:firstLine="0"/>
        <w:rPr/>
      </w:pPr>
      <w:r w:rsidDel="00000000" w:rsidR="00000000" w:rsidRPr="00000000">
        <w:rPr>
          <w:rtl w:val="0"/>
        </w:rPr>
        <w:t xml:space="preserve">Edits that improve flow:</w:t>
      </w:r>
    </w:p>
    <w:p w:rsidR="00000000" w:rsidDel="00000000" w:rsidP="00000000" w:rsidRDefault="00000000" w:rsidRPr="00000000" w14:paraId="0000046A">
      <w:pPr>
        <w:spacing w:after="240" w:before="240" w:lineRule="auto"/>
        <w:ind w:left="0" w:firstLine="0"/>
        <w:rPr/>
      </w:pPr>
      <w:r w:rsidDel="00000000" w:rsidR="00000000" w:rsidRPr="00000000">
        <w:rPr>
          <w:rtl w:val="0"/>
        </w:rPr>
        <w:t xml:space="preserve">A. Add Dates + Timezones</w:t>
      </w:r>
    </w:p>
    <w:p w:rsidR="00000000" w:rsidDel="00000000" w:rsidP="00000000" w:rsidRDefault="00000000" w:rsidRPr="00000000" w14:paraId="0000046B">
      <w:pPr>
        <w:spacing w:after="240" w:before="240" w:lineRule="auto"/>
        <w:ind w:left="0" w:firstLine="0"/>
        <w:rPr/>
      </w:pPr>
      <w:r w:rsidDel="00000000" w:rsidR="00000000" w:rsidRPr="00000000">
        <w:rPr>
          <w:rtl w:val="0"/>
        </w:rPr>
        <w:t xml:space="preserve">B. Add “Level of Depth” Indicator Per Track</w:t>
      </w:r>
    </w:p>
    <w:p w:rsidR="00000000" w:rsidDel="00000000" w:rsidP="00000000" w:rsidRDefault="00000000" w:rsidRPr="00000000" w14:paraId="0000046C">
      <w:pPr>
        <w:spacing w:after="240" w:before="240" w:lineRule="auto"/>
        <w:ind w:left="0" w:firstLine="0"/>
        <w:rPr/>
      </w:pPr>
      <w:r w:rsidDel="00000000" w:rsidR="00000000" w:rsidRPr="00000000">
        <w:rPr>
          <w:rtl w:val="0"/>
        </w:rPr>
        <w:t xml:space="preserve">Example:</w:t>
      </w:r>
    </w:p>
    <w:p w:rsidR="00000000" w:rsidDel="00000000" w:rsidP="00000000" w:rsidRDefault="00000000" w:rsidRPr="00000000" w14:paraId="0000046D">
      <w:pPr>
        <w:ind w:left="440" w:firstLine="0"/>
        <w:rPr>
          <w:color w:val="111111"/>
          <w:sz w:val="26"/>
          <w:szCs w:val="26"/>
        </w:rPr>
      </w:pPr>
      <w:r w:rsidDel="00000000" w:rsidR="00000000" w:rsidRPr="00000000">
        <w:rPr>
          <w:color w:val="111111"/>
          <w:sz w:val="26"/>
          <w:szCs w:val="26"/>
          <w:rtl w:val="0"/>
        </w:rPr>
        <w:t xml:space="preserve">🌱 Mondays — Regenerative Capital Flows</w:t>
      </w:r>
    </w:p>
    <w:p w:rsidR="00000000" w:rsidDel="00000000" w:rsidP="00000000" w:rsidRDefault="00000000" w:rsidRPr="00000000" w14:paraId="0000046E">
      <w:pPr>
        <w:ind w:left="440" w:firstLine="0"/>
        <w:rPr>
          <w:color w:val="111111"/>
          <w:sz w:val="26"/>
          <w:szCs w:val="26"/>
        </w:rPr>
      </w:pPr>
      <w:r w:rsidDel="00000000" w:rsidR="00000000" w:rsidRPr="00000000">
        <w:rPr>
          <w:color w:val="111111"/>
          <w:sz w:val="26"/>
          <w:szCs w:val="26"/>
          <w:rtl w:val="0"/>
        </w:rPr>
        <w:t xml:space="preserve">Beginner-friendly · Practitioner-relevant · Strategically deep</w:t>
      </w:r>
    </w:p>
    <w:p w:rsidR="00000000" w:rsidDel="00000000" w:rsidP="00000000" w:rsidRDefault="00000000" w:rsidRPr="00000000" w14:paraId="0000046F">
      <w:pPr>
        <w:spacing w:after="240" w:before="240" w:lineRule="auto"/>
        <w:ind w:left="0" w:firstLine="0"/>
        <w:rPr/>
      </w:pPr>
      <w:r w:rsidDel="00000000" w:rsidR="00000000" w:rsidRPr="00000000">
        <w:rPr>
          <w:rtl w:val="0"/>
        </w:rPr>
        <w:t xml:space="preserve">This reduces intimidation for newcomers.</w:t>
      </w:r>
    </w:p>
    <w:p w:rsidR="00000000" w:rsidDel="00000000" w:rsidP="00000000" w:rsidRDefault="00000000" w:rsidRPr="00000000" w14:paraId="00000470">
      <w:pPr>
        <w:spacing w:after="240" w:before="240" w:lineRule="auto"/>
        <w:ind w:left="0" w:firstLine="0"/>
        <w:rPr/>
      </w:pPr>
      <w:r w:rsidDel="00000000" w:rsidR="00000000" w:rsidRPr="00000000">
        <w:rPr>
          <w:rtl w:val="0"/>
        </w:rPr>
        <w:t xml:space="preserve">C. Add “Code of Generosity” Language</w:t>
      </w:r>
    </w:p>
    <w:p w:rsidR="00000000" w:rsidDel="00000000" w:rsidP="00000000" w:rsidRDefault="00000000" w:rsidRPr="00000000" w14:paraId="00000471">
      <w:pPr>
        <w:spacing w:after="240" w:before="240" w:lineRule="auto"/>
        <w:ind w:left="0" w:firstLine="0"/>
        <w:rPr/>
      </w:pPr>
      <w:r w:rsidDel="00000000" w:rsidR="00000000" w:rsidRPr="00000000">
        <w:rPr>
          <w:rtl w:val="0"/>
        </w:rPr>
        <w:t xml:space="preserve">Example:</w:t>
      </w:r>
    </w:p>
    <w:p w:rsidR="00000000" w:rsidDel="00000000" w:rsidP="00000000" w:rsidRDefault="00000000" w:rsidRPr="00000000" w14:paraId="00000472">
      <w:pPr>
        <w:ind w:left="440" w:firstLine="0"/>
        <w:rPr/>
      </w:pPr>
      <w:r w:rsidDel="00000000" w:rsidR="00000000" w:rsidRPr="00000000">
        <w:rPr>
          <w:color w:val="111111"/>
          <w:sz w:val="26"/>
          <w:szCs w:val="26"/>
          <w:rtl w:val="0"/>
        </w:rPr>
        <w:t xml:space="preserve">This space is rooted in generosity of spirit, curiosity of mind, and care for one another</w:t>
      </w:r>
      <w:r w:rsidDel="00000000" w:rsidR="00000000" w:rsidRPr="00000000">
        <w:rPr>
          <w:rtl w:val="0"/>
        </w:rPr>
      </w:r>
    </w:p>
    <w:p w:rsidR="00000000" w:rsidDel="00000000" w:rsidP="00000000" w:rsidRDefault="00000000" w:rsidRPr="00000000" w14:paraId="00000473">
      <w:pPr>
        <w:spacing w:after="240" w:before="240" w:lineRule="auto"/>
        <w:ind w:left="0" w:firstLine="0"/>
        <w:rPr/>
      </w:pPr>
      <w:r w:rsidDel="00000000" w:rsidR="00000000" w:rsidRPr="00000000">
        <w:rPr>
          <w:rtl w:val="0"/>
        </w:rPr>
      </w:r>
    </w:p>
    <w:p w:rsidR="00000000" w:rsidDel="00000000" w:rsidP="00000000" w:rsidRDefault="00000000" w:rsidRPr="00000000" w14:paraId="00000474">
      <w:pPr>
        <w:spacing w:after="240" w:before="240" w:lineRule="auto"/>
        <w:ind w:left="0" w:firstLine="0"/>
        <w:rPr/>
      </w:pPr>
      <w:r w:rsidDel="00000000" w:rsidR="00000000" w:rsidRPr="00000000">
        <w:rPr>
          <w:rtl w:val="0"/>
        </w:rPr>
      </w:r>
    </w:p>
    <w:p w:rsidR="00000000" w:rsidDel="00000000" w:rsidP="00000000" w:rsidRDefault="00000000" w:rsidRPr="00000000" w14:paraId="00000475">
      <w:pPr>
        <w:spacing w:after="240" w:before="240" w:lineRule="auto"/>
        <w:ind w:left="0" w:firstLine="0"/>
        <w:rPr/>
      </w:pPr>
      <w:r w:rsidDel="00000000" w:rsidR="00000000" w:rsidRPr="00000000">
        <w:rPr>
          <w:rtl w:val="0"/>
        </w:rPr>
      </w:r>
    </w:p>
    <w:p w:rsidR="00000000" w:rsidDel="00000000" w:rsidP="00000000" w:rsidRDefault="00000000" w:rsidRPr="00000000" w14:paraId="00000476">
      <w:pPr>
        <w:spacing w:after="240" w:before="240" w:lineRule="auto"/>
        <w:ind w:left="0" w:firstLine="0"/>
        <w:rPr/>
      </w:pPr>
      <w:r w:rsidDel="00000000" w:rsidR="00000000" w:rsidRPr="00000000">
        <w:rPr>
          <w:rtl w:val="0"/>
        </w:rPr>
      </w:r>
    </w:p>
    <w:p w:rsidR="00000000" w:rsidDel="00000000" w:rsidP="00000000" w:rsidRDefault="00000000" w:rsidRPr="00000000" w14:paraId="00000477">
      <w:pPr>
        <w:spacing w:after="240" w:before="240" w:lineRule="auto"/>
        <w:ind w:left="0" w:firstLine="0"/>
        <w:rPr/>
      </w:pPr>
      <w:r w:rsidDel="00000000" w:rsidR="00000000" w:rsidRPr="00000000">
        <w:rPr>
          <w:rtl w:val="0"/>
        </w:rPr>
      </w:r>
    </w:p>
    <w:p w:rsidR="00000000" w:rsidDel="00000000" w:rsidP="00000000" w:rsidRDefault="00000000" w:rsidRPr="00000000" w14:paraId="00000478">
      <w:pPr>
        <w:pStyle w:val="Heading2"/>
        <w:keepNext w:val="0"/>
        <w:keepLines w:val="0"/>
        <w:ind w:left="0" w:firstLine="0"/>
        <w:rPr/>
      </w:pPr>
      <w:bookmarkStart w:colFirst="0" w:colLast="0" w:name="_a4kzh0u9zzgd" w:id="80"/>
      <w:bookmarkEnd w:id="80"/>
      <w:r w:rsidDel="00000000" w:rsidR="00000000" w:rsidRPr="00000000">
        <w:rPr>
          <w:sz w:val="34"/>
          <w:szCs w:val="34"/>
          <w:rtl w:val="0"/>
        </w:rPr>
        <w:t xml:space="preserve">4) Additional Instructions re Technical support </w:t>
      </w:r>
      <w:r w:rsidDel="00000000" w:rsidR="00000000" w:rsidRPr="00000000">
        <w:rPr>
          <w:rtl w:val="0"/>
        </w:rPr>
      </w:r>
    </w:p>
    <w:p w:rsidR="00000000" w:rsidDel="00000000" w:rsidP="00000000" w:rsidRDefault="00000000" w:rsidRPr="00000000" w14:paraId="00000479">
      <w:pPr>
        <w:ind w:left="440" w:firstLine="0"/>
        <w:rPr>
          <w:color w:val="111111"/>
          <w:sz w:val="26"/>
          <w:szCs w:val="26"/>
        </w:rPr>
      </w:pPr>
      <w:r w:rsidDel="00000000" w:rsidR="00000000" w:rsidRPr="00000000">
        <w:rPr>
          <w:rtl w:val="0"/>
        </w:rPr>
      </w:r>
    </w:p>
    <w:p w:rsidR="00000000" w:rsidDel="00000000" w:rsidP="00000000" w:rsidRDefault="00000000" w:rsidRPr="00000000" w14:paraId="0000047A">
      <w:pPr>
        <w:ind w:left="440" w:firstLine="0"/>
        <w:rPr>
          <w:color w:val="111111"/>
          <w:sz w:val="26"/>
          <w:szCs w:val="26"/>
        </w:rPr>
      </w:pPr>
      <w:r w:rsidDel="00000000" w:rsidR="00000000" w:rsidRPr="00000000">
        <w:rPr>
          <w:color w:val="111111"/>
          <w:sz w:val="26"/>
          <w:szCs w:val="26"/>
          <w:rtl w:val="0"/>
        </w:rPr>
        <w:t xml:space="preserve">Implementation Guardrails for Builders</w:t>
      </w:r>
    </w:p>
    <w:p w:rsidR="00000000" w:rsidDel="00000000" w:rsidP="00000000" w:rsidRDefault="00000000" w:rsidRPr="00000000" w14:paraId="0000047B">
      <w:pPr>
        <w:ind w:left="440" w:firstLine="0"/>
        <w:rPr>
          <w:color w:val="111111"/>
          <w:sz w:val="26"/>
          <w:szCs w:val="26"/>
        </w:rPr>
      </w:pPr>
      <w:r w:rsidDel="00000000" w:rsidR="00000000" w:rsidRPr="00000000">
        <w:rPr>
          <w:rtl w:val="0"/>
        </w:rPr>
      </w:r>
    </w:p>
    <w:p w:rsidR="00000000" w:rsidDel="00000000" w:rsidP="00000000" w:rsidRDefault="00000000" w:rsidRPr="00000000" w14:paraId="0000047C">
      <w:pPr>
        <w:ind w:left="440" w:firstLine="0"/>
        <w:rPr>
          <w:color w:val="111111"/>
          <w:sz w:val="26"/>
          <w:szCs w:val="26"/>
        </w:rPr>
      </w:pPr>
      <w:r w:rsidDel="00000000" w:rsidR="00000000" w:rsidRPr="00000000">
        <w:rPr>
          <w:color w:val="111111"/>
          <w:sz w:val="26"/>
          <w:szCs w:val="26"/>
          <w:rtl w:val="0"/>
        </w:rPr>
        <w:t xml:space="preserve">Please prioritize:</w:t>
      </w:r>
    </w:p>
    <w:p w:rsidR="00000000" w:rsidDel="00000000" w:rsidP="00000000" w:rsidRDefault="00000000" w:rsidRPr="00000000" w14:paraId="0000047D">
      <w:pPr>
        <w:numPr>
          <w:ilvl w:val="0"/>
          <w:numId w:val="99"/>
        </w:numPr>
        <w:spacing w:after="0" w:afterAutospacing="0" w:before="480" w:lineRule="auto"/>
        <w:ind w:left="720" w:hanging="360"/>
      </w:pPr>
      <w:r w:rsidDel="00000000" w:rsidR="00000000" w:rsidRPr="00000000">
        <w:rPr>
          <w:color w:val="111111"/>
          <w:sz w:val="26"/>
          <w:szCs w:val="26"/>
          <w:rtl w:val="0"/>
        </w:rPr>
        <w:t xml:space="preserve">Open-source or privacy-first tools</w:t>
        <w:br w:type="textWrapping"/>
      </w:r>
    </w:p>
    <w:p w:rsidR="00000000" w:rsidDel="00000000" w:rsidP="00000000" w:rsidRDefault="00000000" w:rsidRPr="00000000" w14:paraId="0000047E">
      <w:pPr>
        <w:numPr>
          <w:ilvl w:val="0"/>
          <w:numId w:val="99"/>
        </w:numPr>
        <w:spacing w:after="0" w:afterAutospacing="0" w:before="0" w:beforeAutospacing="0" w:lineRule="auto"/>
        <w:ind w:left="720" w:hanging="360"/>
      </w:pPr>
      <w:r w:rsidDel="00000000" w:rsidR="00000000" w:rsidRPr="00000000">
        <w:rPr>
          <w:color w:val="111111"/>
          <w:sz w:val="26"/>
          <w:szCs w:val="26"/>
          <w:rtl w:val="0"/>
        </w:rPr>
        <w:t xml:space="preserve">GDPR-friendly data handling</w:t>
        <w:br w:type="textWrapping"/>
      </w:r>
    </w:p>
    <w:p w:rsidR="00000000" w:rsidDel="00000000" w:rsidP="00000000" w:rsidRDefault="00000000" w:rsidRPr="00000000" w14:paraId="0000047F">
      <w:pPr>
        <w:numPr>
          <w:ilvl w:val="0"/>
          <w:numId w:val="99"/>
        </w:numPr>
        <w:spacing w:after="0" w:afterAutospacing="0" w:before="0" w:beforeAutospacing="0" w:lineRule="auto"/>
        <w:ind w:left="720" w:hanging="360"/>
      </w:pPr>
      <w:r w:rsidDel="00000000" w:rsidR="00000000" w:rsidRPr="00000000">
        <w:rPr>
          <w:color w:val="111111"/>
          <w:sz w:val="26"/>
          <w:szCs w:val="26"/>
          <w:rtl w:val="0"/>
        </w:rPr>
        <w:t xml:space="preserve">Minimal data collection</w:t>
        <w:br w:type="textWrapping"/>
      </w:r>
    </w:p>
    <w:p w:rsidR="00000000" w:rsidDel="00000000" w:rsidP="00000000" w:rsidRDefault="00000000" w:rsidRPr="00000000" w14:paraId="00000480">
      <w:pPr>
        <w:numPr>
          <w:ilvl w:val="0"/>
          <w:numId w:val="99"/>
        </w:numPr>
        <w:spacing w:after="0" w:afterAutospacing="0" w:before="0" w:beforeAutospacing="0" w:lineRule="auto"/>
        <w:ind w:left="720" w:hanging="360"/>
      </w:pPr>
      <w:r w:rsidDel="00000000" w:rsidR="00000000" w:rsidRPr="00000000">
        <w:rPr>
          <w:color w:val="111111"/>
          <w:sz w:val="26"/>
          <w:szCs w:val="26"/>
          <w:rtl w:val="0"/>
        </w:rPr>
        <w:t xml:space="preserve">No resale or third-party sharing of participant data</w:t>
        <w:br w:type="textWrapping"/>
      </w:r>
    </w:p>
    <w:p w:rsidR="00000000" w:rsidDel="00000000" w:rsidP="00000000" w:rsidRDefault="00000000" w:rsidRPr="00000000" w14:paraId="00000481">
      <w:pPr>
        <w:numPr>
          <w:ilvl w:val="0"/>
          <w:numId w:val="99"/>
        </w:numPr>
        <w:spacing w:after="0" w:afterAutospacing="0" w:before="0" w:beforeAutospacing="0" w:lineRule="auto"/>
        <w:ind w:left="720" w:hanging="360"/>
      </w:pPr>
      <w:r w:rsidDel="00000000" w:rsidR="00000000" w:rsidRPr="00000000">
        <w:rPr>
          <w:color w:val="111111"/>
          <w:sz w:val="26"/>
          <w:szCs w:val="26"/>
          <w:rtl w:val="0"/>
        </w:rPr>
        <w:t xml:space="preserve">Clear consent prompts</w:t>
        <w:br w:type="textWrapping"/>
      </w:r>
    </w:p>
    <w:p w:rsidR="00000000" w:rsidDel="00000000" w:rsidP="00000000" w:rsidRDefault="00000000" w:rsidRPr="00000000" w14:paraId="00000482">
      <w:pPr>
        <w:numPr>
          <w:ilvl w:val="0"/>
          <w:numId w:val="99"/>
        </w:numPr>
        <w:spacing w:after="0" w:afterAutospacing="0" w:before="0" w:beforeAutospacing="0" w:lineRule="auto"/>
        <w:ind w:left="720" w:hanging="360"/>
      </w:pPr>
      <w:r w:rsidDel="00000000" w:rsidR="00000000" w:rsidRPr="00000000">
        <w:rPr>
          <w:color w:val="111111"/>
          <w:sz w:val="26"/>
          <w:szCs w:val="26"/>
          <w:rtl w:val="0"/>
        </w:rPr>
        <w:t xml:space="preserve">Participant ability to opt out of recordings</w:t>
        <w:br w:type="textWrapping"/>
      </w:r>
    </w:p>
    <w:p w:rsidR="00000000" w:rsidDel="00000000" w:rsidP="00000000" w:rsidRDefault="00000000" w:rsidRPr="00000000" w14:paraId="00000483">
      <w:pPr>
        <w:numPr>
          <w:ilvl w:val="0"/>
          <w:numId w:val="99"/>
        </w:numPr>
        <w:spacing w:after="480" w:before="0" w:beforeAutospacing="0" w:lineRule="auto"/>
        <w:ind w:left="720" w:hanging="360"/>
      </w:pPr>
      <w:r w:rsidDel="00000000" w:rsidR="00000000" w:rsidRPr="00000000">
        <w:rPr>
          <w:color w:val="111111"/>
          <w:sz w:val="26"/>
          <w:szCs w:val="26"/>
          <w:rtl w:val="0"/>
        </w:rPr>
        <w:t xml:space="preserve">Easy content removal on request</w:t>
        <w:br w:type="textWrapping"/>
      </w:r>
    </w:p>
    <w:p w:rsidR="00000000" w:rsidDel="00000000" w:rsidP="00000000" w:rsidRDefault="00000000" w:rsidRPr="00000000" w14:paraId="00000484">
      <w:pPr>
        <w:ind w:left="440" w:firstLine="0"/>
        <w:rPr>
          <w:color w:val="111111"/>
          <w:sz w:val="26"/>
          <w:szCs w:val="26"/>
        </w:rPr>
      </w:pPr>
      <w:r w:rsidDel="00000000" w:rsidR="00000000" w:rsidRPr="00000000">
        <w:rPr>
          <w:rtl w:val="0"/>
        </w:rPr>
      </w:r>
    </w:p>
    <w:p w:rsidR="00000000" w:rsidDel="00000000" w:rsidP="00000000" w:rsidRDefault="00000000" w:rsidRPr="00000000" w14:paraId="00000485">
      <w:pPr>
        <w:ind w:left="440" w:firstLine="0"/>
        <w:rPr>
          <w:color w:val="111111"/>
          <w:sz w:val="26"/>
          <w:szCs w:val="26"/>
        </w:rPr>
      </w:pPr>
      <w:r w:rsidDel="00000000" w:rsidR="00000000" w:rsidRPr="00000000">
        <w:rPr>
          <w:color w:val="111111"/>
          <w:sz w:val="26"/>
          <w:szCs w:val="26"/>
          <w:rtl w:val="0"/>
        </w:rPr>
        <w:t xml:space="preserve">Avoid:</w:t>
      </w:r>
    </w:p>
    <w:p w:rsidR="00000000" w:rsidDel="00000000" w:rsidP="00000000" w:rsidRDefault="00000000" w:rsidRPr="00000000" w14:paraId="00000486">
      <w:pPr>
        <w:numPr>
          <w:ilvl w:val="0"/>
          <w:numId w:val="27"/>
        </w:numPr>
        <w:spacing w:after="0" w:afterAutospacing="0" w:before="480" w:lineRule="auto"/>
        <w:ind w:left="720" w:hanging="360"/>
      </w:pPr>
      <w:r w:rsidDel="00000000" w:rsidR="00000000" w:rsidRPr="00000000">
        <w:rPr>
          <w:color w:val="111111"/>
          <w:sz w:val="26"/>
          <w:szCs w:val="26"/>
          <w:rtl w:val="0"/>
        </w:rPr>
        <w:t xml:space="preserve">Zoom or Meta platforms</w:t>
        <w:br w:type="textWrapping"/>
      </w:r>
    </w:p>
    <w:p w:rsidR="00000000" w:rsidDel="00000000" w:rsidP="00000000" w:rsidRDefault="00000000" w:rsidRPr="00000000" w14:paraId="00000487">
      <w:pPr>
        <w:numPr>
          <w:ilvl w:val="0"/>
          <w:numId w:val="27"/>
        </w:numPr>
        <w:spacing w:after="0" w:afterAutospacing="0" w:before="0" w:beforeAutospacing="0" w:lineRule="auto"/>
        <w:ind w:left="720" w:hanging="360"/>
      </w:pPr>
      <w:r w:rsidDel="00000000" w:rsidR="00000000" w:rsidRPr="00000000">
        <w:rPr>
          <w:color w:val="111111"/>
          <w:sz w:val="26"/>
          <w:szCs w:val="26"/>
          <w:rtl w:val="0"/>
        </w:rPr>
        <w:t xml:space="preserve">Tools with ambiguous media rights clauses</w:t>
        <w:br w:type="textWrapping"/>
      </w:r>
    </w:p>
    <w:p w:rsidR="00000000" w:rsidDel="00000000" w:rsidP="00000000" w:rsidRDefault="00000000" w:rsidRPr="00000000" w14:paraId="00000488">
      <w:pPr>
        <w:numPr>
          <w:ilvl w:val="0"/>
          <w:numId w:val="27"/>
        </w:numPr>
        <w:spacing w:after="0" w:afterAutospacing="0" w:before="0" w:beforeAutospacing="0" w:lineRule="auto"/>
        <w:ind w:left="720" w:hanging="360"/>
      </w:pPr>
      <w:r w:rsidDel="00000000" w:rsidR="00000000" w:rsidRPr="00000000">
        <w:rPr>
          <w:color w:val="111111"/>
          <w:sz w:val="26"/>
          <w:szCs w:val="26"/>
          <w:rtl w:val="0"/>
        </w:rPr>
        <w:t xml:space="preserve">Forced logins or invasive tracking</w:t>
        <w:br w:type="textWrapping"/>
      </w:r>
    </w:p>
    <w:p w:rsidR="00000000" w:rsidDel="00000000" w:rsidP="00000000" w:rsidRDefault="00000000" w:rsidRPr="00000000" w14:paraId="00000489">
      <w:pPr>
        <w:numPr>
          <w:ilvl w:val="0"/>
          <w:numId w:val="27"/>
        </w:numPr>
        <w:spacing w:after="480" w:before="0" w:beforeAutospacing="0" w:lineRule="auto"/>
        <w:ind w:left="720" w:hanging="360"/>
      </w:pPr>
      <w:r w:rsidDel="00000000" w:rsidR="00000000" w:rsidRPr="00000000">
        <w:rPr>
          <w:color w:val="111111"/>
          <w:sz w:val="26"/>
          <w:szCs w:val="26"/>
          <w:rtl w:val="0"/>
        </w:rPr>
        <w:t xml:space="preserve">Complex onboarding flows that create friction</w:t>
        <w:br w:type="textWrapping"/>
      </w:r>
    </w:p>
    <w:p w:rsidR="00000000" w:rsidDel="00000000" w:rsidP="00000000" w:rsidRDefault="00000000" w:rsidRPr="00000000" w14:paraId="0000048A">
      <w:pPr>
        <w:spacing w:after="480" w:before="480" w:lineRule="auto"/>
        <w:ind w:left="0" w:firstLine="0"/>
        <w:rPr>
          <w:color w:val="111111"/>
          <w:sz w:val="26"/>
          <w:szCs w:val="26"/>
        </w:rPr>
      </w:pPr>
      <w:r w:rsidDel="00000000" w:rsidR="00000000" w:rsidRPr="00000000">
        <w:rPr>
          <w:rtl w:val="0"/>
        </w:rPr>
      </w:r>
    </w:p>
    <w:p w:rsidR="00000000" w:rsidDel="00000000" w:rsidP="00000000" w:rsidRDefault="00000000" w:rsidRPr="00000000" w14:paraId="0000048B">
      <w:pPr>
        <w:spacing w:after="240" w:before="240" w:lineRule="auto"/>
        <w:ind w:left="0" w:firstLine="0"/>
        <w:rPr>
          <w:color w:val="111111"/>
          <w:sz w:val="26"/>
          <w:szCs w:val="26"/>
        </w:rPr>
      </w:pPr>
      <w:r w:rsidDel="00000000" w:rsidR="00000000" w:rsidRPr="00000000">
        <w:rPr>
          <w:rtl w:val="0"/>
        </w:rPr>
      </w:r>
    </w:p>
    <w:p w:rsidR="00000000" w:rsidDel="00000000" w:rsidP="00000000" w:rsidRDefault="00000000" w:rsidRPr="00000000" w14:paraId="0000048C">
      <w:pPr>
        <w:pStyle w:val="Heading1"/>
        <w:keepNext w:val="0"/>
        <w:keepLines w:val="0"/>
        <w:ind w:left="0" w:firstLine="0"/>
        <w:rPr>
          <w:color w:val="111111"/>
          <w:sz w:val="46"/>
          <w:szCs w:val="46"/>
        </w:rPr>
      </w:pPr>
      <w:bookmarkStart w:colFirst="0" w:colLast="0" w:name="_gbcsdfis4aks" w:id="81"/>
      <w:bookmarkEnd w:id="81"/>
      <w:r w:rsidDel="00000000" w:rsidR="00000000" w:rsidRPr="00000000">
        <w:rPr>
          <w:color w:val="111111"/>
          <w:sz w:val="46"/>
          <w:szCs w:val="46"/>
          <w:rtl w:val="0"/>
        </w:rPr>
        <w:t xml:space="preserve">🛠️ TECH BUILDER CHECKLIST</w:t>
      </w:r>
    </w:p>
    <w:p w:rsidR="00000000" w:rsidDel="00000000" w:rsidP="00000000" w:rsidRDefault="00000000" w:rsidRPr="00000000" w14:paraId="0000048D">
      <w:pPr>
        <w:spacing w:after="240" w:before="240" w:lineRule="auto"/>
        <w:ind w:left="0" w:firstLine="0"/>
        <w:rPr>
          <w:color w:val="111111"/>
          <w:sz w:val="26"/>
          <w:szCs w:val="26"/>
        </w:rPr>
      </w:pPr>
      <w:r w:rsidDel="00000000" w:rsidR="00000000" w:rsidRPr="00000000">
        <w:rPr>
          <w:color w:val="111111"/>
          <w:sz w:val="26"/>
          <w:szCs w:val="26"/>
          <w:rtl w:val="0"/>
        </w:rPr>
        <w:t xml:space="preserve">Project: Live with Syd — Regenerative Futures Platform</w:t>
      </w:r>
    </w:p>
    <w:p w:rsidR="00000000" w:rsidDel="00000000" w:rsidP="00000000" w:rsidRDefault="00000000" w:rsidRPr="00000000" w14:paraId="0000048E">
      <w:pPr>
        <w:spacing w:after="240" w:before="240" w:lineRule="auto"/>
        <w:ind w:left="0" w:firstLine="0"/>
        <w:rPr>
          <w:color w:val="111111"/>
          <w:sz w:val="26"/>
          <w:szCs w:val="26"/>
        </w:rPr>
      </w:pPr>
      <w:r w:rsidDel="00000000" w:rsidR="00000000" w:rsidRPr="00000000">
        <w:rPr>
          <w:color w:val="111111"/>
          <w:sz w:val="26"/>
          <w:szCs w:val="26"/>
          <w:rtl w:val="0"/>
        </w:rPr>
        <w:t xml:space="preserve">Goal: Launch a privacy-respecting, scalable, co-creative live session ecosystem</w:t>
      </w:r>
    </w:p>
    <w:p w:rsidR="00000000" w:rsidDel="00000000" w:rsidP="00000000" w:rsidRDefault="00000000" w:rsidRPr="00000000" w14:paraId="0000048F">
      <w:pPr>
        <w:spacing w:after="240" w:before="240" w:lineRule="auto"/>
        <w:ind w:left="0" w:firstLine="0"/>
        <w:rPr>
          <w:color w:val="111111"/>
          <w:sz w:val="26"/>
          <w:szCs w:val="26"/>
        </w:rPr>
      </w:pPr>
      <w:r w:rsidDel="00000000" w:rsidR="00000000" w:rsidRPr="00000000">
        <w:rPr>
          <w:color w:val="111111"/>
          <w:sz w:val="26"/>
          <w:szCs w:val="26"/>
          <w:rtl w:val="0"/>
        </w:rPr>
        <w:t xml:space="preserve">Owner: Syd Griffith</w:t>
      </w:r>
    </w:p>
    <w:p w:rsidR="00000000" w:rsidDel="00000000" w:rsidP="00000000" w:rsidRDefault="00000000" w:rsidRPr="00000000" w14:paraId="00000490">
      <w:pPr>
        <w:spacing w:after="240" w:before="240" w:lineRule="auto"/>
        <w:ind w:left="0" w:firstLine="0"/>
        <w:rPr>
          <w:color w:val="111111"/>
          <w:sz w:val="26"/>
          <w:szCs w:val="26"/>
        </w:rPr>
      </w:pPr>
      <w:r w:rsidDel="00000000" w:rsidR="00000000" w:rsidRPr="00000000">
        <w:rPr>
          <w:color w:val="111111"/>
          <w:sz w:val="26"/>
          <w:szCs w:val="26"/>
          <w:rtl w:val="0"/>
        </w:rPr>
        <w:t xml:space="preserve">Launch Target: February</w:t>
      </w:r>
    </w:p>
    <w:p w:rsidR="00000000" w:rsidDel="00000000" w:rsidP="00000000" w:rsidRDefault="00000000" w:rsidRPr="00000000" w14:paraId="00000491">
      <w:pPr>
        <w:spacing w:after="240" w:before="240" w:lineRule="auto"/>
        <w:ind w:left="0" w:firstLine="0"/>
        <w:rPr>
          <w:color w:val="111111"/>
          <w:sz w:val="26"/>
          <w:szCs w:val="26"/>
        </w:rPr>
      </w:pPr>
      <w:r w:rsidDel="00000000" w:rsidR="00000000" w:rsidRPr="00000000">
        <w:rPr>
          <w:color w:val="111111"/>
          <w:sz w:val="26"/>
          <w:szCs w:val="26"/>
          <w:rtl w:val="0"/>
        </w:rPr>
        <w:t xml:space="preserve">Stack Preference: Open-source + privacy-first + low-friction</w:t>
      </w:r>
    </w:p>
    <w:p w:rsidR="00000000" w:rsidDel="00000000" w:rsidP="00000000" w:rsidRDefault="00000000" w:rsidRPr="00000000" w14:paraId="00000492">
      <w:pPr>
        <w:spacing w:after="240" w:before="240" w:lineRule="auto"/>
        <w:ind w:left="0" w:firstLine="0"/>
        <w:rPr>
          <w:color w:val="11111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3">
      <w:pPr>
        <w:pStyle w:val="Heading2"/>
        <w:keepNext w:val="0"/>
        <w:keepLines w:val="0"/>
        <w:ind w:left="0" w:firstLine="0"/>
        <w:rPr>
          <w:color w:val="111111"/>
          <w:sz w:val="34"/>
          <w:szCs w:val="34"/>
        </w:rPr>
      </w:pPr>
      <w:bookmarkStart w:colFirst="0" w:colLast="0" w:name="_z8isjkef03ud" w:id="82"/>
      <w:bookmarkEnd w:id="82"/>
      <w:r w:rsidDel="00000000" w:rsidR="00000000" w:rsidRPr="00000000">
        <w:rPr>
          <w:color w:val="111111"/>
          <w:sz w:val="34"/>
          <w:szCs w:val="34"/>
          <w:rtl w:val="0"/>
        </w:rPr>
        <w:t xml:space="preserve">PHASE 0 — FOUNDATIONAL GUARDRAILS (DO THIS FIRST)</w:t>
      </w:r>
    </w:p>
    <w:p w:rsidR="00000000" w:rsidDel="00000000" w:rsidP="00000000" w:rsidRDefault="00000000" w:rsidRPr="00000000" w14:paraId="00000494">
      <w:pPr>
        <w:spacing w:after="240" w:before="240" w:lineRule="auto"/>
        <w:ind w:left="0" w:firstLine="0"/>
        <w:rPr>
          <w:color w:val="111111"/>
          <w:sz w:val="26"/>
          <w:szCs w:val="26"/>
        </w:rPr>
      </w:pPr>
      <w:r w:rsidDel="00000000" w:rsidR="00000000" w:rsidRPr="00000000">
        <w:rPr>
          <w:color w:val="111111"/>
          <w:sz w:val="26"/>
          <w:szCs w:val="26"/>
          <w:rtl w:val="0"/>
        </w:rPr>
        <w:t xml:space="preserve">Builder must confirm in writing:</w:t>
      </w:r>
    </w:p>
    <w:p w:rsidR="00000000" w:rsidDel="00000000" w:rsidP="00000000" w:rsidRDefault="00000000" w:rsidRPr="00000000" w14:paraId="00000495">
      <w:pPr>
        <w:spacing w:after="240" w:before="240" w:lineRule="auto"/>
        <w:ind w:left="0" w:firstLine="0"/>
        <w:rPr>
          <w:color w:val="111111"/>
          <w:sz w:val="26"/>
          <w:szCs w:val="26"/>
        </w:rPr>
      </w:pPr>
      <w:r w:rsidDel="00000000" w:rsidR="00000000" w:rsidRPr="00000000">
        <w:rPr>
          <w:color w:val="111111"/>
          <w:sz w:val="26"/>
          <w:szCs w:val="26"/>
          <w:rtl w:val="0"/>
        </w:rPr>
        <w:t xml:space="preserve">☐ No Zoom, Meta, or surveillance-based platforms</w:t>
      </w:r>
    </w:p>
    <w:p w:rsidR="00000000" w:rsidDel="00000000" w:rsidP="00000000" w:rsidRDefault="00000000" w:rsidRPr="00000000" w14:paraId="00000496">
      <w:pPr>
        <w:spacing w:after="240" w:before="240" w:lineRule="auto"/>
        <w:ind w:left="0" w:firstLine="0"/>
        <w:rPr>
          <w:color w:val="111111"/>
          <w:sz w:val="26"/>
          <w:szCs w:val="26"/>
        </w:rPr>
      </w:pPr>
      <w:r w:rsidDel="00000000" w:rsidR="00000000" w:rsidRPr="00000000">
        <w:rPr>
          <w:color w:val="111111"/>
          <w:sz w:val="26"/>
          <w:szCs w:val="26"/>
          <w:rtl w:val="0"/>
        </w:rPr>
        <w:t xml:space="preserve">☐ No resale or third-party sharing of participant data</w:t>
      </w:r>
    </w:p>
    <w:p w:rsidR="00000000" w:rsidDel="00000000" w:rsidP="00000000" w:rsidRDefault="00000000" w:rsidRPr="00000000" w14:paraId="00000497">
      <w:pPr>
        <w:spacing w:after="240" w:before="240" w:lineRule="auto"/>
        <w:ind w:left="0" w:firstLine="0"/>
        <w:rPr>
          <w:color w:val="111111"/>
          <w:sz w:val="26"/>
          <w:szCs w:val="26"/>
        </w:rPr>
      </w:pPr>
      <w:r w:rsidDel="00000000" w:rsidR="00000000" w:rsidRPr="00000000">
        <w:rPr>
          <w:color w:val="111111"/>
          <w:sz w:val="26"/>
          <w:szCs w:val="26"/>
          <w:rtl w:val="0"/>
        </w:rPr>
        <w:t xml:space="preserve">☐ No tools with ambiguous media rights clauses</w:t>
      </w:r>
    </w:p>
    <w:p w:rsidR="00000000" w:rsidDel="00000000" w:rsidP="00000000" w:rsidRDefault="00000000" w:rsidRPr="00000000" w14:paraId="00000498">
      <w:pPr>
        <w:spacing w:after="240" w:before="240" w:lineRule="auto"/>
        <w:ind w:left="0" w:firstLine="0"/>
        <w:rPr>
          <w:color w:val="111111"/>
          <w:sz w:val="26"/>
          <w:szCs w:val="26"/>
        </w:rPr>
      </w:pPr>
      <w:r w:rsidDel="00000000" w:rsidR="00000000" w:rsidRPr="00000000">
        <w:rPr>
          <w:color w:val="111111"/>
          <w:sz w:val="26"/>
          <w:szCs w:val="26"/>
          <w:rtl w:val="0"/>
        </w:rPr>
        <w:t xml:space="preserve">☐ GDPR-friendly defaults</w:t>
      </w:r>
    </w:p>
    <w:p w:rsidR="00000000" w:rsidDel="00000000" w:rsidP="00000000" w:rsidRDefault="00000000" w:rsidRPr="00000000" w14:paraId="00000499">
      <w:pPr>
        <w:spacing w:after="240" w:before="240" w:lineRule="auto"/>
        <w:ind w:left="0" w:firstLine="0"/>
        <w:rPr>
          <w:color w:val="111111"/>
          <w:sz w:val="26"/>
          <w:szCs w:val="26"/>
        </w:rPr>
      </w:pPr>
      <w:r w:rsidDel="00000000" w:rsidR="00000000" w:rsidRPr="00000000">
        <w:rPr>
          <w:color w:val="111111"/>
          <w:sz w:val="26"/>
          <w:szCs w:val="26"/>
          <w:rtl w:val="0"/>
        </w:rPr>
        <w:t xml:space="preserve">☐ Minimal data collection only</w:t>
      </w:r>
    </w:p>
    <w:p w:rsidR="00000000" w:rsidDel="00000000" w:rsidP="00000000" w:rsidRDefault="00000000" w:rsidRPr="00000000" w14:paraId="0000049A">
      <w:pPr>
        <w:spacing w:after="240" w:before="240" w:lineRule="auto"/>
        <w:ind w:left="0" w:firstLine="0"/>
        <w:rPr>
          <w:color w:val="111111"/>
          <w:sz w:val="26"/>
          <w:szCs w:val="26"/>
        </w:rPr>
      </w:pPr>
      <w:r w:rsidDel="00000000" w:rsidR="00000000" w:rsidRPr="00000000">
        <w:rPr>
          <w:color w:val="111111"/>
          <w:sz w:val="26"/>
          <w:szCs w:val="26"/>
          <w:rtl w:val="0"/>
        </w:rPr>
        <w:t xml:space="preserve">☐ Explicit consent flows for recording</w:t>
      </w:r>
    </w:p>
    <w:p w:rsidR="00000000" w:rsidDel="00000000" w:rsidP="00000000" w:rsidRDefault="00000000" w:rsidRPr="00000000" w14:paraId="0000049B">
      <w:pPr>
        <w:spacing w:after="240" w:before="240" w:lineRule="auto"/>
        <w:ind w:left="0" w:firstLine="0"/>
        <w:rPr>
          <w:color w:val="111111"/>
          <w:sz w:val="26"/>
          <w:szCs w:val="26"/>
        </w:rPr>
      </w:pPr>
      <w:r w:rsidDel="00000000" w:rsidR="00000000" w:rsidRPr="00000000">
        <w:rPr>
          <w:color w:val="111111"/>
          <w:sz w:val="26"/>
          <w:szCs w:val="26"/>
          <w:rtl w:val="0"/>
        </w:rPr>
        <w:t xml:space="preserve">☐ Participant opt-out from recordings supported</w:t>
      </w:r>
    </w:p>
    <w:p w:rsidR="00000000" w:rsidDel="00000000" w:rsidP="00000000" w:rsidRDefault="00000000" w:rsidRPr="00000000" w14:paraId="0000049C">
      <w:pPr>
        <w:spacing w:after="240" w:before="240" w:lineRule="auto"/>
        <w:ind w:left="0" w:firstLine="0"/>
        <w:rPr>
          <w:color w:val="111111"/>
          <w:sz w:val="26"/>
          <w:szCs w:val="26"/>
        </w:rPr>
      </w:pPr>
      <w:r w:rsidDel="00000000" w:rsidR="00000000" w:rsidRPr="00000000">
        <w:rPr>
          <w:color w:val="111111"/>
          <w:sz w:val="26"/>
          <w:szCs w:val="26"/>
          <w:rtl w:val="0"/>
        </w:rPr>
        <w:t xml:space="preserve">☐ Content removal on request is technically feasible</w:t>
      </w:r>
    </w:p>
    <w:p w:rsidR="00000000" w:rsidDel="00000000" w:rsidP="00000000" w:rsidRDefault="00000000" w:rsidRPr="00000000" w14:paraId="0000049D">
      <w:pPr>
        <w:spacing w:after="240" w:before="240" w:lineRule="auto"/>
        <w:ind w:left="0" w:firstLine="0"/>
        <w:rPr>
          <w:color w:val="111111"/>
          <w:sz w:val="26"/>
          <w:szCs w:val="26"/>
        </w:rPr>
      </w:pPr>
      <w:r w:rsidDel="00000000" w:rsidR="00000000" w:rsidRPr="00000000">
        <w:rPr>
          <w:color w:val="111111"/>
          <w:sz w:val="26"/>
          <w:szCs w:val="26"/>
          <w:rtl w:val="0"/>
        </w:rPr>
        <w:t xml:space="preserve">☐ All recordings remain fully owned by Syd</w:t>
      </w:r>
    </w:p>
    <w:p w:rsidR="00000000" w:rsidDel="00000000" w:rsidP="00000000" w:rsidRDefault="00000000" w:rsidRPr="00000000" w14:paraId="0000049E">
      <w:pPr>
        <w:spacing w:after="240" w:before="240" w:lineRule="auto"/>
        <w:ind w:left="0" w:firstLine="0"/>
        <w:rPr>
          <w:color w:val="111111"/>
          <w:sz w:val="26"/>
          <w:szCs w:val="26"/>
        </w:rPr>
      </w:pPr>
      <w:r w:rsidDel="00000000" w:rsidR="00000000" w:rsidRPr="00000000">
        <w:rPr>
          <w:color w:val="111111"/>
          <w:sz w:val="26"/>
          <w:szCs w:val="26"/>
          <w:rtl w:val="0"/>
        </w:rPr>
        <w:t xml:space="preserve">☐ No forced account creation for participants</w:t>
      </w:r>
    </w:p>
    <w:p w:rsidR="00000000" w:rsidDel="00000000" w:rsidP="00000000" w:rsidRDefault="00000000" w:rsidRPr="00000000" w14:paraId="0000049F">
      <w:pPr>
        <w:spacing w:after="240" w:before="240" w:lineRule="auto"/>
        <w:ind w:left="0" w:firstLine="0"/>
        <w:rPr>
          <w:color w:val="111111"/>
          <w:sz w:val="26"/>
          <w:szCs w:val="26"/>
        </w:rPr>
      </w:pPr>
      <w:r w:rsidDel="00000000" w:rsidR="00000000" w:rsidRPr="00000000">
        <w:rPr>
          <w:color w:val="111111"/>
          <w:sz w:val="26"/>
          <w:szCs w:val="26"/>
          <w:rtl w:val="0"/>
        </w:rPr>
        <w:t xml:space="preserve">☐ Simple UX for non-technical users</w:t>
      </w:r>
    </w:p>
    <w:p w:rsidR="00000000" w:rsidDel="00000000" w:rsidP="00000000" w:rsidRDefault="00000000" w:rsidRPr="00000000" w14:paraId="000004A0">
      <w:pPr>
        <w:spacing w:after="240" w:before="240" w:lineRule="auto"/>
        <w:ind w:left="0" w:firstLine="0"/>
        <w:rPr>
          <w:color w:val="111111"/>
          <w:sz w:val="26"/>
          <w:szCs w:val="26"/>
        </w:rPr>
      </w:pPr>
      <w:r w:rsidDel="00000000" w:rsidR="00000000" w:rsidRPr="00000000">
        <w:rPr>
          <w:color w:val="111111"/>
          <w:sz w:val="26"/>
          <w:szCs w:val="26"/>
          <w:rtl w:val="0"/>
        </w:rPr>
        <w:t xml:space="preserve">Acceptance Criteria:</w:t>
      </w:r>
    </w:p>
    <w:p w:rsidR="00000000" w:rsidDel="00000000" w:rsidP="00000000" w:rsidRDefault="00000000" w:rsidRPr="00000000" w14:paraId="000004A1">
      <w:pPr>
        <w:spacing w:after="240" w:before="240" w:lineRule="auto"/>
        <w:ind w:left="0" w:firstLine="0"/>
        <w:rPr>
          <w:color w:val="111111"/>
          <w:sz w:val="26"/>
          <w:szCs w:val="26"/>
        </w:rPr>
      </w:pPr>
      <w:r w:rsidDel="00000000" w:rsidR="00000000" w:rsidRPr="00000000">
        <w:rPr>
          <w:color w:val="111111"/>
          <w:sz w:val="26"/>
          <w:szCs w:val="26"/>
          <w:rtl w:val="0"/>
        </w:rPr>
        <w:t xml:space="preserve">Builder provides a 1-page stack rationale explaining why each tool meets these guardrails.</w:t>
      </w:r>
    </w:p>
    <w:p w:rsidR="00000000" w:rsidDel="00000000" w:rsidP="00000000" w:rsidRDefault="00000000" w:rsidRPr="00000000" w14:paraId="000004A2">
      <w:pPr>
        <w:spacing w:after="240" w:before="240" w:lineRule="auto"/>
        <w:ind w:left="0" w:firstLine="0"/>
        <w:rPr>
          <w:color w:val="11111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3">
      <w:pPr>
        <w:pStyle w:val="Heading2"/>
        <w:keepNext w:val="0"/>
        <w:keepLines w:val="0"/>
        <w:ind w:left="0" w:firstLine="0"/>
        <w:rPr>
          <w:color w:val="111111"/>
          <w:sz w:val="34"/>
          <w:szCs w:val="34"/>
        </w:rPr>
      </w:pPr>
      <w:bookmarkStart w:colFirst="0" w:colLast="0" w:name="_me371lk67dpj" w:id="83"/>
      <w:bookmarkEnd w:id="83"/>
      <w:r w:rsidDel="00000000" w:rsidR="00000000" w:rsidRPr="00000000">
        <w:rPr>
          <w:color w:val="111111"/>
          <w:sz w:val="34"/>
          <w:szCs w:val="34"/>
          <w:rtl w:val="0"/>
        </w:rPr>
        <w:t xml:space="preserve">PHASE 1 — LIVE ROOM INFRASTRUCTURE</w:t>
      </w:r>
    </w:p>
    <w:p w:rsidR="00000000" w:rsidDel="00000000" w:rsidP="00000000" w:rsidRDefault="00000000" w:rsidRPr="00000000" w14:paraId="000004A4">
      <w:pPr>
        <w:pStyle w:val="Heading3"/>
        <w:keepNext w:val="0"/>
        <w:keepLines w:val="0"/>
        <w:ind w:left="0" w:firstLine="0"/>
        <w:rPr>
          <w:color w:val="111111"/>
          <w:sz w:val="26"/>
          <w:szCs w:val="26"/>
        </w:rPr>
      </w:pPr>
      <w:bookmarkStart w:colFirst="0" w:colLast="0" w:name="_rbqk7t9z2tyi" w:id="84"/>
      <w:bookmarkEnd w:id="84"/>
      <w:r w:rsidDel="00000000" w:rsidR="00000000" w:rsidRPr="00000000">
        <w:rPr>
          <w:color w:val="111111"/>
          <w:sz w:val="26"/>
          <w:szCs w:val="26"/>
          <w:rtl w:val="0"/>
        </w:rPr>
        <w:t xml:space="preserve">A) Choose &amp; Deploy Live Platform</w:t>
      </w:r>
    </w:p>
    <w:p w:rsidR="00000000" w:rsidDel="00000000" w:rsidP="00000000" w:rsidRDefault="00000000" w:rsidRPr="00000000" w14:paraId="000004A5">
      <w:pPr>
        <w:spacing w:after="240" w:before="240" w:lineRule="auto"/>
        <w:ind w:left="0" w:firstLine="0"/>
        <w:rPr>
          <w:color w:val="111111"/>
          <w:sz w:val="26"/>
          <w:szCs w:val="26"/>
        </w:rPr>
      </w:pPr>
      <w:r w:rsidDel="00000000" w:rsidR="00000000" w:rsidRPr="00000000">
        <w:rPr>
          <w:color w:val="111111"/>
          <w:sz w:val="26"/>
          <w:szCs w:val="26"/>
          <w:rtl w:val="0"/>
        </w:rPr>
        <w:t xml:space="preserve">Primary Option: Jitsi (self-hosted preferred)</w:t>
      </w:r>
    </w:p>
    <w:p w:rsidR="00000000" w:rsidDel="00000000" w:rsidP="00000000" w:rsidRDefault="00000000" w:rsidRPr="00000000" w14:paraId="000004A6">
      <w:pPr>
        <w:spacing w:after="240" w:before="240" w:lineRule="auto"/>
        <w:ind w:left="0" w:firstLine="0"/>
        <w:rPr>
          <w:color w:val="111111"/>
          <w:sz w:val="26"/>
          <w:szCs w:val="26"/>
        </w:rPr>
      </w:pPr>
      <w:r w:rsidDel="00000000" w:rsidR="00000000" w:rsidRPr="00000000">
        <w:rPr>
          <w:color w:val="111111"/>
          <w:sz w:val="26"/>
          <w:szCs w:val="26"/>
          <w:rtl w:val="0"/>
        </w:rPr>
        <w:t xml:space="preserve">Backup Option: BigBlueButton (for scale / education mode)</w:t>
      </w:r>
    </w:p>
    <w:p w:rsidR="00000000" w:rsidDel="00000000" w:rsidP="00000000" w:rsidRDefault="00000000" w:rsidRPr="00000000" w14:paraId="000004A7">
      <w:pPr>
        <w:spacing w:after="240" w:before="240" w:lineRule="auto"/>
        <w:ind w:left="0" w:firstLine="0"/>
        <w:rPr>
          <w:color w:val="111111"/>
          <w:sz w:val="26"/>
          <w:szCs w:val="26"/>
        </w:rPr>
      </w:pPr>
      <w:r w:rsidDel="00000000" w:rsidR="00000000" w:rsidRPr="00000000">
        <w:rPr>
          <w:color w:val="111111"/>
          <w:sz w:val="26"/>
          <w:szCs w:val="26"/>
          <w:rtl w:val="0"/>
        </w:rPr>
        <w:t xml:space="preserve">Tasks:</w:t>
      </w:r>
    </w:p>
    <w:p w:rsidR="00000000" w:rsidDel="00000000" w:rsidP="00000000" w:rsidRDefault="00000000" w:rsidRPr="00000000" w14:paraId="000004A8">
      <w:pPr>
        <w:spacing w:after="240" w:before="240" w:lineRule="auto"/>
        <w:ind w:left="0" w:firstLine="0"/>
        <w:rPr>
          <w:color w:val="111111"/>
          <w:sz w:val="26"/>
          <w:szCs w:val="26"/>
        </w:rPr>
      </w:pPr>
      <w:r w:rsidDel="00000000" w:rsidR="00000000" w:rsidRPr="00000000">
        <w:rPr>
          <w:color w:val="111111"/>
          <w:sz w:val="26"/>
          <w:szCs w:val="26"/>
          <w:rtl w:val="0"/>
        </w:rPr>
        <w:t xml:space="preserve">☐ Select hosting method:</w:t>
      </w:r>
    </w:p>
    <w:p w:rsidR="00000000" w:rsidDel="00000000" w:rsidP="00000000" w:rsidRDefault="00000000" w:rsidRPr="00000000" w14:paraId="000004A9">
      <w:pPr>
        <w:numPr>
          <w:ilvl w:val="0"/>
          <w:numId w:val="237"/>
        </w:numPr>
        <w:spacing w:after="0" w:afterAutospacing="0" w:before="480" w:lineRule="auto"/>
        <w:ind w:left="720" w:hanging="360"/>
        <w:rPr>
          <w:color w:val="111111"/>
          <w:sz w:val="26"/>
          <w:szCs w:val="26"/>
        </w:rPr>
      </w:pPr>
      <w:r w:rsidDel="00000000" w:rsidR="00000000" w:rsidRPr="00000000">
        <w:rPr>
          <w:color w:val="111111"/>
          <w:sz w:val="26"/>
          <w:szCs w:val="26"/>
          <w:rtl w:val="0"/>
        </w:rPr>
        <w:t xml:space="preserve">Public Jitsi (short-term)</w:t>
        <w:br w:type="textWrapping"/>
      </w:r>
    </w:p>
    <w:p w:rsidR="00000000" w:rsidDel="00000000" w:rsidP="00000000" w:rsidRDefault="00000000" w:rsidRPr="00000000" w14:paraId="000004AA">
      <w:pPr>
        <w:numPr>
          <w:ilvl w:val="0"/>
          <w:numId w:val="237"/>
        </w:numPr>
        <w:spacing w:after="480" w:before="0" w:beforeAutospacing="0" w:lineRule="auto"/>
        <w:ind w:left="720" w:hanging="360"/>
        <w:rPr>
          <w:color w:val="111111"/>
          <w:sz w:val="26"/>
          <w:szCs w:val="26"/>
        </w:rPr>
      </w:pPr>
      <w:r w:rsidDel="00000000" w:rsidR="00000000" w:rsidRPr="00000000">
        <w:rPr>
          <w:color w:val="111111"/>
          <w:sz w:val="26"/>
          <w:szCs w:val="26"/>
          <w:rtl w:val="0"/>
        </w:rPr>
        <w:t xml:space="preserve">OR Self-hosted Jitsi on VPS (long-term sovereignty)</w:t>
        <w:br w:type="textWrapping"/>
      </w:r>
    </w:p>
    <w:p w:rsidR="00000000" w:rsidDel="00000000" w:rsidP="00000000" w:rsidRDefault="00000000" w:rsidRPr="00000000" w14:paraId="000004AB">
      <w:pPr>
        <w:spacing w:after="240" w:before="240" w:lineRule="auto"/>
        <w:ind w:left="0" w:firstLine="0"/>
        <w:rPr>
          <w:color w:val="111111"/>
          <w:sz w:val="26"/>
          <w:szCs w:val="26"/>
        </w:rPr>
      </w:pPr>
      <w:r w:rsidDel="00000000" w:rsidR="00000000" w:rsidRPr="00000000">
        <w:rPr>
          <w:color w:val="111111"/>
          <w:sz w:val="26"/>
          <w:szCs w:val="26"/>
          <w:rtl w:val="0"/>
        </w:rPr>
        <w:t xml:space="preserve">☐ Create dedicated rooms:</w:t>
      </w:r>
    </w:p>
    <w:p w:rsidR="00000000" w:rsidDel="00000000" w:rsidP="00000000" w:rsidRDefault="00000000" w:rsidRPr="00000000" w14:paraId="000004AC">
      <w:pPr>
        <w:numPr>
          <w:ilvl w:val="0"/>
          <w:numId w:val="110"/>
        </w:numPr>
        <w:spacing w:after="0" w:afterAutospacing="0" w:before="480" w:lineRule="auto"/>
        <w:ind w:left="720" w:hanging="360"/>
        <w:rPr>
          <w:color w:val="111111"/>
          <w:sz w:val="26"/>
          <w:szCs w:val="26"/>
        </w:rPr>
      </w:pPr>
      <w:r w:rsidDel="00000000" w:rsidR="00000000" w:rsidRPr="00000000">
        <w:rPr>
          <w:color w:val="111111"/>
          <w:sz w:val="26"/>
          <w:szCs w:val="26"/>
          <w:rtl w:val="0"/>
        </w:rPr>
        <w:t xml:space="preserve">/mondays</w:t>
        <w:br w:type="textWrapping"/>
      </w:r>
    </w:p>
    <w:p w:rsidR="00000000" w:rsidDel="00000000" w:rsidP="00000000" w:rsidRDefault="00000000" w:rsidRPr="00000000" w14:paraId="000004AD">
      <w:pPr>
        <w:numPr>
          <w:ilvl w:val="0"/>
          <w:numId w:val="110"/>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/wednesdays</w:t>
        <w:br w:type="textWrapping"/>
      </w:r>
    </w:p>
    <w:p w:rsidR="00000000" w:rsidDel="00000000" w:rsidP="00000000" w:rsidRDefault="00000000" w:rsidRPr="00000000" w14:paraId="000004AE">
      <w:pPr>
        <w:numPr>
          <w:ilvl w:val="0"/>
          <w:numId w:val="110"/>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/fridays</w:t>
        <w:br w:type="textWrapping"/>
      </w:r>
    </w:p>
    <w:p w:rsidR="00000000" w:rsidDel="00000000" w:rsidP="00000000" w:rsidRDefault="00000000" w:rsidRPr="00000000" w14:paraId="000004AF">
      <w:pPr>
        <w:numPr>
          <w:ilvl w:val="0"/>
          <w:numId w:val="110"/>
        </w:numPr>
        <w:spacing w:after="480" w:before="0" w:beforeAutospacing="0" w:lineRule="auto"/>
        <w:ind w:left="720" w:hanging="360"/>
        <w:rPr>
          <w:color w:val="111111"/>
          <w:sz w:val="26"/>
          <w:szCs w:val="26"/>
        </w:rPr>
      </w:pPr>
      <w:r w:rsidDel="00000000" w:rsidR="00000000" w:rsidRPr="00000000">
        <w:rPr>
          <w:color w:val="111111"/>
          <w:sz w:val="26"/>
          <w:szCs w:val="26"/>
          <w:rtl w:val="0"/>
        </w:rPr>
        <w:t xml:space="preserve">/monthly for heart sharing</w:t>
        <w:br w:type="textWrapping"/>
      </w:r>
    </w:p>
    <w:p w:rsidR="00000000" w:rsidDel="00000000" w:rsidP="00000000" w:rsidRDefault="00000000" w:rsidRPr="00000000" w14:paraId="000004B0">
      <w:pPr>
        <w:spacing w:after="240" w:before="240" w:lineRule="auto"/>
        <w:ind w:left="0" w:firstLine="0"/>
        <w:rPr>
          <w:color w:val="111111"/>
          <w:sz w:val="26"/>
          <w:szCs w:val="26"/>
        </w:rPr>
      </w:pPr>
      <w:r w:rsidDel="00000000" w:rsidR="00000000" w:rsidRPr="00000000">
        <w:rPr>
          <w:color w:val="111111"/>
          <w:sz w:val="26"/>
          <w:szCs w:val="26"/>
          <w:rtl w:val="0"/>
        </w:rPr>
        <w:t xml:space="preserve">☐ Configure default room settings:</w:t>
      </w:r>
    </w:p>
    <w:p w:rsidR="00000000" w:rsidDel="00000000" w:rsidP="00000000" w:rsidRDefault="00000000" w:rsidRPr="00000000" w14:paraId="000004B1">
      <w:pPr>
        <w:numPr>
          <w:ilvl w:val="0"/>
          <w:numId w:val="243"/>
        </w:numPr>
        <w:spacing w:after="0" w:afterAutospacing="0" w:before="480" w:lineRule="auto"/>
        <w:ind w:left="720" w:hanging="360"/>
        <w:rPr>
          <w:color w:val="111111"/>
          <w:sz w:val="26"/>
          <w:szCs w:val="26"/>
        </w:rPr>
      </w:pPr>
      <w:r w:rsidDel="00000000" w:rsidR="00000000" w:rsidRPr="00000000">
        <w:rPr>
          <w:color w:val="111111"/>
          <w:sz w:val="26"/>
          <w:szCs w:val="26"/>
          <w:rtl w:val="0"/>
        </w:rPr>
        <w:t xml:space="preserve">Mute all on entry</w:t>
        <w:br w:type="textWrapping"/>
      </w:r>
    </w:p>
    <w:p w:rsidR="00000000" w:rsidDel="00000000" w:rsidP="00000000" w:rsidRDefault="00000000" w:rsidRPr="00000000" w14:paraId="000004B2">
      <w:pPr>
        <w:numPr>
          <w:ilvl w:val="0"/>
          <w:numId w:val="243"/>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Camera off on entry</w:t>
        <w:br w:type="textWrapping"/>
      </w:r>
    </w:p>
    <w:p w:rsidR="00000000" w:rsidDel="00000000" w:rsidP="00000000" w:rsidRDefault="00000000" w:rsidRPr="00000000" w14:paraId="000004B3">
      <w:pPr>
        <w:numPr>
          <w:ilvl w:val="0"/>
          <w:numId w:val="243"/>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Moderator-only unmute</w:t>
        <w:br w:type="textWrapping"/>
      </w:r>
    </w:p>
    <w:p w:rsidR="00000000" w:rsidDel="00000000" w:rsidP="00000000" w:rsidRDefault="00000000" w:rsidRPr="00000000" w14:paraId="000004B4">
      <w:pPr>
        <w:numPr>
          <w:ilvl w:val="0"/>
          <w:numId w:val="243"/>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Moderator-only screen share</w:t>
        <w:br w:type="textWrapping"/>
      </w:r>
    </w:p>
    <w:p w:rsidR="00000000" w:rsidDel="00000000" w:rsidP="00000000" w:rsidRDefault="00000000" w:rsidRPr="00000000" w14:paraId="000004B5">
      <w:pPr>
        <w:numPr>
          <w:ilvl w:val="0"/>
          <w:numId w:val="243"/>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Lobby mode enabled</w:t>
        <w:br w:type="textWrapping"/>
      </w:r>
    </w:p>
    <w:p w:rsidR="00000000" w:rsidDel="00000000" w:rsidP="00000000" w:rsidRDefault="00000000" w:rsidRPr="00000000" w14:paraId="000004B6">
      <w:pPr>
        <w:numPr>
          <w:ilvl w:val="0"/>
          <w:numId w:val="243"/>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Room password required</w:t>
        <w:br w:type="textWrapping"/>
      </w:r>
    </w:p>
    <w:p w:rsidR="00000000" w:rsidDel="00000000" w:rsidP="00000000" w:rsidRDefault="00000000" w:rsidRPr="00000000" w14:paraId="000004B7">
      <w:pPr>
        <w:numPr>
          <w:ilvl w:val="0"/>
          <w:numId w:val="243"/>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Waiting room visible</w:t>
        <w:br w:type="textWrapping"/>
      </w:r>
    </w:p>
    <w:p w:rsidR="00000000" w:rsidDel="00000000" w:rsidP="00000000" w:rsidRDefault="00000000" w:rsidRPr="00000000" w14:paraId="000004B8">
      <w:pPr>
        <w:numPr>
          <w:ilvl w:val="0"/>
          <w:numId w:val="243"/>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Raise-hand feature enabled</w:t>
        <w:br w:type="textWrapping"/>
      </w:r>
    </w:p>
    <w:p w:rsidR="00000000" w:rsidDel="00000000" w:rsidP="00000000" w:rsidRDefault="00000000" w:rsidRPr="00000000" w14:paraId="000004B9">
      <w:pPr>
        <w:numPr>
          <w:ilvl w:val="0"/>
          <w:numId w:val="243"/>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Recording toggle available</w:t>
        <w:br w:type="textWrapping"/>
      </w:r>
    </w:p>
    <w:p w:rsidR="00000000" w:rsidDel="00000000" w:rsidP="00000000" w:rsidRDefault="00000000" w:rsidRPr="00000000" w14:paraId="000004BA">
      <w:pPr>
        <w:numPr>
          <w:ilvl w:val="0"/>
          <w:numId w:val="243"/>
        </w:numPr>
        <w:spacing w:after="480" w:before="0" w:beforeAutospacing="0" w:lineRule="auto"/>
        <w:ind w:left="720" w:hanging="360"/>
        <w:rPr>
          <w:color w:val="111111"/>
          <w:sz w:val="26"/>
          <w:szCs w:val="26"/>
        </w:rPr>
      </w:pPr>
      <w:r w:rsidDel="00000000" w:rsidR="00000000" w:rsidRPr="00000000">
        <w:rPr>
          <w:color w:val="111111"/>
          <w:sz w:val="26"/>
          <w:szCs w:val="26"/>
          <w:rtl w:val="0"/>
        </w:rPr>
        <w:t xml:space="preserve">Participant list visible to moderators</w:t>
        <w:br w:type="textWrapping"/>
      </w:r>
    </w:p>
    <w:p w:rsidR="00000000" w:rsidDel="00000000" w:rsidP="00000000" w:rsidRDefault="00000000" w:rsidRPr="00000000" w14:paraId="000004BB">
      <w:pPr>
        <w:spacing w:after="240" w:before="240" w:lineRule="auto"/>
        <w:ind w:left="0" w:firstLine="0"/>
        <w:rPr>
          <w:color w:val="111111"/>
          <w:sz w:val="26"/>
          <w:szCs w:val="26"/>
        </w:rPr>
      </w:pPr>
      <w:r w:rsidDel="00000000" w:rsidR="00000000" w:rsidRPr="00000000">
        <w:rPr>
          <w:color w:val="111111"/>
          <w:sz w:val="26"/>
          <w:szCs w:val="26"/>
          <w:rtl w:val="0"/>
        </w:rPr>
        <w:t xml:space="preserve">☐ Set moderator roles:</w:t>
      </w:r>
    </w:p>
    <w:p w:rsidR="00000000" w:rsidDel="00000000" w:rsidP="00000000" w:rsidRDefault="00000000" w:rsidRPr="00000000" w14:paraId="000004BC">
      <w:pPr>
        <w:numPr>
          <w:ilvl w:val="0"/>
          <w:numId w:val="96"/>
        </w:numPr>
        <w:spacing w:after="0" w:afterAutospacing="0" w:before="480" w:lineRule="auto"/>
        <w:ind w:left="720" w:hanging="360"/>
        <w:rPr>
          <w:color w:val="111111"/>
          <w:sz w:val="26"/>
          <w:szCs w:val="26"/>
        </w:rPr>
      </w:pPr>
      <w:r w:rsidDel="00000000" w:rsidR="00000000" w:rsidRPr="00000000">
        <w:rPr>
          <w:color w:val="111111"/>
          <w:sz w:val="26"/>
          <w:szCs w:val="26"/>
          <w:rtl w:val="0"/>
        </w:rPr>
        <w:t xml:space="preserve">Syd = Host</w:t>
        <w:br w:type="textWrapping"/>
      </w:r>
    </w:p>
    <w:p w:rsidR="00000000" w:rsidDel="00000000" w:rsidP="00000000" w:rsidRDefault="00000000" w:rsidRPr="00000000" w14:paraId="000004BD">
      <w:pPr>
        <w:numPr>
          <w:ilvl w:val="0"/>
          <w:numId w:val="96"/>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1–2 backup co-hosts</w:t>
        <w:br w:type="textWrapping"/>
      </w:r>
    </w:p>
    <w:p w:rsidR="00000000" w:rsidDel="00000000" w:rsidP="00000000" w:rsidRDefault="00000000" w:rsidRPr="00000000" w14:paraId="000004BE">
      <w:pPr>
        <w:numPr>
          <w:ilvl w:val="0"/>
          <w:numId w:val="96"/>
        </w:numPr>
        <w:spacing w:after="480" w:before="0" w:beforeAutospacing="0" w:lineRule="auto"/>
        <w:ind w:left="720" w:hanging="360"/>
        <w:rPr>
          <w:color w:val="111111"/>
          <w:sz w:val="26"/>
          <w:szCs w:val="26"/>
        </w:rPr>
      </w:pPr>
      <w:r w:rsidDel="00000000" w:rsidR="00000000" w:rsidRPr="00000000">
        <w:rPr>
          <w:color w:val="111111"/>
          <w:sz w:val="26"/>
          <w:szCs w:val="26"/>
          <w:rtl w:val="0"/>
        </w:rPr>
        <w:t xml:space="preserve">Role permission tiers (Host / Moderator / Attendee)</w:t>
        <w:br w:type="textWrapping"/>
      </w:r>
    </w:p>
    <w:p w:rsidR="00000000" w:rsidDel="00000000" w:rsidP="00000000" w:rsidRDefault="00000000" w:rsidRPr="00000000" w14:paraId="000004BF">
      <w:pPr>
        <w:spacing w:after="240" w:before="240" w:lineRule="auto"/>
        <w:ind w:left="0" w:firstLine="0"/>
        <w:rPr>
          <w:color w:val="111111"/>
          <w:sz w:val="26"/>
          <w:szCs w:val="26"/>
        </w:rPr>
      </w:pPr>
      <w:r w:rsidDel="00000000" w:rsidR="00000000" w:rsidRPr="00000000">
        <w:rPr>
          <w:color w:val="111111"/>
          <w:sz w:val="26"/>
          <w:szCs w:val="26"/>
          <w:rtl w:val="0"/>
        </w:rPr>
        <w:t xml:space="preserve">☐ Test:</w:t>
      </w:r>
    </w:p>
    <w:p w:rsidR="00000000" w:rsidDel="00000000" w:rsidP="00000000" w:rsidRDefault="00000000" w:rsidRPr="00000000" w14:paraId="000004C0">
      <w:pPr>
        <w:numPr>
          <w:ilvl w:val="0"/>
          <w:numId w:val="23"/>
        </w:numPr>
        <w:spacing w:after="0" w:afterAutospacing="0" w:before="480" w:lineRule="auto"/>
        <w:ind w:left="720" w:hanging="360"/>
        <w:rPr>
          <w:color w:val="111111"/>
          <w:sz w:val="26"/>
          <w:szCs w:val="26"/>
        </w:rPr>
      </w:pPr>
      <w:r w:rsidDel="00000000" w:rsidR="00000000" w:rsidRPr="00000000">
        <w:rPr>
          <w:color w:val="111111"/>
          <w:sz w:val="26"/>
          <w:szCs w:val="26"/>
          <w:rtl w:val="0"/>
        </w:rPr>
        <w:t xml:space="preserve">Admit from lobby</w:t>
        <w:br w:type="textWrapping"/>
      </w:r>
    </w:p>
    <w:p w:rsidR="00000000" w:rsidDel="00000000" w:rsidP="00000000" w:rsidRDefault="00000000" w:rsidRPr="00000000" w14:paraId="000004C1">
      <w:pPr>
        <w:numPr>
          <w:ilvl w:val="0"/>
          <w:numId w:val="23"/>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Mute/unmute flow</w:t>
        <w:br w:type="textWrapping"/>
      </w:r>
    </w:p>
    <w:p w:rsidR="00000000" w:rsidDel="00000000" w:rsidP="00000000" w:rsidRDefault="00000000" w:rsidRPr="00000000" w14:paraId="000004C2">
      <w:pPr>
        <w:numPr>
          <w:ilvl w:val="0"/>
          <w:numId w:val="23"/>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Raise-hand workflow</w:t>
        <w:br w:type="textWrapping"/>
      </w:r>
    </w:p>
    <w:p w:rsidR="00000000" w:rsidDel="00000000" w:rsidP="00000000" w:rsidRDefault="00000000" w:rsidRPr="00000000" w14:paraId="000004C3">
      <w:pPr>
        <w:numPr>
          <w:ilvl w:val="0"/>
          <w:numId w:val="23"/>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Kick &amp; ban user</w:t>
        <w:br w:type="textWrapping"/>
      </w:r>
    </w:p>
    <w:p w:rsidR="00000000" w:rsidDel="00000000" w:rsidP="00000000" w:rsidRDefault="00000000" w:rsidRPr="00000000" w14:paraId="000004C4">
      <w:pPr>
        <w:numPr>
          <w:ilvl w:val="0"/>
          <w:numId w:val="23"/>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Lock room mid-session</w:t>
        <w:br w:type="textWrapping"/>
      </w:r>
    </w:p>
    <w:p w:rsidR="00000000" w:rsidDel="00000000" w:rsidP="00000000" w:rsidRDefault="00000000" w:rsidRPr="00000000" w14:paraId="000004C5">
      <w:pPr>
        <w:numPr>
          <w:ilvl w:val="0"/>
          <w:numId w:val="23"/>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Recording on/off</w:t>
        <w:br w:type="textWrapping"/>
      </w:r>
    </w:p>
    <w:p w:rsidR="00000000" w:rsidDel="00000000" w:rsidP="00000000" w:rsidRDefault="00000000" w:rsidRPr="00000000" w14:paraId="000004C6">
      <w:pPr>
        <w:numPr>
          <w:ilvl w:val="0"/>
          <w:numId w:val="23"/>
        </w:numPr>
        <w:spacing w:after="480" w:before="0" w:beforeAutospacing="0" w:lineRule="auto"/>
        <w:ind w:left="720" w:hanging="360"/>
        <w:rPr>
          <w:color w:val="111111"/>
          <w:sz w:val="26"/>
          <w:szCs w:val="26"/>
        </w:rPr>
      </w:pPr>
      <w:r w:rsidDel="00000000" w:rsidR="00000000" w:rsidRPr="00000000">
        <w:rPr>
          <w:color w:val="111111"/>
          <w:sz w:val="26"/>
          <w:szCs w:val="26"/>
          <w:rtl w:val="0"/>
        </w:rPr>
        <w:t xml:space="preserve">Late entry handling</w:t>
        <w:br w:type="textWrapping"/>
      </w:r>
    </w:p>
    <w:p w:rsidR="00000000" w:rsidDel="00000000" w:rsidP="00000000" w:rsidRDefault="00000000" w:rsidRPr="00000000" w14:paraId="000004C7">
      <w:pPr>
        <w:spacing w:after="240" w:before="240" w:lineRule="auto"/>
        <w:ind w:left="0" w:firstLine="0"/>
        <w:rPr>
          <w:color w:val="111111"/>
          <w:sz w:val="26"/>
          <w:szCs w:val="26"/>
        </w:rPr>
      </w:pPr>
      <w:r w:rsidDel="00000000" w:rsidR="00000000" w:rsidRPr="00000000">
        <w:rPr>
          <w:color w:val="111111"/>
          <w:sz w:val="26"/>
          <w:szCs w:val="26"/>
          <w:rtl w:val="0"/>
        </w:rPr>
        <w:t xml:space="preserve">Acceptance Criteria:</w:t>
      </w:r>
    </w:p>
    <w:p w:rsidR="00000000" w:rsidDel="00000000" w:rsidP="00000000" w:rsidRDefault="00000000" w:rsidRPr="00000000" w14:paraId="000004C8">
      <w:pPr>
        <w:spacing w:after="240" w:before="240" w:lineRule="auto"/>
        <w:ind w:left="0" w:firstLine="0"/>
        <w:rPr>
          <w:color w:val="111111"/>
          <w:sz w:val="26"/>
          <w:szCs w:val="26"/>
        </w:rPr>
      </w:pPr>
      <w:r w:rsidDel="00000000" w:rsidR="00000000" w:rsidRPr="00000000">
        <w:rPr>
          <w:color w:val="111111"/>
          <w:sz w:val="26"/>
          <w:szCs w:val="26"/>
          <w:rtl w:val="0"/>
        </w:rPr>
        <w:t xml:space="preserve">☐ Host can:</w:t>
      </w:r>
    </w:p>
    <w:p w:rsidR="00000000" w:rsidDel="00000000" w:rsidP="00000000" w:rsidRDefault="00000000" w:rsidRPr="00000000" w14:paraId="000004C9">
      <w:pPr>
        <w:numPr>
          <w:ilvl w:val="0"/>
          <w:numId w:val="230"/>
        </w:numPr>
        <w:spacing w:after="0" w:afterAutospacing="0" w:before="480" w:lineRule="auto"/>
        <w:ind w:left="720" w:hanging="360"/>
        <w:rPr>
          <w:color w:val="111111"/>
          <w:sz w:val="26"/>
          <w:szCs w:val="26"/>
        </w:rPr>
      </w:pPr>
      <w:r w:rsidDel="00000000" w:rsidR="00000000" w:rsidRPr="00000000">
        <w:rPr>
          <w:color w:val="111111"/>
          <w:sz w:val="26"/>
          <w:szCs w:val="26"/>
          <w:rtl w:val="0"/>
        </w:rPr>
        <w:t xml:space="preserve">Mute all</w:t>
        <w:br w:type="textWrapping"/>
      </w:r>
    </w:p>
    <w:p w:rsidR="00000000" w:rsidDel="00000000" w:rsidP="00000000" w:rsidRDefault="00000000" w:rsidRPr="00000000" w14:paraId="000004CA">
      <w:pPr>
        <w:numPr>
          <w:ilvl w:val="0"/>
          <w:numId w:val="230"/>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Lock room</w:t>
        <w:br w:type="textWrapping"/>
      </w:r>
    </w:p>
    <w:p w:rsidR="00000000" w:rsidDel="00000000" w:rsidP="00000000" w:rsidRDefault="00000000" w:rsidRPr="00000000" w14:paraId="000004CB">
      <w:pPr>
        <w:numPr>
          <w:ilvl w:val="0"/>
          <w:numId w:val="230"/>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Admit users</w:t>
        <w:br w:type="textWrapping"/>
      </w:r>
    </w:p>
    <w:p w:rsidR="00000000" w:rsidDel="00000000" w:rsidP="00000000" w:rsidRDefault="00000000" w:rsidRPr="00000000" w14:paraId="000004CC">
      <w:pPr>
        <w:numPr>
          <w:ilvl w:val="0"/>
          <w:numId w:val="230"/>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Spotlight speakers</w:t>
        <w:br w:type="textWrapping"/>
      </w:r>
    </w:p>
    <w:p w:rsidR="00000000" w:rsidDel="00000000" w:rsidP="00000000" w:rsidRDefault="00000000" w:rsidRPr="00000000" w14:paraId="000004CD">
      <w:pPr>
        <w:numPr>
          <w:ilvl w:val="0"/>
          <w:numId w:val="230"/>
        </w:numPr>
        <w:spacing w:after="480" w:before="0" w:beforeAutospacing="0" w:lineRule="auto"/>
        <w:ind w:left="720" w:hanging="360"/>
        <w:rPr>
          <w:color w:val="111111"/>
          <w:sz w:val="26"/>
          <w:szCs w:val="26"/>
        </w:rPr>
      </w:pPr>
      <w:r w:rsidDel="00000000" w:rsidR="00000000" w:rsidRPr="00000000">
        <w:rPr>
          <w:color w:val="111111"/>
          <w:sz w:val="26"/>
          <w:szCs w:val="26"/>
          <w:rtl w:val="0"/>
        </w:rPr>
        <w:t xml:space="preserve">Remove disruptive users</w:t>
        <w:br w:type="textWrapping"/>
      </w:r>
    </w:p>
    <w:p w:rsidR="00000000" w:rsidDel="00000000" w:rsidP="00000000" w:rsidRDefault="00000000" w:rsidRPr="00000000" w14:paraId="000004CE">
      <w:pPr>
        <w:spacing w:after="240" w:before="240" w:lineRule="auto"/>
        <w:ind w:left="0" w:firstLine="0"/>
        <w:rPr>
          <w:color w:val="111111"/>
          <w:sz w:val="26"/>
          <w:szCs w:val="26"/>
        </w:rPr>
      </w:pPr>
      <w:r w:rsidDel="00000000" w:rsidR="00000000" w:rsidRPr="00000000">
        <w:rPr>
          <w:color w:val="111111"/>
          <w:sz w:val="26"/>
          <w:szCs w:val="26"/>
          <w:rtl w:val="0"/>
        </w:rPr>
        <w:t xml:space="preserve">☐ Participants cannot:</w:t>
      </w:r>
    </w:p>
    <w:p w:rsidR="00000000" w:rsidDel="00000000" w:rsidP="00000000" w:rsidRDefault="00000000" w:rsidRPr="00000000" w14:paraId="000004CF">
      <w:pPr>
        <w:numPr>
          <w:ilvl w:val="0"/>
          <w:numId w:val="48"/>
        </w:numPr>
        <w:spacing w:after="0" w:afterAutospacing="0" w:before="480" w:lineRule="auto"/>
        <w:ind w:left="720" w:hanging="360"/>
        <w:rPr>
          <w:color w:val="111111"/>
          <w:sz w:val="26"/>
          <w:szCs w:val="26"/>
        </w:rPr>
      </w:pPr>
      <w:r w:rsidDel="00000000" w:rsidR="00000000" w:rsidRPr="00000000">
        <w:rPr>
          <w:color w:val="111111"/>
          <w:sz w:val="26"/>
          <w:szCs w:val="26"/>
          <w:rtl w:val="0"/>
        </w:rPr>
        <w:t xml:space="preserve">Unmute without permission</w:t>
        <w:br w:type="textWrapping"/>
      </w:r>
    </w:p>
    <w:p w:rsidR="00000000" w:rsidDel="00000000" w:rsidP="00000000" w:rsidRDefault="00000000" w:rsidRPr="00000000" w14:paraId="000004D0">
      <w:pPr>
        <w:numPr>
          <w:ilvl w:val="0"/>
          <w:numId w:val="48"/>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Share screen</w:t>
        <w:br w:type="textWrapping"/>
      </w:r>
    </w:p>
    <w:p w:rsidR="00000000" w:rsidDel="00000000" w:rsidP="00000000" w:rsidRDefault="00000000" w:rsidRPr="00000000" w14:paraId="000004D1">
      <w:pPr>
        <w:numPr>
          <w:ilvl w:val="0"/>
          <w:numId w:val="48"/>
        </w:numPr>
        <w:spacing w:after="480" w:before="0" w:beforeAutospacing="0" w:lineRule="auto"/>
        <w:ind w:left="720" w:hanging="360"/>
        <w:rPr>
          <w:color w:val="111111"/>
          <w:sz w:val="26"/>
          <w:szCs w:val="26"/>
        </w:rPr>
      </w:pPr>
      <w:r w:rsidDel="00000000" w:rsidR="00000000" w:rsidRPr="00000000">
        <w:rPr>
          <w:color w:val="111111"/>
          <w:sz w:val="26"/>
          <w:szCs w:val="26"/>
          <w:rtl w:val="0"/>
        </w:rPr>
        <w:t xml:space="preserve">Disrupt room flow</w:t>
        <w:br w:type="textWrapping"/>
      </w:r>
    </w:p>
    <w:p w:rsidR="00000000" w:rsidDel="00000000" w:rsidP="00000000" w:rsidRDefault="00000000" w:rsidRPr="00000000" w14:paraId="000004D2">
      <w:pPr>
        <w:spacing w:after="240" w:before="240" w:lineRule="auto"/>
        <w:ind w:left="0" w:firstLine="0"/>
        <w:rPr>
          <w:color w:val="11111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3">
      <w:pPr>
        <w:pStyle w:val="Heading2"/>
        <w:keepNext w:val="0"/>
        <w:keepLines w:val="0"/>
        <w:ind w:left="0" w:firstLine="0"/>
        <w:rPr>
          <w:color w:val="111111"/>
          <w:sz w:val="34"/>
          <w:szCs w:val="34"/>
        </w:rPr>
      </w:pPr>
      <w:bookmarkStart w:colFirst="0" w:colLast="0" w:name="_fic3wwpl09rz" w:id="85"/>
      <w:bookmarkEnd w:id="85"/>
      <w:r w:rsidDel="00000000" w:rsidR="00000000" w:rsidRPr="00000000">
        <w:rPr>
          <w:color w:val="111111"/>
          <w:sz w:val="34"/>
          <w:szCs w:val="34"/>
          <w:rtl w:val="0"/>
        </w:rPr>
        <w:t xml:space="preserve">PHASE 2 — REGISTRATION &amp; ANTI-SPAM GATE</w:t>
      </w:r>
    </w:p>
    <w:p w:rsidR="00000000" w:rsidDel="00000000" w:rsidP="00000000" w:rsidRDefault="00000000" w:rsidRPr="00000000" w14:paraId="000004D4">
      <w:pPr>
        <w:pStyle w:val="Heading3"/>
        <w:keepNext w:val="0"/>
        <w:keepLines w:val="0"/>
        <w:ind w:left="0" w:firstLine="0"/>
        <w:rPr>
          <w:color w:val="111111"/>
          <w:sz w:val="26"/>
          <w:szCs w:val="26"/>
        </w:rPr>
      </w:pPr>
      <w:bookmarkStart w:colFirst="0" w:colLast="0" w:name="_6nz260o96lzn" w:id="86"/>
      <w:bookmarkEnd w:id="86"/>
      <w:r w:rsidDel="00000000" w:rsidR="00000000" w:rsidRPr="00000000">
        <w:rPr>
          <w:color w:val="111111"/>
          <w:sz w:val="26"/>
          <w:szCs w:val="26"/>
          <w:rtl w:val="0"/>
        </w:rPr>
        <w:t xml:space="preserve">B) Registration Form (Tally)</w:t>
      </w:r>
    </w:p>
    <w:p w:rsidR="00000000" w:rsidDel="00000000" w:rsidP="00000000" w:rsidRDefault="00000000" w:rsidRPr="00000000" w14:paraId="000004D5">
      <w:pPr>
        <w:spacing w:after="240" w:before="240" w:lineRule="auto"/>
        <w:ind w:left="0" w:firstLine="0"/>
        <w:rPr>
          <w:color w:val="111111"/>
          <w:sz w:val="26"/>
          <w:szCs w:val="26"/>
        </w:rPr>
      </w:pPr>
      <w:r w:rsidDel="00000000" w:rsidR="00000000" w:rsidRPr="00000000">
        <w:rPr>
          <w:color w:val="111111"/>
          <w:sz w:val="26"/>
          <w:szCs w:val="26"/>
          <w:rtl w:val="0"/>
        </w:rPr>
        <w:t xml:space="preserve">Tasks:</w:t>
      </w:r>
    </w:p>
    <w:p w:rsidR="00000000" w:rsidDel="00000000" w:rsidP="00000000" w:rsidRDefault="00000000" w:rsidRPr="00000000" w14:paraId="000004D6">
      <w:pPr>
        <w:spacing w:after="240" w:before="240" w:lineRule="auto"/>
        <w:ind w:left="0" w:firstLine="0"/>
        <w:rPr>
          <w:color w:val="111111"/>
          <w:sz w:val="26"/>
          <w:szCs w:val="26"/>
        </w:rPr>
      </w:pPr>
      <w:r w:rsidDel="00000000" w:rsidR="00000000" w:rsidRPr="00000000">
        <w:rPr>
          <w:color w:val="111111"/>
          <w:sz w:val="26"/>
          <w:szCs w:val="26"/>
          <w:rtl w:val="0"/>
        </w:rPr>
        <w:t xml:space="preserve">☐ Create master registration form</w:t>
      </w:r>
    </w:p>
    <w:p w:rsidR="00000000" w:rsidDel="00000000" w:rsidP="00000000" w:rsidRDefault="00000000" w:rsidRPr="00000000" w14:paraId="000004D7">
      <w:pPr>
        <w:spacing w:after="240" w:before="240" w:lineRule="auto"/>
        <w:ind w:left="0" w:firstLine="0"/>
        <w:rPr>
          <w:color w:val="111111"/>
          <w:sz w:val="26"/>
          <w:szCs w:val="26"/>
        </w:rPr>
      </w:pPr>
      <w:r w:rsidDel="00000000" w:rsidR="00000000" w:rsidRPr="00000000">
        <w:rPr>
          <w:color w:val="111111"/>
          <w:sz w:val="26"/>
          <w:szCs w:val="26"/>
          <w:rtl w:val="0"/>
        </w:rPr>
        <w:t xml:space="preserve">☐ Required fields:</w:t>
      </w:r>
    </w:p>
    <w:p w:rsidR="00000000" w:rsidDel="00000000" w:rsidP="00000000" w:rsidRDefault="00000000" w:rsidRPr="00000000" w14:paraId="000004D8">
      <w:pPr>
        <w:numPr>
          <w:ilvl w:val="0"/>
          <w:numId w:val="78"/>
        </w:numPr>
        <w:spacing w:after="0" w:afterAutospacing="0" w:before="480" w:lineRule="auto"/>
        <w:ind w:left="720" w:hanging="360"/>
        <w:rPr>
          <w:color w:val="111111"/>
          <w:sz w:val="26"/>
          <w:szCs w:val="26"/>
        </w:rPr>
      </w:pPr>
      <w:r w:rsidDel="00000000" w:rsidR="00000000" w:rsidRPr="00000000">
        <w:rPr>
          <w:color w:val="111111"/>
          <w:sz w:val="26"/>
          <w:szCs w:val="26"/>
          <w:rtl w:val="0"/>
        </w:rPr>
        <w:t xml:space="preserve">Full Name</w:t>
        <w:br w:type="textWrapping"/>
      </w:r>
    </w:p>
    <w:p w:rsidR="00000000" w:rsidDel="00000000" w:rsidP="00000000" w:rsidRDefault="00000000" w:rsidRPr="00000000" w14:paraId="000004D9">
      <w:pPr>
        <w:numPr>
          <w:ilvl w:val="0"/>
          <w:numId w:val="78"/>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Email</w:t>
        <w:br w:type="textWrapping"/>
      </w:r>
    </w:p>
    <w:p w:rsidR="00000000" w:rsidDel="00000000" w:rsidP="00000000" w:rsidRDefault="00000000" w:rsidRPr="00000000" w14:paraId="000004DA">
      <w:pPr>
        <w:numPr>
          <w:ilvl w:val="0"/>
          <w:numId w:val="78"/>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Session Selection (Mon/Wed/Fri/ Monthly)</w:t>
        <w:br w:type="textWrapping"/>
      </w:r>
    </w:p>
    <w:p w:rsidR="00000000" w:rsidDel="00000000" w:rsidP="00000000" w:rsidRDefault="00000000" w:rsidRPr="00000000" w14:paraId="000004DB">
      <w:pPr>
        <w:numPr>
          <w:ilvl w:val="0"/>
          <w:numId w:val="78"/>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Intentionality question</w:t>
        <w:br w:type="textWrapping"/>
      </w:r>
    </w:p>
    <w:p w:rsidR="00000000" w:rsidDel="00000000" w:rsidP="00000000" w:rsidRDefault="00000000" w:rsidRPr="00000000" w14:paraId="000004DC">
      <w:pPr>
        <w:numPr>
          <w:ilvl w:val="0"/>
          <w:numId w:val="78"/>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Participation preference</w:t>
        <w:br w:type="textWrapping"/>
      </w:r>
    </w:p>
    <w:p w:rsidR="00000000" w:rsidDel="00000000" w:rsidP="00000000" w:rsidRDefault="00000000" w:rsidRPr="00000000" w14:paraId="000004DD">
      <w:pPr>
        <w:numPr>
          <w:ilvl w:val="0"/>
          <w:numId w:val="78"/>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Community agreement consent</w:t>
        <w:br w:type="textWrapping"/>
      </w:r>
    </w:p>
    <w:p w:rsidR="00000000" w:rsidDel="00000000" w:rsidP="00000000" w:rsidRDefault="00000000" w:rsidRPr="00000000" w14:paraId="000004DE">
      <w:pPr>
        <w:numPr>
          <w:ilvl w:val="0"/>
          <w:numId w:val="78"/>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Recording consent</w:t>
        <w:br w:type="textWrapping"/>
      </w:r>
    </w:p>
    <w:p w:rsidR="00000000" w:rsidDel="00000000" w:rsidP="00000000" w:rsidRDefault="00000000" w:rsidRPr="00000000" w14:paraId="000004DF">
      <w:pPr>
        <w:numPr>
          <w:ilvl w:val="0"/>
          <w:numId w:val="78"/>
        </w:numPr>
        <w:spacing w:after="480" w:before="0" w:beforeAutospacing="0" w:lineRule="auto"/>
        <w:ind w:left="720" w:hanging="360"/>
        <w:rPr>
          <w:color w:val="111111"/>
          <w:sz w:val="26"/>
          <w:szCs w:val="26"/>
        </w:rPr>
      </w:pPr>
      <w:r w:rsidDel="00000000" w:rsidR="00000000" w:rsidRPr="00000000">
        <w:rPr>
          <w:color w:val="111111"/>
          <w:sz w:val="26"/>
          <w:szCs w:val="26"/>
          <w:rtl w:val="0"/>
        </w:rPr>
        <w:t xml:space="preserve">Newsletter opt-in</w:t>
        <w:br w:type="textWrapping"/>
      </w:r>
    </w:p>
    <w:p w:rsidR="00000000" w:rsidDel="00000000" w:rsidP="00000000" w:rsidRDefault="00000000" w:rsidRPr="00000000" w14:paraId="000004E0">
      <w:pPr>
        <w:spacing w:after="240" w:before="240" w:lineRule="auto"/>
        <w:ind w:left="0" w:firstLine="0"/>
        <w:rPr>
          <w:color w:val="111111"/>
          <w:sz w:val="26"/>
          <w:szCs w:val="26"/>
        </w:rPr>
      </w:pPr>
      <w:r w:rsidDel="00000000" w:rsidR="00000000" w:rsidRPr="00000000">
        <w:rPr>
          <w:color w:val="111111"/>
          <w:sz w:val="26"/>
          <w:szCs w:val="26"/>
          <w:rtl w:val="0"/>
        </w:rPr>
        <w:t xml:space="preserve">☐ Enable:</w:t>
      </w:r>
    </w:p>
    <w:p w:rsidR="00000000" w:rsidDel="00000000" w:rsidP="00000000" w:rsidRDefault="00000000" w:rsidRPr="00000000" w14:paraId="000004E1">
      <w:pPr>
        <w:numPr>
          <w:ilvl w:val="0"/>
          <w:numId w:val="233"/>
        </w:numPr>
        <w:spacing w:after="0" w:afterAutospacing="0" w:before="480" w:lineRule="auto"/>
        <w:ind w:left="720" w:hanging="360"/>
        <w:rPr>
          <w:color w:val="111111"/>
          <w:sz w:val="26"/>
          <w:szCs w:val="26"/>
        </w:rPr>
      </w:pPr>
      <w:r w:rsidDel="00000000" w:rsidR="00000000" w:rsidRPr="00000000">
        <w:rPr>
          <w:color w:val="111111"/>
          <w:sz w:val="26"/>
          <w:szCs w:val="26"/>
          <w:rtl w:val="0"/>
        </w:rPr>
        <w:t xml:space="preserve">Email verification</w:t>
        <w:br w:type="textWrapping"/>
      </w:r>
    </w:p>
    <w:p w:rsidR="00000000" w:rsidDel="00000000" w:rsidP="00000000" w:rsidRDefault="00000000" w:rsidRPr="00000000" w14:paraId="000004E2">
      <w:pPr>
        <w:numPr>
          <w:ilvl w:val="0"/>
          <w:numId w:val="233"/>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reCAPTCHA</w:t>
        <w:br w:type="textWrapping"/>
      </w:r>
    </w:p>
    <w:p w:rsidR="00000000" w:rsidDel="00000000" w:rsidP="00000000" w:rsidRDefault="00000000" w:rsidRPr="00000000" w14:paraId="000004E3">
      <w:pPr>
        <w:numPr>
          <w:ilvl w:val="0"/>
          <w:numId w:val="233"/>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Required consent checkbox</w:t>
        <w:br w:type="textWrapping"/>
      </w:r>
    </w:p>
    <w:p w:rsidR="00000000" w:rsidDel="00000000" w:rsidP="00000000" w:rsidRDefault="00000000" w:rsidRPr="00000000" w14:paraId="000004E4">
      <w:pPr>
        <w:numPr>
          <w:ilvl w:val="0"/>
          <w:numId w:val="233"/>
        </w:numPr>
        <w:spacing w:after="480" w:before="0" w:beforeAutospacing="0" w:lineRule="auto"/>
        <w:ind w:left="720" w:hanging="360"/>
        <w:rPr>
          <w:color w:val="111111"/>
          <w:sz w:val="26"/>
          <w:szCs w:val="26"/>
        </w:rPr>
      </w:pPr>
      <w:r w:rsidDel="00000000" w:rsidR="00000000" w:rsidRPr="00000000">
        <w:rPr>
          <w:color w:val="111111"/>
          <w:sz w:val="26"/>
          <w:szCs w:val="26"/>
          <w:rtl w:val="0"/>
        </w:rPr>
        <w:t xml:space="preserve">Duplicate submission prevention</w:t>
        <w:br w:type="textWrapping"/>
      </w:r>
    </w:p>
    <w:p w:rsidR="00000000" w:rsidDel="00000000" w:rsidP="00000000" w:rsidRDefault="00000000" w:rsidRPr="00000000" w14:paraId="000004E5">
      <w:pPr>
        <w:spacing w:after="240" w:before="240" w:lineRule="auto"/>
        <w:ind w:left="0" w:firstLine="0"/>
        <w:rPr>
          <w:color w:val="111111"/>
          <w:sz w:val="26"/>
          <w:szCs w:val="26"/>
        </w:rPr>
      </w:pPr>
      <w:r w:rsidDel="00000000" w:rsidR="00000000" w:rsidRPr="00000000">
        <w:rPr>
          <w:color w:val="111111"/>
          <w:sz w:val="26"/>
          <w:szCs w:val="26"/>
          <w:rtl w:val="0"/>
        </w:rPr>
        <w:t xml:space="preserve">☐ Connect form to Airtable backend</w:t>
      </w:r>
    </w:p>
    <w:p w:rsidR="00000000" w:rsidDel="00000000" w:rsidP="00000000" w:rsidRDefault="00000000" w:rsidRPr="00000000" w14:paraId="000004E6">
      <w:pPr>
        <w:spacing w:after="240" w:before="240" w:lineRule="auto"/>
        <w:ind w:left="0" w:firstLine="0"/>
        <w:rPr>
          <w:color w:val="111111"/>
          <w:sz w:val="26"/>
          <w:szCs w:val="26"/>
        </w:rPr>
      </w:pPr>
      <w:r w:rsidDel="00000000" w:rsidR="00000000" w:rsidRPr="00000000">
        <w:rPr>
          <w:color w:val="111111"/>
          <w:sz w:val="26"/>
          <w:szCs w:val="26"/>
          <w:rtl w:val="0"/>
        </w:rPr>
        <w:t xml:space="preserve">☐ Configure confirmation logic:</w:t>
      </w:r>
    </w:p>
    <w:p w:rsidR="00000000" w:rsidDel="00000000" w:rsidP="00000000" w:rsidRDefault="00000000" w:rsidRPr="00000000" w14:paraId="000004E7">
      <w:pPr>
        <w:numPr>
          <w:ilvl w:val="0"/>
          <w:numId w:val="34"/>
        </w:numPr>
        <w:spacing w:after="0" w:afterAutospacing="0" w:before="480" w:lineRule="auto"/>
        <w:ind w:left="720" w:hanging="360"/>
        <w:rPr>
          <w:color w:val="111111"/>
          <w:sz w:val="26"/>
          <w:szCs w:val="26"/>
        </w:rPr>
      </w:pPr>
      <w:r w:rsidDel="00000000" w:rsidR="00000000" w:rsidRPr="00000000">
        <w:rPr>
          <w:color w:val="111111"/>
          <w:sz w:val="26"/>
          <w:szCs w:val="26"/>
          <w:rtl w:val="0"/>
        </w:rPr>
        <w:t xml:space="preserve">Auto-send room link</w:t>
        <w:br w:type="textWrapping"/>
      </w:r>
    </w:p>
    <w:p w:rsidR="00000000" w:rsidDel="00000000" w:rsidP="00000000" w:rsidRDefault="00000000" w:rsidRPr="00000000" w14:paraId="000004E8">
      <w:pPr>
        <w:numPr>
          <w:ilvl w:val="0"/>
          <w:numId w:val="34"/>
        </w:numPr>
        <w:spacing w:after="480" w:before="0" w:beforeAutospacing="0" w:lineRule="auto"/>
        <w:ind w:left="720" w:hanging="360"/>
        <w:rPr>
          <w:color w:val="111111"/>
          <w:sz w:val="26"/>
          <w:szCs w:val="26"/>
        </w:rPr>
      </w:pPr>
      <w:r w:rsidDel="00000000" w:rsidR="00000000" w:rsidRPr="00000000">
        <w:rPr>
          <w:color w:val="111111"/>
          <w:sz w:val="26"/>
          <w:szCs w:val="26"/>
          <w:rtl w:val="0"/>
        </w:rPr>
        <w:t xml:space="preserve">OR pending approval email (configurable toggle)</w:t>
        <w:br w:type="textWrapping"/>
      </w:r>
    </w:p>
    <w:p w:rsidR="00000000" w:rsidDel="00000000" w:rsidP="00000000" w:rsidRDefault="00000000" w:rsidRPr="00000000" w14:paraId="000004E9">
      <w:pPr>
        <w:spacing w:after="240" w:before="240" w:lineRule="auto"/>
        <w:ind w:left="0" w:firstLine="0"/>
        <w:rPr>
          <w:color w:val="111111"/>
          <w:sz w:val="26"/>
          <w:szCs w:val="26"/>
        </w:rPr>
      </w:pPr>
      <w:r w:rsidDel="00000000" w:rsidR="00000000" w:rsidRPr="00000000">
        <w:rPr>
          <w:color w:val="111111"/>
          <w:sz w:val="26"/>
          <w:szCs w:val="26"/>
          <w:rtl w:val="0"/>
        </w:rPr>
        <w:t xml:space="preserve">☐ Create automated emails:</w:t>
      </w:r>
    </w:p>
    <w:p w:rsidR="00000000" w:rsidDel="00000000" w:rsidP="00000000" w:rsidRDefault="00000000" w:rsidRPr="00000000" w14:paraId="000004EA">
      <w:pPr>
        <w:numPr>
          <w:ilvl w:val="0"/>
          <w:numId w:val="102"/>
        </w:numPr>
        <w:spacing w:after="0" w:afterAutospacing="0" w:before="480" w:lineRule="auto"/>
        <w:ind w:left="720" w:hanging="360"/>
        <w:rPr>
          <w:color w:val="111111"/>
          <w:sz w:val="26"/>
          <w:szCs w:val="26"/>
        </w:rPr>
      </w:pPr>
      <w:r w:rsidDel="00000000" w:rsidR="00000000" w:rsidRPr="00000000">
        <w:rPr>
          <w:color w:val="111111"/>
          <w:sz w:val="26"/>
          <w:szCs w:val="26"/>
          <w:rtl w:val="0"/>
        </w:rPr>
        <w:t xml:space="preserve">Registration confirmation</w:t>
        <w:br w:type="textWrapping"/>
      </w:r>
    </w:p>
    <w:p w:rsidR="00000000" w:rsidDel="00000000" w:rsidP="00000000" w:rsidRDefault="00000000" w:rsidRPr="00000000" w14:paraId="000004EB">
      <w:pPr>
        <w:numPr>
          <w:ilvl w:val="0"/>
          <w:numId w:val="102"/>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Session reminder (24h + 1h before)</w:t>
        <w:br w:type="textWrapping"/>
      </w:r>
    </w:p>
    <w:p w:rsidR="00000000" w:rsidDel="00000000" w:rsidP="00000000" w:rsidRDefault="00000000" w:rsidRPr="00000000" w14:paraId="000004EC">
      <w:pPr>
        <w:numPr>
          <w:ilvl w:val="0"/>
          <w:numId w:val="102"/>
        </w:numPr>
        <w:spacing w:after="480" w:before="0" w:beforeAutospacing="0" w:lineRule="auto"/>
        <w:ind w:left="720" w:hanging="360"/>
        <w:rPr>
          <w:color w:val="111111"/>
          <w:sz w:val="26"/>
          <w:szCs w:val="26"/>
        </w:rPr>
      </w:pPr>
      <w:r w:rsidDel="00000000" w:rsidR="00000000" w:rsidRPr="00000000">
        <w:rPr>
          <w:color w:val="111111"/>
          <w:sz w:val="26"/>
          <w:szCs w:val="26"/>
          <w:rtl w:val="0"/>
        </w:rPr>
        <w:t xml:space="preserve">Post-session replay email</w:t>
        <w:br w:type="textWrapping"/>
      </w:r>
    </w:p>
    <w:p w:rsidR="00000000" w:rsidDel="00000000" w:rsidP="00000000" w:rsidRDefault="00000000" w:rsidRPr="00000000" w14:paraId="000004ED">
      <w:pPr>
        <w:spacing w:after="240" w:before="240" w:lineRule="auto"/>
        <w:ind w:left="0" w:firstLine="0"/>
        <w:rPr>
          <w:color w:val="111111"/>
          <w:sz w:val="26"/>
          <w:szCs w:val="26"/>
        </w:rPr>
      </w:pPr>
      <w:r w:rsidDel="00000000" w:rsidR="00000000" w:rsidRPr="00000000">
        <w:rPr>
          <w:color w:val="111111"/>
          <w:sz w:val="26"/>
          <w:szCs w:val="26"/>
          <w:rtl w:val="0"/>
        </w:rPr>
        <w:t xml:space="preserve">Acceptance Criteria:</w:t>
      </w:r>
    </w:p>
    <w:p w:rsidR="00000000" w:rsidDel="00000000" w:rsidP="00000000" w:rsidRDefault="00000000" w:rsidRPr="00000000" w14:paraId="000004EE">
      <w:pPr>
        <w:spacing w:after="240" w:before="240" w:lineRule="auto"/>
        <w:ind w:left="0" w:firstLine="0"/>
        <w:rPr>
          <w:color w:val="111111"/>
          <w:sz w:val="26"/>
          <w:szCs w:val="26"/>
        </w:rPr>
      </w:pPr>
      <w:r w:rsidDel="00000000" w:rsidR="00000000" w:rsidRPr="00000000">
        <w:rPr>
          <w:color w:val="111111"/>
          <w:sz w:val="26"/>
          <w:szCs w:val="26"/>
          <w:rtl w:val="0"/>
        </w:rPr>
        <w:t xml:space="preserve">☐ Bot submissions are blocked</w:t>
      </w:r>
    </w:p>
    <w:p w:rsidR="00000000" w:rsidDel="00000000" w:rsidP="00000000" w:rsidRDefault="00000000" w:rsidRPr="00000000" w14:paraId="000004EF">
      <w:pPr>
        <w:spacing w:after="240" w:before="240" w:lineRule="auto"/>
        <w:ind w:left="0" w:firstLine="0"/>
        <w:rPr>
          <w:color w:val="111111"/>
          <w:sz w:val="26"/>
          <w:szCs w:val="26"/>
        </w:rPr>
      </w:pPr>
      <w:r w:rsidDel="00000000" w:rsidR="00000000" w:rsidRPr="00000000">
        <w:rPr>
          <w:color w:val="111111"/>
          <w:sz w:val="26"/>
          <w:szCs w:val="26"/>
          <w:rtl w:val="0"/>
        </w:rPr>
        <w:t xml:space="preserve">☐ Users receive confirmation automatically</w:t>
      </w:r>
    </w:p>
    <w:p w:rsidR="00000000" w:rsidDel="00000000" w:rsidP="00000000" w:rsidRDefault="00000000" w:rsidRPr="00000000" w14:paraId="000004F0">
      <w:pPr>
        <w:spacing w:after="240" w:before="240" w:lineRule="auto"/>
        <w:ind w:left="0" w:firstLine="0"/>
        <w:rPr>
          <w:color w:val="111111"/>
          <w:sz w:val="26"/>
          <w:szCs w:val="26"/>
        </w:rPr>
      </w:pPr>
      <w:r w:rsidDel="00000000" w:rsidR="00000000" w:rsidRPr="00000000">
        <w:rPr>
          <w:color w:val="111111"/>
          <w:sz w:val="26"/>
          <w:szCs w:val="26"/>
          <w:rtl w:val="0"/>
        </w:rPr>
        <w:t xml:space="preserve">☐ Syd can toggle auto-approve vs manual approve</w:t>
      </w:r>
    </w:p>
    <w:p w:rsidR="00000000" w:rsidDel="00000000" w:rsidP="00000000" w:rsidRDefault="00000000" w:rsidRPr="00000000" w14:paraId="000004F1">
      <w:pPr>
        <w:spacing w:after="240" w:before="240" w:lineRule="auto"/>
        <w:ind w:left="0" w:firstLine="0"/>
        <w:rPr>
          <w:color w:val="111111"/>
          <w:sz w:val="26"/>
          <w:szCs w:val="26"/>
        </w:rPr>
      </w:pPr>
      <w:r w:rsidDel="00000000" w:rsidR="00000000" w:rsidRPr="00000000">
        <w:rPr>
          <w:color w:val="111111"/>
          <w:sz w:val="26"/>
          <w:szCs w:val="26"/>
          <w:rtl w:val="0"/>
        </w:rPr>
        <w:t xml:space="preserve">☐ Registration database is searchable &amp; filterable</w:t>
      </w:r>
    </w:p>
    <w:p w:rsidR="00000000" w:rsidDel="00000000" w:rsidP="00000000" w:rsidRDefault="00000000" w:rsidRPr="00000000" w14:paraId="000004F2">
      <w:pPr>
        <w:spacing w:after="240" w:before="240" w:lineRule="auto"/>
        <w:ind w:left="0" w:firstLine="0"/>
        <w:rPr>
          <w:color w:val="11111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3">
      <w:pPr>
        <w:pStyle w:val="Heading2"/>
        <w:keepNext w:val="0"/>
        <w:keepLines w:val="0"/>
        <w:ind w:left="0" w:firstLine="0"/>
        <w:rPr>
          <w:color w:val="111111"/>
          <w:sz w:val="34"/>
          <w:szCs w:val="34"/>
        </w:rPr>
      </w:pPr>
      <w:bookmarkStart w:colFirst="0" w:colLast="0" w:name="_vsbu9h3yx95" w:id="87"/>
      <w:bookmarkEnd w:id="87"/>
      <w:r w:rsidDel="00000000" w:rsidR="00000000" w:rsidRPr="00000000">
        <w:rPr>
          <w:color w:val="111111"/>
          <w:sz w:val="34"/>
          <w:szCs w:val="34"/>
          <w:rtl w:val="0"/>
        </w:rPr>
        <w:t xml:space="preserve">PHASE 3 — SPEAKER / EDUCATOR INTAKE</w:t>
      </w:r>
    </w:p>
    <w:p w:rsidR="00000000" w:rsidDel="00000000" w:rsidP="00000000" w:rsidRDefault="00000000" w:rsidRPr="00000000" w14:paraId="000004F4">
      <w:pPr>
        <w:pStyle w:val="Heading3"/>
        <w:keepNext w:val="0"/>
        <w:keepLines w:val="0"/>
        <w:ind w:left="0" w:firstLine="0"/>
        <w:rPr>
          <w:color w:val="111111"/>
          <w:sz w:val="26"/>
          <w:szCs w:val="26"/>
        </w:rPr>
      </w:pPr>
      <w:bookmarkStart w:colFirst="0" w:colLast="0" w:name="_ctex1apz9xz" w:id="88"/>
      <w:bookmarkEnd w:id="88"/>
      <w:r w:rsidDel="00000000" w:rsidR="00000000" w:rsidRPr="00000000">
        <w:rPr>
          <w:color w:val="111111"/>
          <w:sz w:val="26"/>
          <w:szCs w:val="26"/>
          <w:rtl w:val="0"/>
        </w:rPr>
        <w:t xml:space="preserve">C) Speaker Intake System (Tally + Airtable)</w:t>
      </w:r>
    </w:p>
    <w:p w:rsidR="00000000" w:rsidDel="00000000" w:rsidP="00000000" w:rsidRDefault="00000000" w:rsidRPr="00000000" w14:paraId="000004F5">
      <w:pPr>
        <w:spacing w:after="240" w:before="240" w:lineRule="auto"/>
        <w:ind w:left="0" w:firstLine="0"/>
        <w:rPr>
          <w:color w:val="111111"/>
          <w:sz w:val="26"/>
          <w:szCs w:val="26"/>
        </w:rPr>
      </w:pPr>
      <w:r w:rsidDel="00000000" w:rsidR="00000000" w:rsidRPr="00000000">
        <w:rPr>
          <w:color w:val="111111"/>
          <w:sz w:val="26"/>
          <w:szCs w:val="26"/>
          <w:rtl w:val="0"/>
        </w:rPr>
        <w:t xml:space="preserve">Tasks:</w:t>
      </w:r>
    </w:p>
    <w:p w:rsidR="00000000" w:rsidDel="00000000" w:rsidP="00000000" w:rsidRDefault="00000000" w:rsidRPr="00000000" w14:paraId="000004F6">
      <w:pPr>
        <w:spacing w:after="240" w:before="240" w:lineRule="auto"/>
        <w:ind w:left="0" w:firstLine="0"/>
        <w:rPr>
          <w:color w:val="111111"/>
          <w:sz w:val="26"/>
          <w:szCs w:val="26"/>
        </w:rPr>
      </w:pPr>
      <w:r w:rsidDel="00000000" w:rsidR="00000000" w:rsidRPr="00000000">
        <w:rPr>
          <w:color w:val="111111"/>
          <w:sz w:val="26"/>
          <w:szCs w:val="26"/>
          <w:rtl w:val="0"/>
        </w:rPr>
        <w:t xml:space="preserve">☐ Create Airtable base with fields:</w:t>
      </w:r>
    </w:p>
    <w:p w:rsidR="00000000" w:rsidDel="00000000" w:rsidP="00000000" w:rsidRDefault="00000000" w:rsidRPr="00000000" w14:paraId="000004F7">
      <w:pPr>
        <w:numPr>
          <w:ilvl w:val="0"/>
          <w:numId w:val="92"/>
        </w:numPr>
        <w:spacing w:after="0" w:afterAutospacing="0" w:before="480" w:lineRule="auto"/>
        <w:ind w:left="720" w:hanging="360"/>
        <w:rPr>
          <w:color w:val="111111"/>
          <w:sz w:val="26"/>
          <w:szCs w:val="26"/>
        </w:rPr>
      </w:pPr>
      <w:r w:rsidDel="00000000" w:rsidR="00000000" w:rsidRPr="00000000">
        <w:rPr>
          <w:color w:val="111111"/>
          <w:sz w:val="26"/>
          <w:szCs w:val="26"/>
          <w:rtl w:val="0"/>
        </w:rPr>
        <w:t xml:space="preserve">Name</w:t>
        <w:br w:type="textWrapping"/>
      </w:r>
    </w:p>
    <w:p w:rsidR="00000000" w:rsidDel="00000000" w:rsidP="00000000" w:rsidRDefault="00000000" w:rsidRPr="00000000" w14:paraId="000004F8">
      <w:pPr>
        <w:numPr>
          <w:ilvl w:val="0"/>
          <w:numId w:val="92"/>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Email</w:t>
        <w:br w:type="textWrapping"/>
      </w:r>
    </w:p>
    <w:p w:rsidR="00000000" w:rsidDel="00000000" w:rsidP="00000000" w:rsidRDefault="00000000" w:rsidRPr="00000000" w14:paraId="000004F9">
      <w:pPr>
        <w:numPr>
          <w:ilvl w:val="0"/>
          <w:numId w:val="92"/>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Proposed Title</w:t>
        <w:br w:type="textWrapping"/>
      </w:r>
    </w:p>
    <w:p w:rsidR="00000000" w:rsidDel="00000000" w:rsidP="00000000" w:rsidRDefault="00000000" w:rsidRPr="00000000" w14:paraId="000004FA">
      <w:pPr>
        <w:numPr>
          <w:ilvl w:val="0"/>
          <w:numId w:val="92"/>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Description</w:t>
        <w:br w:type="textWrapping"/>
      </w:r>
    </w:p>
    <w:p w:rsidR="00000000" w:rsidDel="00000000" w:rsidP="00000000" w:rsidRDefault="00000000" w:rsidRPr="00000000" w14:paraId="000004FB">
      <w:pPr>
        <w:numPr>
          <w:ilvl w:val="0"/>
          <w:numId w:val="92"/>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Theme</w:t>
        <w:br w:type="textWrapping"/>
      </w:r>
    </w:p>
    <w:p w:rsidR="00000000" w:rsidDel="00000000" w:rsidP="00000000" w:rsidRDefault="00000000" w:rsidRPr="00000000" w14:paraId="000004FC">
      <w:pPr>
        <w:numPr>
          <w:ilvl w:val="0"/>
          <w:numId w:val="92"/>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Format</w:t>
        <w:br w:type="textWrapping"/>
      </w:r>
    </w:p>
    <w:p w:rsidR="00000000" w:rsidDel="00000000" w:rsidP="00000000" w:rsidRDefault="00000000" w:rsidRPr="00000000" w14:paraId="000004FD">
      <w:pPr>
        <w:numPr>
          <w:ilvl w:val="0"/>
          <w:numId w:val="92"/>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Length</w:t>
        <w:br w:type="textWrapping"/>
      </w:r>
    </w:p>
    <w:p w:rsidR="00000000" w:rsidDel="00000000" w:rsidP="00000000" w:rsidRDefault="00000000" w:rsidRPr="00000000" w14:paraId="000004FE">
      <w:pPr>
        <w:numPr>
          <w:ilvl w:val="0"/>
          <w:numId w:val="92"/>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Bio</w:t>
        <w:br w:type="textWrapping"/>
      </w:r>
    </w:p>
    <w:p w:rsidR="00000000" w:rsidDel="00000000" w:rsidP="00000000" w:rsidRDefault="00000000" w:rsidRPr="00000000" w14:paraId="000004FF">
      <w:pPr>
        <w:numPr>
          <w:ilvl w:val="0"/>
          <w:numId w:val="92"/>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Tech Needs</w:t>
        <w:br w:type="textWrapping"/>
      </w:r>
    </w:p>
    <w:p w:rsidR="00000000" w:rsidDel="00000000" w:rsidP="00000000" w:rsidRDefault="00000000" w:rsidRPr="00000000" w14:paraId="00000500">
      <w:pPr>
        <w:numPr>
          <w:ilvl w:val="0"/>
          <w:numId w:val="92"/>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Availability</w:t>
        <w:br w:type="textWrapping"/>
      </w:r>
    </w:p>
    <w:p w:rsidR="00000000" w:rsidDel="00000000" w:rsidP="00000000" w:rsidRDefault="00000000" w:rsidRPr="00000000" w14:paraId="00000501">
      <w:pPr>
        <w:numPr>
          <w:ilvl w:val="0"/>
          <w:numId w:val="92"/>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Consent to recording</w:t>
        <w:br w:type="textWrapping"/>
      </w:r>
    </w:p>
    <w:p w:rsidR="00000000" w:rsidDel="00000000" w:rsidP="00000000" w:rsidRDefault="00000000" w:rsidRPr="00000000" w14:paraId="00000502">
      <w:pPr>
        <w:numPr>
          <w:ilvl w:val="0"/>
          <w:numId w:val="92"/>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Status (Pending / Approved / Scheduled / Declined)</w:t>
        <w:br w:type="textWrapping"/>
      </w:r>
    </w:p>
    <w:p w:rsidR="00000000" w:rsidDel="00000000" w:rsidP="00000000" w:rsidRDefault="00000000" w:rsidRPr="00000000" w14:paraId="00000503">
      <w:pPr>
        <w:numPr>
          <w:ilvl w:val="0"/>
          <w:numId w:val="92"/>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Date Slot</w:t>
        <w:br w:type="textWrapping"/>
      </w:r>
    </w:p>
    <w:p w:rsidR="00000000" w:rsidDel="00000000" w:rsidP="00000000" w:rsidRDefault="00000000" w:rsidRPr="00000000" w14:paraId="00000504">
      <w:pPr>
        <w:numPr>
          <w:ilvl w:val="0"/>
          <w:numId w:val="92"/>
        </w:numPr>
        <w:spacing w:after="480" w:before="0" w:beforeAutospacing="0" w:lineRule="auto"/>
        <w:ind w:left="720" w:hanging="360"/>
        <w:rPr>
          <w:color w:val="111111"/>
          <w:sz w:val="26"/>
          <w:szCs w:val="26"/>
        </w:rPr>
      </w:pPr>
      <w:r w:rsidDel="00000000" w:rsidR="00000000" w:rsidRPr="00000000">
        <w:rPr>
          <w:color w:val="111111"/>
          <w:sz w:val="26"/>
          <w:szCs w:val="26"/>
          <w:rtl w:val="0"/>
        </w:rPr>
        <w:t xml:space="preserve">Public Visibility Toggle</w:t>
        <w:br w:type="textWrapping"/>
      </w:r>
    </w:p>
    <w:p w:rsidR="00000000" w:rsidDel="00000000" w:rsidP="00000000" w:rsidRDefault="00000000" w:rsidRPr="00000000" w14:paraId="00000505">
      <w:pPr>
        <w:spacing w:after="240" w:before="240" w:lineRule="auto"/>
        <w:ind w:left="0" w:firstLine="0"/>
        <w:rPr>
          <w:color w:val="111111"/>
          <w:sz w:val="26"/>
          <w:szCs w:val="26"/>
        </w:rPr>
      </w:pPr>
      <w:r w:rsidDel="00000000" w:rsidR="00000000" w:rsidRPr="00000000">
        <w:rPr>
          <w:color w:val="111111"/>
          <w:sz w:val="26"/>
          <w:szCs w:val="26"/>
          <w:rtl w:val="0"/>
        </w:rPr>
        <w:t xml:space="preserve">☐ Create Tally intake form:</w:t>
      </w:r>
    </w:p>
    <w:p w:rsidR="00000000" w:rsidDel="00000000" w:rsidP="00000000" w:rsidRDefault="00000000" w:rsidRPr="00000000" w14:paraId="00000506">
      <w:pPr>
        <w:numPr>
          <w:ilvl w:val="0"/>
          <w:numId w:val="238"/>
        </w:numPr>
        <w:spacing w:after="0" w:afterAutospacing="0" w:before="480" w:lineRule="auto"/>
        <w:ind w:left="720" w:hanging="360"/>
        <w:rPr>
          <w:color w:val="111111"/>
          <w:sz w:val="26"/>
          <w:szCs w:val="26"/>
        </w:rPr>
      </w:pPr>
      <w:r w:rsidDel="00000000" w:rsidR="00000000" w:rsidRPr="00000000">
        <w:rPr>
          <w:color w:val="111111"/>
          <w:sz w:val="26"/>
          <w:szCs w:val="26"/>
          <w:rtl w:val="0"/>
        </w:rPr>
        <w:t xml:space="preserve">Push submissions into Airtable</w:t>
        <w:br w:type="textWrapping"/>
      </w:r>
    </w:p>
    <w:p w:rsidR="00000000" w:rsidDel="00000000" w:rsidP="00000000" w:rsidRDefault="00000000" w:rsidRPr="00000000" w14:paraId="00000507">
      <w:pPr>
        <w:numPr>
          <w:ilvl w:val="0"/>
          <w:numId w:val="238"/>
        </w:numPr>
        <w:spacing w:after="480" w:before="0" w:beforeAutospacing="0" w:lineRule="auto"/>
        <w:ind w:left="720" w:hanging="360"/>
        <w:rPr>
          <w:color w:val="111111"/>
          <w:sz w:val="26"/>
          <w:szCs w:val="26"/>
        </w:rPr>
      </w:pPr>
      <w:r w:rsidDel="00000000" w:rsidR="00000000" w:rsidRPr="00000000">
        <w:rPr>
          <w:color w:val="111111"/>
          <w:sz w:val="26"/>
          <w:szCs w:val="26"/>
          <w:rtl w:val="0"/>
        </w:rPr>
        <w:t xml:space="preserve">Required consent checkbox</w:t>
        <w:br w:type="textWrapping"/>
      </w:r>
    </w:p>
    <w:p w:rsidR="00000000" w:rsidDel="00000000" w:rsidP="00000000" w:rsidRDefault="00000000" w:rsidRPr="00000000" w14:paraId="00000508">
      <w:pPr>
        <w:spacing w:after="240" w:before="240" w:lineRule="auto"/>
        <w:ind w:left="0" w:firstLine="0"/>
        <w:rPr>
          <w:color w:val="111111"/>
          <w:sz w:val="26"/>
          <w:szCs w:val="26"/>
        </w:rPr>
      </w:pPr>
      <w:r w:rsidDel="00000000" w:rsidR="00000000" w:rsidRPr="00000000">
        <w:rPr>
          <w:color w:val="111111"/>
          <w:sz w:val="26"/>
          <w:szCs w:val="26"/>
          <w:rtl w:val="0"/>
        </w:rPr>
        <w:t xml:space="preserve">☐ Create approval workflow:</w:t>
      </w:r>
    </w:p>
    <w:p w:rsidR="00000000" w:rsidDel="00000000" w:rsidP="00000000" w:rsidRDefault="00000000" w:rsidRPr="00000000" w14:paraId="00000509">
      <w:pPr>
        <w:numPr>
          <w:ilvl w:val="0"/>
          <w:numId w:val="32"/>
        </w:numPr>
        <w:spacing w:after="0" w:afterAutospacing="0" w:before="480" w:lineRule="auto"/>
        <w:ind w:left="720" w:hanging="360"/>
        <w:rPr>
          <w:color w:val="111111"/>
          <w:sz w:val="26"/>
          <w:szCs w:val="26"/>
        </w:rPr>
      </w:pPr>
      <w:r w:rsidDel="00000000" w:rsidR="00000000" w:rsidRPr="00000000">
        <w:rPr>
          <w:color w:val="111111"/>
          <w:sz w:val="26"/>
          <w:szCs w:val="26"/>
          <w:rtl w:val="0"/>
        </w:rPr>
        <w:t xml:space="preserve">Status defaults to “Pending”</w:t>
        <w:br w:type="textWrapping"/>
      </w:r>
    </w:p>
    <w:p w:rsidR="00000000" w:rsidDel="00000000" w:rsidP="00000000" w:rsidRDefault="00000000" w:rsidRPr="00000000" w14:paraId="0000050A">
      <w:pPr>
        <w:numPr>
          <w:ilvl w:val="0"/>
          <w:numId w:val="32"/>
        </w:numPr>
        <w:spacing w:after="480" w:before="0" w:beforeAutospacing="0" w:lineRule="auto"/>
        <w:ind w:left="720" w:hanging="360"/>
        <w:rPr>
          <w:color w:val="111111"/>
          <w:sz w:val="26"/>
          <w:szCs w:val="26"/>
        </w:rPr>
      </w:pPr>
      <w:r w:rsidDel="00000000" w:rsidR="00000000" w:rsidRPr="00000000">
        <w:rPr>
          <w:color w:val="111111"/>
          <w:sz w:val="26"/>
          <w:szCs w:val="26"/>
          <w:rtl w:val="0"/>
        </w:rPr>
        <w:t xml:space="preserve">Approved rows auto-appear in public view</w:t>
        <w:br w:type="textWrapping"/>
      </w:r>
    </w:p>
    <w:p w:rsidR="00000000" w:rsidDel="00000000" w:rsidP="00000000" w:rsidRDefault="00000000" w:rsidRPr="00000000" w14:paraId="0000050B">
      <w:pPr>
        <w:spacing w:after="240" w:before="240" w:lineRule="auto"/>
        <w:ind w:left="0" w:firstLine="0"/>
        <w:rPr>
          <w:color w:val="111111"/>
          <w:sz w:val="26"/>
          <w:szCs w:val="26"/>
        </w:rPr>
      </w:pPr>
      <w:r w:rsidDel="00000000" w:rsidR="00000000" w:rsidRPr="00000000">
        <w:rPr>
          <w:color w:val="111111"/>
          <w:sz w:val="26"/>
          <w:szCs w:val="26"/>
          <w:rtl w:val="0"/>
        </w:rPr>
        <w:t xml:space="preserve">☐ Create public read-only view:</w:t>
      </w:r>
    </w:p>
    <w:p w:rsidR="00000000" w:rsidDel="00000000" w:rsidP="00000000" w:rsidRDefault="00000000" w:rsidRPr="00000000" w14:paraId="0000050C">
      <w:pPr>
        <w:numPr>
          <w:ilvl w:val="0"/>
          <w:numId w:val="19"/>
        </w:numPr>
        <w:spacing w:after="0" w:afterAutospacing="0" w:before="480" w:lineRule="auto"/>
        <w:ind w:left="720" w:hanging="360"/>
        <w:rPr>
          <w:color w:val="111111"/>
          <w:sz w:val="26"/>
          <w:szCs w:val="26"/>
        </w:rPr>
      </w:pPr>
      <w:r w:rsidDel="00000000" w:rsidR="00000000" w:rsidRPr="00000000">
        <w:rPr>
          <w:color w:val="111111"/>
          <w:sz w:val="26"/>
          <w:szCs w:val="26"/>
          <w:rtl w:val="0"/>
        </w:rPr>
        <w:t xml:space="preserve">Shows only approved proposals</w:t>
        <w:br w:type="textWrapping"/>
      </w:r>
    </w:p>
    <w:p w:rsidR="00000000" w:rsidDel="00000000" w:rsidP="00000000" w:rsidRDefault="00000000" w:rsidRPr="00000000" w14:paraId="0000050D">
      <w:pPr>
        <w:numPr>
          <w:ilvl w:val="0"/>
          <w:numId w:val="19"/>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Sortable by theme &amp; date</w:t>
        <w:br w:type="textWrapping"/>
      </w:r>
    </w:p>
    <w:p w:rsidR="00000000" w:rsidDel="00000000" w:rsidP="00000000" w:rsidRDefault="00000000" w:rsidRPr="00000000" w14:paraId="0000050E">
      <w:pPr>
        <w:numPr>
          <w:ilvl w:val="0"/>
          <w:numId w:val="19"/>
        </w:numPr>
        <w:spacing w:after="480" w:before="0" w:beforeAutospacing="0" w:lineRule="auto"/>
        <w:ind w:left="720" w:hanging="360"/>
        <w:rPr>
          <w:color w:val="111111"/>
          <w:sz w:val="26"/>
          <w:szCs w:val="26"/>
        </w:rPr>
      </w:pPr>
      <w:r w:rsidDel="00000000" w:rsidR="00000000" w:rsidRPr="00000000">
        <w:rPr>
          <w:color w:val="111111"/>
          <w:sz w:val="26"/>
          <w:szCs w:val="26"/>
          <w:rtl w:val="0"/>
        </w:rPr>
        <w:t xml:space="preserve">Embedded into Notion</w:t>
        <w:br w:type="textWrapping"/>
      </w:r>
    </w:p>
    <w:p w:rsidR="00000000" w:rsidDel="00000000" w:rsidP="00000000" w:rsidRDefault="00000000" w:rsidRPr="00000000" w14:paraId="0000050F">
      <w:pPr>
        <w:spacing w:after="240" w:before="240" w:lineRule="auto"/>
        <w:ind w:left="0" w:firstLine="0"/>
        <w:rPr>
          <w:color w:val="111111"/>
          <w:sz w:val="26"/>
          <w:szCs w:val="26"/>
        </w:rPr>
      </w:pPr>
      <w:r w:rsidDel="00000000" w:rsidR="00000000" w:rsidRPr="00000000">
        <w:rPr>
          <w:color w:val="111111"/>
          <w:sz w:val="26"/>
          <w:szCs w:val="26"/>
          <w:rtl w:val="0"/>
        </w:rPr>
        <w:t xml:space="preserve">Acceptance Criteria:</w:t>
      </w:r>
    </w:p>
    <w:p w:rsidR="00000000" w:rsidDel="00000000" w:rsidP="00000000" w:rsidRDefault="00000000" w:rsidRPr="00000000" w14:paraId="00000510">
      <w:pPr>
        <w:spacing w:after="240" w:before="240" w:lineRule="auto"/>
        <w:ind w:left="0" w:firstLine="0"/>
        <w:rPr>
          <w:color w:val="111111"/>
          <w:sz w:val="26"/>
          <w:szCs w:val="26"/>
        </w:rPr>
      </w:pPr>
      <w:r w:rsidDel="00000000" w:rsidR="00000000" w:rsidRPr="00000000">
        <w:rPr>
          <w:color w:val="111111"/>
          <w:sz w:val="26"/>
          <w:szCs w:val="26"/>
          <w:rtl w:val="0"/>
        </w:rPr>
        <w:t xml:space="preserve">☐ Public cannot edit entries</w:t>
      </w:r>
    </w:p>
    <w:p w:rsidR="00000000" w:rsidDel="00000000" w:rsidP="00000000" w:rsidRDefault="00000000" w:rsidRPr="00000000" w14:paraId="00000511">
      <w:pPr>
        <w:spacing w:after="240" w:before="240" w:lineRule="auto"/>
        <w:ind w:left="0" w:firstLine="0"/>
        <w:rPr>
          <w:color w:val="111111"/>
          <w:sz w:val="26"/>
          <w:szCs w:val="26"/>
        </w:rPr>
      </w:pPr>
      <w:r w:rsidDel="00000000" w:rsidR="00000000" w:rsidRPr="00000000">
        <w:rPr>
          <w:color w:val="111111"/>
          <w:sz w:val="26"/>
          <w:szCs w:val="26"/>
          <w:rtl w:val="0"/>
        </w:rPr>
        <w:t xml:space="preserve">☐ Syd can approve/reject easily</w:t>
      </w:r>
    </w:p>
    <w:p w:rsidR="00000000" w:rsidDel="00000000" w:rsidP="00000000" w:rsidRDefault="00000000" w:rsidRPr="00000000" w14:paraId="00000512">
      <w:pPr>
        <w:spacing w:after="240" w:before="240" w:lineRule="auto"/>
        <w:ind w:left="0" w:firstLine="0"/>
        <w:rPr>
          <w:color w:val="111111"/>
          <w:sz w:val="26"/>
          <w:szCs w:val="26"/>
        </w:rPr>
      </w:pPr>
      <w:r w:rsidDel="00000000" w:rsidR="00000000" w:rsidRPr="00000000">
        <w:rPr>
          <w:color w:val="111111"/>
          <w:sz w:val="26"/>
          <w:szCs w:val="26"/>
          <w:rtl w:val="0"/>
        </w:rPr>
        <w:t xml:space="preserve">☐ Public docket updates automatically</w:t>
      </w:r>
    </w:p>
    <w:p w:rsidR="00000000" w:rsidDel="00000000" w:rsidP="00000000" w:rsidRDefault="00000000" w:rsidRPr="00000000" w14:paraId="00000513">
      <w:pPr>
        <w:spacing w:after="240" w:before="240" w:lineRule="auto"/>
        <w:ind w:left="0" w:firstLine="0"/>
        <w:rPr>
          <w:color w:val="111111"/>
          <w:sz w:val="26"/>
          <w:szCs w:val="26"/>
        </w:rPr>
      </w:pPr>
      <w:r w:rsidDel="00000000" w:rsidR="00000000" w:rsidRPr="00000000">
        <w:rPr>
          <w:color w:val="111111"/>
          <w:sz w:val="26"/>
          <w:szCs w:val="26"/>
          <w:rtl w:val="0"/>
        </w:rPr>
        <w:t xml:space="preserve">☐ Speaker consent is captured</w:t>
      </w:r>
    </w:p>
    <w:p w:rsidR="00000000" w:rsidDel="00000000" w:rsidP="00000000" w:rsidRDefault="00000000" w:rsidRPr="00000000" w14:paraId="00000514">
      <w:pPr>
        <w:spacing w:after="240" w:before="240" w:lineRule="auto"/>
        <w:ind w:left="0" w:firstLine="0"/>
        <w:rPr>
          <w:color w:val="11111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5">
      <w:pPr>
        <w:pStyle w:val="Heading2"/>
        <w:keepNext w:val="0"/>
        <w:keepLines w:val="0"/>
        <w:ind w:left="0" w:firstLine="0"/>
        <w:rPr>
          <w:color w:val="111111"/>
          <w:sz w:val="34"/>
          <w:szCs w:val="34"/>
        </w:rPr>
      </w:pPr>
      <w:bookmarkStart w:colFirst="0" w:colLast="0" w:name="_vu8bnaok283y" w:id="89"/>
      <w:bookmarkEnd w:id="89"/>
      <w:r w:rsidDel="00000000" w:rsidR="00000000" w:rsidRPr="00000000">
        <w:rPr>
          <w:color w:val="111111"/>
          <w:sz w:val="34"/>
          <w:szCs w:val="34"/>
          <w:rtl w:val="0"/>
        </w:rPr>
        <w:t xml:space="preserve">PHASE 4 — PUBLIC HUB (NOTION)</w:t>
      </w:r>
    </w:p>
    <w:p w:rsidR="00000000" w:rsidDel="00000000" w:rsidP="00000000" w:rsidRDefault="00000000" w:rsidRPr="00000000" w14:paraId="00000516">
      <w:pPr>
        <w:pStyle w:val="Heading3"/>
        <w:keepNext w:val="0"/>
        <w:keepLines w:val="0"/>
        <w:ind w:left="0" w:firstLine="0"/>
        <w:rPr>
          <w:color w:val="111111"/>
          <w:sz w:val="26"/>
          <w:szCs w:val="26"/>
        </w:rPr>
      </w:pPr>
      <w:bookmarkStart w:colFirst="0" w:colLast="0" w:name="_cqxyp4gwh0z" w:id="90"/>
      <w:bookmarkEnd w:id="90"/>
      <w:r w:rsidDel="00000000" w:rsidR="00000000" w:rsidRPr="00000000">
        <w:rPr>
          <w:color w:val="111111"/>
          <w:sz w:val="26"/>
          <w:szCs w:val="26"/>
          <w:rtl w:val="0"/>
        </w:rPr>
        <w:t xml:space="preserve">D) Landing Page Build</w:t>
      </w:r>
    </w:p>
    <w:p w:rsidR="00000000" w:rsidDel="00000000" w:rsidP="00000000" w:rsidRDefault="00000000" w:rsidRPr="00000000" w14:paraId="00000517">
      <w:pPr>
        <w:spacing w:after="240" w:before="240" w:lineRule="auto"/>
        <w:ind w:left="0" w:firstLine="0"/>
        <w:rPr>
          <w:color w:val="111111"/>
          <w:sz w:val="26"/>
          <w:szCs w:val="26"/>
        </w:rPr>
      </w:pPr>
      <w:r w:rsidDel="00000000" w:rsidR="00000000" w:rsidRPr="00000000">
        <w:rPr>
          <w:color w:val="111111"/>
          <w:sz w:val="26"/>
          <w:szCs w:val="26"/>
          <w:rtl w:val="0"/>
        </w:rPr>
        <w:t xml:space="preserve">Tasks:</w:t>
      </w:r>
    </w:p>
    <w:p w:rsidR="00000000" w:rsidDel="00000000" w:rsidP="00000000" w:rsidRDefault="00000000" w:rsidRPr="00000000" w14:paraId="00000518">
      <w:pPr>
        <w:spacing w:after="240" w:before="240" w:lineRule="auto"/>
        <w:ind w:left="0" w:firstLine="0"/>
        <w:rPr>
          <w:color w:val="111111"/>
          <w:sz w:val="26"/>
          <w:szCs w:val="26"/>
        </w:rPr>
      </w:pPr>
      <w:r w:rsidDel="00000000" w:rsidR="00000000" w:rsidRPr="00000000">
        <w:rPr>
          <w:color w:val="111111"/>
          <w:sz w:val="26"/>
          <w:szCs w:val="26"/>
          <w:rtl w:val="0"/>
        </w:rPr>
        <w:t xml:space="preserve">☐ Create Notion landing page using provided layout</w:t>
      </w:r>
    </w:p>
    <w:p w:rsidR="00000000" w:rsidDel="00000000" w:rsidP="00000000" w:rsidRDefault="00000000" w:rsidRPr="00000000" w14:paraId="00000519">
      <w:pPr>
        <w:spacing w:after="240" w:before="240" w:lineRule="auto"/>
        <w:ind w:left="0" w:firstLine="0"/>
        <w:rPr>
          <w:color w:val="111111"/>
          <w:sz w:val="26"/>
          <w:szCs w:val="26"/>
        </w:rPr>
      </w:pPr>
      <w:r w:rsidDel="00000000" w:rsidR="00000000" w:rsidRPr="00000000">
        <w:rPr>
          <w:color w:val="111111"/>
          <w:sz w:val="26"/>
          <w:szCs w:val="26"/>
          <w:rtl w:val="0"/>
        </w:rPr>
        <w:t xml:space="preserve">☐ Sections to include:</w:t>
      </w:r>
    </w:p>
    <w:p w:rsidR="00000000" w:rsidDel="00000000" w:rsidP="00000000" w:rsidRDefault="00000000" w:rsidRPr="00000000" w14:paraId="0000051A">
      <w:pPr>
        <w:numPr>
          <w:ilvl w:val="0"/>
          <w:numId w:val="229"/>
        </w:numPr>
        <w:spacing w:after="0" w:afterAutospacing="0" w:before="480" w:lineRule="auto"/>
        <w:ind w:left="720" w:hanging="360"/>
        <w:rPr>
          <w:color w:val="111111"/>
          <w:sz w:val="26"/>
          <w:szCs w:val="26"/>
        </w:rPr>
      </w:pPr>
      <w:r w:rsidDel="00000000" w:rsidR="00000000" w:rsidRPr="00000000">
        <w:rPr>
          <w:color w:val="111111"/>
          <w:sz w:val="26"/>
          <w:szCs w:val="26"/>
          <w:rtl w:val="0"/>
        </w:rPr>
        <w:t xml:space="preserve">Hero</w:t>
        <w:br w:type="textWrapping"/>
      </w:r>
    </w:p>
    <w:p w:rsidR="00000000" w:rsidDel="00000000" w:rsidP="00000000" w:rsidRDefault="00000000" w:rsidRPr="00000000" w14:paraId="0000051B">
      <w:pPr>
        <w:numPr>
          <w:ilvl w:val="0"/>
          <w:numId w:val="229"/>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What This Is</w:t>
        <w:br w:type="textWrapping"/>
      </w:r>
    </w:p>
    <w:p w:rsidR="00000000" w:rsidDel="00000000" w:rsidP="00000000" w:rsidRDefault="00000000" w:rsidRPr="00000000" w14:paraId="0000051C">
      <w:pPr>
        <w:numPr>
          <w:ilvl w:val="0"/>
          <w:numId w:val="229"/>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Weekly Themes</w:t>
        <w:br w:type="textWrapping"/>
      </w:r>
    </w:p>
    <w:p w:rsidR="00000000" w:rsidDel="00000000" w:rsidP="00000000" w:rsidRDefault="00000000" w:rsidRPr="00000000" w14:paraId="0000051D">
      <w:pPr>
        <w:numPr>
          <w:ilvl w:val="0"/>
          <w:numId w:val="229"/>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Grief Circles</w:t>
        <w:br w:type="textWrapping"/>
      </w:r>
    </w:p>
    <w:p w:rsidR="00000000" w:rsidDel="00000000" w:rsidP="00000000" w:rsidRDefault="00000000" w:rsidRPr="00000000" w14:paraId="0000051E">
      <w:pPr>
        <w:numPr>
          <w:ilvl w:val="0"/>
          <w:numId w:val="229"/>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Upcoming Sessions (database view)</w:t>
        <w:br w:type="textWrapping"/>
      </w:r>
    </w:p>
    <w:p w:rsidR="00000000" w:rsidDel="00000000" w:rsidP="00000000" w:rsidRDefault="00000000" w:rsidRPr="00000000" w14:paraId="0000051F">
      <w:pPr>
        <w:numPr>
          <w:ilvl w:val="0"/>
          <w:numId w:val="229"/>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Propose a Topic</w:t>
        <w:br w:type="textWrapping"/>
      </w:r>
    </w:p>
    <w:p w:rsidR="00000000" w:rsidDel="00000000" w:rsidP="00000000" w:rsidRDefault="00000000" w:rsidRPr="00000000" w14:paraId="00000520">
      <w:pPr>
        <w:numPr>
          <w:ilvl w:val="0"/>
          <w:numId w:val="229"/>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How to Participate</w:t>
        <w:br w:type="textWrapping"/>
      </w:r>
    </w:p>
    <w:p w:rsidR="00000000" w:rsidDel="00000000" w:rsidP="00000000" w:rsidRDefault="00000000" w:rsidRPr="00000000" w14:paraId="00000521">
      <w:pPr>
        <w:numPr>
          <w:ilvl w:val="0"/>
          <w:numId w:val="229"/>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Community Agreements</w:t>
        <w:br w:type="textWrapping"/>
      </w:r>
    </w:p>
    <w:p w:rsidR="00000000" w:rsidDel="00000000" w:rsidP="00000000" w:rsidRDefault="00000000" w:rsidRPr="00000000" w14:paraId="00000522">
      <w:pPr>
        <w:numPr>
          <w:ilvl w:val="0"/>
          <w:numId w:val="229"/>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Past Replays</w:t>
        <w:br w:type="textWrapping"/>
      </w:r>
    </w:p>
    <w:p w:rsidR="00000000" w:rsidDel="00000000" w:rsidP="00000000" w:rsidRDefault="00000000" w:rsidRPr="00000000" w14:paraId="00000523">
      <w:pPr>
        <w:numPr>
          <w:ilvl w:val="0"/>
          <w:numId w:val="229"/>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About Syd</w:t>
        <w:br w:type="textWrapping"/>
      </w:r>
    </w:p>
    <w:p w:rsidR="00000000" w:rsidDel="00000000" w:rsidP="00000000" w:rsidRDefault="00000000" w:rsidRPr="00000000" w14:paraId="00000524">
      <w:pPr>
        <w:numPr>
          <w:ilvl w:val="0"/>
          <w:numId w:val="229"/>
        </w:numPr>
        <w:spacing w:after="480" w:before="0" w:beforeAutospacing="0" w:lineRule="auto"/>
        <w:ind w:left="720" w:hanging="360"/>
        <w:rPr>
          <w:color w:val="111111"/>
          <w:sz w:val="26"/>
          <w:szCs w:val="26"/>
        </w:rPr>
      </w:pPr>
      <w:r w:rsidDel="00000000" w:rsidR="00000000" w:rsidRPr="00000000">
        <w:rPr>
          <w:color w:val="111111"/>
          <w:sz w:val="26"/>
          <w:szCs w:val="26"/>
          <w:rtl w:val="0"/>
        </w:rPr>
        <w:t xml:space="preserve">CTAs</w:t>
        <w:br w:type="textWrapping"/>
      </w:r>
    </w:p>
    <w:p w:rsidR="00000000" w:rsidDel="00000000" w:rsidP="00000000" w:rsidRDefault="00000000" w:rsidRPr="00000000" w14:paraId="00000525">
      <w:pPr>
        <w:spacing w:after="240" w:before="240" w:lineRule="auto"/>
        <w:ind w:left="0" w:firstLine="0"/>
        <w:rPr>
          <w:color w:val="111111"/>
          <w:sz w:val="26"/>
          <w:szCs w:val="26"/>
        </w:rPr>
      </w:pPr>
      <w:r w:rsidDel="00000000" w:rsidR="00000000" w:rsidRPr="00000000">
        <w:rPr>
          <w:color w:val="111111"/>
          <w:sz w:val="26"/>
          <w:szCs w:val="26"/>
          <w:rtl w:val="0"/>
        </w:rPr>
        <w:t xml:space="preserve">☐ Embed:</w:t>
      </w:r>
    </w:p>
    <w:p w:rsidR="00000000" w:rsidDel="00000000" w:rsidP="00000000" w:rsidRDefault="00000000" w:rsidRPr="00000000" w14:paraId="00000526">
      <w:pPr>
        <w:numPr>
          <w:ilvl w:val="0"/>
          <w:numId w:val="65"/>
        </w:numPr>
        <w:spacing w:after="0" w:afterAutospacing="0" w:before="480" w:lineRule="auto"/>
        <w:ind w:left="720" w:hanging="360"/>
        <w:rPr>
          <w:color w:val="111111"/>
          <w:sz w:val="26"/>
          <w:szCs w:val="26"/>
        </w:rPr>
      </w:pPr>
      <w:r w:rsidDel="00000000" w:rsidR="00000000" w:rsidRPr="00000000">
        <w:rPr>
          <w:color w:val="111111"/>
          <w:sz w:val="26"/>
          <w:szCs w:val="26"/>
          <w:rtl w:val="0"/>
        </w:rPr>
        <w:t xml:space="preserve">Tally registration form</w:t>
        <w:br w:type="textWrapping"/>
      </w:r>
    </w:p>
    <w:p w:rsidR="00000000" w:rsidDel="00000000" w:rsidP="00000000" w:rsidRDefault="00000000" w:rsidRPr="00000000" w14:paraId="00000527">
      <w:pPr>
        <w:numPr>
          <w:ilvl w:val="0"/>
          <w:numId w:val="65"/>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Speaker intake form</w:t>
        <w:br w:type="textWrapping"/>
      </w:r>
    </w:p>
    <w:p w:rsidR="00000000" w:rsidDel="00000000" w:rsidP="00000000" w:rsidRDefault="00000000" w:rsidRPr="00000000" w14:paraId="00000528">
      <w:pPr>
        <w:numPr>
          <w:ilvl w:val="0"/>
          <w:numId w:val="65"/>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Airtable public views</w:t>
        <w:br w:type="textWrapping"/>
      </w:r>
    </w:p>
    <w:p w:rsidR="00000000" w:rsidDel="00000000" w:rsidP="00000000" w:rsidRDefault="00000000" w:rsidRPr="00000000" w14:paraId="00000529">
      <w:pPr>
        <w:numPr>
          <w:ilvl w:val="0"/>
          <w:numId w:val="65"/>
        </w:numPr>
        <w:spacing w:after="480" w:before="0" w:beforeAutospacing="0" w:lineRule="auto"/>
        <w:ind w:left="720" w:hanging="360"/>
        <w:rPr>
          <w:color w:val="111111"/>
          <w:sz w:val="26"/>
          <w:szCs w:val="26"/>
        </w:rPr>
      </w:pPr>
      <w:r w:rsidDel="00000000" w:rsidR="00000000" w:rsidRPr="00000000">
        <w:rPr>
          <w:color w:val="111111"/>
          <w:sz w:val="26"/>
          <w:szCs w:val="26"/>
          <w:rtl w:val="0"/>
        </w:rPr>
        <w:t xml:space="preserve">Replay videos</w:t>
        <w:br w:type="textWrapping"/>
      </w:r>
    </w:p>
    <w:p w:rsidR="00000000" w:rsidDel="00000000" w:rsidP="00000000" w:rsidRDefault="00000000" w:rsidRPr="00000000" w14:paraId="0000052A">
      <w:pPr>
        <w:spacing w:after="240" w:before="240" w:lineRule="auto"/>
        <w:ind w:left="0" w:firstLine="0"/>
        <w:rPr>
          <w:color w:val="111111"/>
          <w:sz w:val="26"/>
          <w:szCs w:val="26"/>
        </w:rPr>
      </w:pPr>
      <w:r w:rsidDel="00000000" w:rsidR="00000000" w:rsidRPr="00000000">
        <w:rPr>
          <w:color w:val="111111"/>
          <w:sz w:val="26"/>
          <w:szCs w:val="26"/>
          <w:rtl w:val="0"/>
        </w:rPr>
        <w:t xml:space="preserve">☐ Create Notion databases:</w:t>
      </w:r>
    </w:p>
    <w:p w:rsidR="00000000" w:rsidDel="00000000" w:rsidP="00000000" w:rsidRDefault="00000000" w:rsidRPr="00000000" w14:paraId="0000052B">
      <w:pPr>
        <w:numPr>
          <w:ilvl w:val="0"/>
          <w:numId w:val="265"/>
        </w:numPr>
        <w:spacing w:after="0" w:afterAutospacing="0" w:before="480" w:lineRule="auto"/>
        <w:ind w:left="720" w:hanging="360"/>
        <w:rPr>
          <w:color w:val="111111"/>
          <w:sz w:val="26"/>
          <w:szCs w:val="26"/>
        </w:rPr>
      </w:pPr>
      <w:r w:rsidDel="00000000" w:rsidR="00000000" w:rsidRPr="00000000">
        <w:rPr>
          <w:color w:val="111111"/>
          <w:sz w:val="26"/>
          <w:szCs w:val="26"/>
          <w:rtl w:val="0"/>
        </w:rPr>
        <w:t xml:space="preserve">Sessions DB</w:t>
        <w:br w:type="textWrapping"/>
      </w:r>
    </w:p>
    <w:p w:rsidR="00000000" w:rsidDel="00000000" w:rsidP="00000000" w:rsidRDefault="00000000" w:rsidRPr="00000000" w14:paraId="0000052C">
      <w:pPr>
        <w:numPr>
          <w:ilvl w:val="0"/>
          <w:numId w:val="265"/>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Replays DB</w:t>
        <w:br w:type="textWrapping"/>
      </w:r>
    </w:p>
    <w:p w:rsidR="00000000" w:rsidDel="00000000" w:rsidP="00000000" w:rsidRDefault="00000000" w:rsidRPr="00000000" w14:paraId="0000052D">
      <w:pPr>
        <w:numPr>
          <w:ilvl w:val="0"/>
          <w:numId w:val="265"/>
        </w:numPr>
        <w:spacing w:after="480" w:before="0" w:beforeAutospacing="0" w:lineRule="auto"/>
        <w:ind w:left="720" w:hanging="360"/>
        <w:rPr>
          <w:color w:val="111111"/>
          <w:sz w:val="26"/>
          <w:szCs w:val="26"/>
        </w:rPr>
      </w:pPr>
      <w:r w:rsidDel="00000000" w:rsidR="00000000" w:rsidRPr="00000000">
        <w:rPr>
          <w:color w:val="111111"/>
          <w:sz w:val="26"/>
          <w:szCs w:val="26"/>
          <w:rtl w:val="0"/>
        </w:rPr>
        <w:t xml:space="preserve">Proposed Topics DB</w:t>
        <w:br w:type="textWrapping"/>
      </w:r>
    </w:p>
    <w:p w:rsidR="00000000" w:rsidDel="00000000" w:rsidP="00000000" w:rsidRDefault="00000000" w:rsidRPr="00000000" w14:paraId="0000052E">
      <w:pPr>
        <w:spacing w:after="240" w:before="240" w:lineRule="auto"/>
        <w:ind w:left="0" w:firstLine="0"/>
        <w:rPr>
          <w:color w:val="111111"/>
          <w:sz w:val="26"/>
          <w:szCs w:val="26"/>
        </w:rPr>
      </w:pPr>
      <w:r w:rsidDel="00000000" w:rsidR="00000000" w:rsidRPr="00000000">
        <w:rPr>
          <w:color w:val="111111"/>
          <w:sz w:val="26"/>
          <w:szCs w:val="26"/>
          <w:rtl w:val="0"/>
        </w:rPr>
        <w:t xml:space="preserve">☐ Add filters:</w:t>
      </w:r>
    </w:p>
    <w:p w:rsidR="00000000" w:rsidDel="00000000" w:rsidP="00000000" w:rsidRDefault="00000000" w:rsidRPr="00000000" w14:paraId="0000052F">
      <w:pPr>
        <w:numPr>
          <w:ilvl w:val="0"/>
          <w:numId w:val="50"/>
        </w:numPr>
        <w:spacing w:after="0" w:afterAutospacing="0" w:before="480" w:lineRule="auto"/>
        <w:ind w:left="720" w:hanging="360"/>
        <w:rPr>
          <w:color w:val="111111"/>
          <w:sz w:val="26"/>
          <w:szCs w:val="26"/>
        </w:rPr>
      </w:pPr>
      <w:r w:rsidDel="00000000" w:rsidR="00000000" w:rsidRPr="00000000">
        <w:rPr>
          <w:color w:val="111111"/>
          <w:sz w:val="26"/>
          <w:szCs w:val="26"/>
          <w:rtl w:val="0"/>
        </w:rPr>
        <w:t xml:space="preserve">Upcoming only</w:t>
        <w:br w:type="textWrapping"/>
      </w:r>
    </w:p>
    <w:p w:rsidR="00000000" w:rsidDel="00000000" w:rsidP="00000000" w:rsidRDefault="00000000" w:rsidRPr="00000000" w14:paraId="00000530">
      <w:pPr>
        <w:numPr>
          <w:ilvl w:val="0"/>
          <w:numId w:val="50"/>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Sorted by date</w:t>
        <w:br w:type="textWrapping"/>
      </w:r>
    </w:p>
    <w:p w:rsidR="00000000" w:rsidDel="00000000" w:rsidP="00000000" w:rsidRDefault="00000000" w:rsidRPr="00000000" w14:paraId="00000531">
      <w:pPr>
        <w:numPr>
          <w:ilvl w:val="0"/>
          <w:numId w:val="50"/>
        </w:numPr>
        <w:spacing w:after="480" w:before="0" w:beforeAutospacing="0" w:lineRule="auto"/>
        <w:ind w:left="720" w:hanging="360"/>
        <w:rPr>
          <w:color w:val="111111"/>
          <w:sz w:val="26"/>
          <w:szCs w:val="26"/>
        </w:rPr>
      </w:pPr>
      <w:r w:rsidDel="00000000" w:rsidR="00000000" w:rsidRPr="00000000">
        <w:rPr>
          <w:color w:val="111111"/>
          <w:sz w:val="26"/>
          <w:szCs w:val="26"/>
          <w:rtl w:val="0"/>
        </w:rPr>
        <w:t xml:space="preserve">Theme tags</w:t>
        <w:br w:type="textWrapping"/>
      </w:r>
    </w:p>
    <w:p w:rsidR="00000000" w:rsidDel="00000000" w:rsidP="00000000" w:rsidRDefault="00000000" w:rsidRPr="00000000" w14:paraId="00000532">
      <w:pPr>
        <w:spacing w:after="240" w:before="240" w:lineRule="auto"/>
        <w:ind w:left="0" w:firstLine="0"/>
        <w:rPr>
          <w:color w:val="111111"/>
          <w:sz w:val="26"/>
          <w:szCs w:val="26"/>
        </w:rPr>
      </w:pPr>
      <w:r w:rsidDel="00000000" w:rsidR="00000000" w:rsidRPr="00000000">
        <w:rPr>
          <w:color w:val="111111"/>
          <w:sz w:val="26"/>
          <w:szCs w:val="26"/>
          <w:rtl w:val="0"/>
        </w:rPr>
        <w:t xml:space="preserve">Acceptance Criteria:</w:t>
      </w:r>
    </w:p>
    <w:p w:rsidR="00000000" w:rsidDel="00000000" w:rsidP="00000000" w:rsidRDefault="00000000" w:rsidRPr="00000000" w14:paraId="00000533">
      <w:pPr>
        <w:spacing w:after="240" w:before="240" w:lineRule="auto"/>
        <w:ind w:left="0" w:firstLine="0"/>
        <w:rPr>
          <w:color w:val="111111"/>
          <w:sz w:val="26"/>
          <w:szCs w:val="26"/>
        </w:rPr>
      </w:pPr>
      <w:r w:rsidDel="00000000" w:rsidR="00000000" w:rsidRPr="00000000">
        <w:rPr>
          <w:color w:val="111111"/>
          <w:sz w:val="26"/>
          <w:szCs w:val="26"/>
          <w:rtl w:val="0"/>
        </w:rPr>
        <w:t xml:space="preserve">☐ Page loads cleanly on mobile</w:t>
      </w:r>
    </w:p>
    <w:p w:rsidR="00000000" w:rsidDel="00000000" w:rsidP="00000000" w:rsidRDefault="00000000" w:rsidRPr="00000000" w14:paraId="00000534">
      <w:pPr>
        <w:spacing w:after="240" w:before="240" w:lineRule="auto"/>
        <w:ind w:left="0" w:firstLine="0"/>
        <w:rPr>
          <w:color w:val="111111"/>
          <w:sz w:val="26"/>
          <w:szCs w:val="26"/>
        </w:rPr>
      </w:pPr>
      <w:r w:rsidDel="00000000" w:rsidR="00000000" w:rsidRPr="00000000">
        <w:rPr>
          <w:color w:val="111111"/>
          <w:sz w:val="26"/>
          <w:szCs w:val="26"/>
          <w:rtl w:val="0"/>
        </w:rPr>
        <w:t xml:space="preserve">☐ Registration &amp; intake forms work in-page</w:t>
      </w:r>
    </w:p>
    <w:p w:rsidR="00000000" w:rsidDel="00000000" w:rsidP="00000000" w:rsidRDefault="00000000" w:rsidRPr="00000000" w14:paraId="00000535">
      <w:pPr>
        <w:spacing w:after="240" w:before="240" w:lineRule="auto"/>
        <w:ind w:left="0" w:firstLine="0"/>
        <w:rPr>
          <w:color w:val="111111"/>
          <w:sz w:val="26"/>
          <w:szCs w:val="26"/>
        </w:rPr>
      </w:pPr>
      <w:r w:rsidDel="00000000" w:rsidR="00000000" w:rsidRPr="00000000">
        <w:rPr>
          <w:color w:val="111111"/>
          <w:sz w:val="26"/>
          <w:szCs w:val="26"/>
          <w:rtl w:val="0"/>
        </w:rPr>
        <w:t xml:space="preserve">☐ Upcoming sessions auto-update</w:t>
      </w:r>
    </w:p>
    <w:p w:rsidR="00000000" w:rsidDel="00000000" w:rsidP="00000000" w:rsidRDefault="00000000" w:rsidRPr="00000000" w14:paraId="00000536">
      <w:pPr>
        <w:spacing w:after="240" w:before="240" w:lineRule="auto"/>
        <w:ind w:left="0" w:firstLine="0"/>
        <w:rPr>
          <w:color w:val="111111"/>
          <w:sz w:val="26"/>
          <w:szCs w:val="26"/>
        </w:rPr>
      </w:pPr>
      <w:r w:rsidDel="00000000" w:rsidR="00000000" w:rsidRPr="00000000">
        <w:rPr>
          <w:color w:val="111111"/>
          <w:sz w:val="26"/>
          <w:szCs w:val="26"/>
          <w:rtl w:val="0"/>
        </w:rPr>
        <w:t xml:space="preserve">☐ Replays embed correctly</w:t>
      </w:r>
    </w:p>
    <w:p w:rsidR="00000000" w:rsidDel="00000000" w:rsidP="00000000" w:rsidRDefault="00000000" w:rsidRPr="00000000" w14:paraId="00000537">
      <w:pPr>
        <w:spacing w:after="240" w:before="240" w:lineRule="auto"/>
        <w:ind w:left="0" w:firstLine="0"/>
        <w:rPr>
          <w:color w:val="111111"/>
          <w:sz w:val="26"/>
          <w:szCs w:val="26"/>
        </w:rPr>
      </w:pPr>
      <w:r w:rsidDel="00000000" w:rsidR="00000000" w:rsidRPr="00000000">
        <w:rPr>
          <w:color w:val="111111"/>
          <w:sz w:val="26"/>
          <w:szCs w:val="26"/>
          <w:rtl w:val="0"/>
        </w:rPr>
        <w:t xml:space="preserve">☐ CTAs are visible top &amp; bottom</w:t>
      </w:r>
    </w:p>
    <w:p w:rsidR="00000000" w:rsidDel="00000000" w:rsidP="00000000" w:rsidRDefault="00000000" w:rsidRPr="00000000" w14:paraId="00000538">
      <w:pPr>
        <w:spacing w:after="240" w:before="240" w:lineRule="auto"/>
        <w:ind w:left="0" w:firstLine="0"/>
        <w:rPr>
          <w:color w:val="11111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9">
      <w:pPr>
        <w:pStyle w:val="Heading2"/>
        <w:keepNext w:val="0"/>
        <w:keepLines w:val="0"/>
        <w:ind w:left="0" w:firstLine="0"/>
        <w:rPr>
          <w:color w:val="111111"/>
          <w:sz w:val="34"/>
          <w:szCs w:val="34"/>
        </w:rPr>
      </w:pPr>
      <w:bookmarkStart w:colFirst="0" w:colLast="0" w:name="_iou98jgwe5sh" w:id="91"/>
      <w:bookmarkEnd w:id="91"/>
      <w:r w:rsidDel="00000000" w:rsidR="00000000" w:rsidRPr="00000000">
        <w:rPr>
          <w:color w:val="111111"/>
          <w:sz w:val="34"/>
          <w:szCs w:val="34"/>
          <w:rtl w:val="0"/>
        </w:rPr>
        <w:t xml:space="preserve">PHASE 5 — STREAMING + RECORDING</w:t>
      </w:r>
    </w:p>
    <w:p w:rsidR="00000000" w:rsidDel="00000000" w:rsidP="00000000" w:rsidRDefault="00000000" w:rsidRPr="00000000" w14:paraId="0000053A">
      <w:pPr>
        <w:pStyle w:val="Heading3"/>
        <w:keepNext w:val="0"/>
        <w:keepLines w:val="0"/>
        <w:ind w:left="0" w:firstLine="0"/>
        <w:rPr>
          <w:color w:val="111111"/>
          <w:sz w:val="26"/>
          <w:szCs w:val="26"/>
        </w:rPr>
      </w:pPr>
      <w:bookmarkStart w:colFirst="0" w:colLast="0" w:name="_mznkc1t66fia" w:id="92"/>
      <w:bookmarkEnd w:id="92"/>
      <w:r w:rsidDel="00000000" w:rsidR="00000000" w:rsidRPr="00000000">
        <w:rPr>
          <w:color w:val="111111"/>
          <w:sz w:val="26"/>
          <w:szCs w:val="26"/>
          <w:rtl w:val="0"/>
        </w:rPr>
        <w:t xml:space="preserve">E) OBS Setup</w:t>
      </w:r>
    </w:p>
    <w:p w:rsidR="00000000" w:rsidDel="00000000" w:rsidP="00000000" w:rsidRDefault="00000000" w:rsidRPr="00000000" w14:paraId="0000053B">
      <w:pPr>
        <w:spacing w:after="240" w:before="240" w:lineRule="auto"/>
        <w:ind w:left="0" w:firstLine="0"/>
        <w:rPr>
          <w:color w:val="111111"/>
          <w:sz w:val="26"/>
          <w:szCs w:val="26"/>
        </w:rPr>
      </w:pPr>
      <w:r w:rsidDel="00000000" w:rsidR="00000000" w:rsidRPr="00000000">
        <w:rPr>
          <w:color w:val="111111"/>
          <w:sz w:val="26"/>
          <w:szCs w:val="26"/>
          <w:rtl w:val="0"/>
        </w:rPr>
        <w:t xml:space="preserve">Tasks:</w:t>
      </w:r>
    </w:p>
    <w:p w:rsidR="00000000" w:rsidDel="00000000" w:rsidP="00000000" w:rsidRDefault="00000000" w:rsidRPr="00000000" w14:paraId="0000053C">
      <w:pPr>
        <w:spacing w:after="240" w:before="240" w:lineRule="auto"/>
        <w:ind w:left="0" w:firstLine="0"/>
        <w:rPr>
          <w:color w:val="111111"/>
          <w:sz w:val="26"/>
          <w:szCs w:val="26"/>
        </w:rPr>
      </w:pPr>
      <w:r w:rsidDel="00000000" w:rsidR="00000000" w:rsidRPr="00000000">
        <w:rPr>
          <w:color w:val="111111"/>
          <w:sz w:val="26"/>
          <w:szCs w:val="26"/>
          <w:rtl w:val="0"/>
        </w:rPr>
        <w:t xml:space="preserve">☐ Install OBS</w:t>
      </w:r>
    </w:p>
    <w:p w:rsidR="00000000" w:rsidDel="00000000" w:rsidP="00000000" w:rsidRDefault="00000000" w:rsidRPr="00000000" w14:paraId="0000053D">
      <w:pPr>
        <w:spacing w:after="240" w:before="240" w:lineRule="auto"/>
        <w:ind w:left="0" w:firstLine="0"/>
        <w:rPr>
          <w:color w:val="111111"/>
          <w:sz w:val="26"/>
          <w:szCs w:val="26"/>
        </w:rPr>
      </w:pPr>
      <w:r w:rsidDel="00000000" w:rsidR="00000000" w:rsidRPr="00000000">
        <w:rPr>
          <w:color w:val="111111"/>
          <w:sz w:val="26"/>
          <w:szCs w:val="26"/>
          <w:rtl w:val="0"/>
        </w:rPr>
        <w:t xml:space="preserve">☐ Create scenes:</w:t>
      </w:r>
    </w:p>
    <w:p w:rsidR="00000000" w:rsidDel="00000000" w:rsidP="00000000" w:rsidRDefault="00000000" w:rsidRPr="00000000" w14:paraId="0000053E">
      <w:pPr>
        <w:numPr>
          <w:ilvl w:val="0"/>
          <w:numId w:val="40"/>
        </w:numPr>
        <w:spacing w:after="0" w:afterAutospacing="0" w:before="480" w:lineRule="auto"/>
        <w:ind w:left="720" w:hanging="360"/>
        <w:rPr>
          <w:color w:val="111111"/>
          <w:sz w:val="26"/>
          <w:szCs w:val="26"/>
        </w:rPr>
      </w:pPr>
      <w:r w:rsidDel="00000000" w:rsidR="00000000" w:rsidRPr="00000000">
        <w:rPr>
          <w:color w:val="111111"/>
          <w:sz w:val="26"/>
          <w:szCs w:val="26"/>
          <w:rtl w:val="0"/>
        </w:rPr>
        <w:t xml:space="preserve">Opening title</w:t>
        <w:br w:type="textWrapping"/>
      </w:r>
    </w:p>
    <w:p w:rsidR="00000000" w:rsidDel="00000000" w:rsidP="00000000" w:rsidRDefault="00000000" w:rsidRPr="00000000" w14:paraId="0000053F">
      <w:pPr>
        <w:numPr>
          <w:ilvl w:val="0"/>
          <w:numId w:val="40"/>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Live discussion</w:t>
        <w:br w:type="textWrapping"/>
      </w:r>
    </w:p>
    <w:p w:rsidR="00000000" w:rsidDel="00000000" w:rsidP="00000000" w:rsidRDefault="00000000" w:rsidRPr="00000000" w14:paraId="00000540">
      <w:pPr>
        <w:numPr>
          <w:ilvl w:val="0"/>
          <w:numId w:val="40"/>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Speaker spotlight</w:t>
        <w:br w:type="textWrapping"/>
      </w:r>
    </w:p>
    <w:p w:rsidR="00000000" w:rsidDel="00000000" w:rsidP="00000000" w:rsidRDefault="00000000" w:rsidRPr="00000000" w14:paraId="00000541">
      <w:pPr>
        <w:numPr>
          <w:ilvl w:val="0"/>
          <w:numId w:val="40"/>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Closing gratitude</w:t>
        <w:br w:type="textWrapping"/>
      </w:r>
    </w:p>
    <w:p w:rsidR="00000000" w:rsidDel="00000000" w:rsidP="00000000" w:rsidRDefault="00000000" w:rsidRPr="00000000" w14:paraId="00000542">
      <w:pPr>
        <w:numPr>
          <w:ilvl w:val="0"/>
          <w:numId w:val="40"/>
        </w:numPr>
        <w:spacing w:after="480" w:before="0" w:beforeAutospacing="0" w:lineRule="auto"/>
        <w:ind w:left="720" w:hanging="360"/>
        <w:rPr>
          <w:color w:val="111111"/>
          <w:sz w:val="26"/>
          <w:szCs w:val="26"/>
        </w:rPr>
      </w:pPr>
      <w:r w:rsidDel="00000000" w:rsidR="00000000" w:rsidRPr="00000000">
        <w:rPr>
          <w:color w:val="111111"/>
          <w:sz w:val="26"/>
          <w:szCs w:val="26"/>
          <w:rtl w:val="0"/>
        </w:rPr>
        <w:t xml:space="preserve">Heart sharing circle mode (no recording)</w:t>
        <w:br w:type="textWrapping"/>
      </w:r>
    </w:p>
    <w:p w:rsidR="00000000" w:rsidDel="00000000" w:rsidP="00000000" w:rsidRDefault="00000000" w:rsidRPr="00000000" w14:paraId="00000543">
      <w:pPr>
        <w:spacing w:after="240" w:before="240" w:lineRule="auto"/>
        <w:ind w:left="0" w:firstLine="0"/>
        <w:rPr>
          <w:color w:val="111111"/>
          <w:sz w:val="26"/>
          <w:szCs w:val="26"/>
        </w:rPr>
      </w:pPr>
      <w:r w:rsidDel="00000000" w:rsidR="00000000" w:rsidRPr="00000000">
        <w:rPr>
          <w:color w:val="111111"/>
          <w:sz w:val="26"/>
          <w:szCs w:val="26"/>
          <w:rtl w:val="0"/>
        </w:rPr>
        <w:t xml:space="preserve">☐ Configure outputs:</w:t>
      </w:r>
    </w:p>
    <w:p w:rsidR="00000000" w:rsidDel="00000000" w:rsidP="00000000" w:rsidRDefault="00000000" w:rsidRPr="00000000" w14:paraId="00000544">
      <w:pPr>
        <w:numPr>
          <w:ilvl w:val="0"/>
          <w:numId w:val="214"/>
        </w:numPr>
        <w:spacing w:after="0" w:afterAutospacing="0" w:before="480" w:lineRule="auto"/>
        <w:ind w:left="720" w:hanging="360"/>
        <w:rPr>
          <w:color w:val="111111"/>
          <w:sz w:val="26"/>
          <w:szCs w:val="26"/>
        </w:rPr>
      </w:pPr>
      <w:r w:rsidDel="00000000" w:rsidR="00000000" w:rsidRPr="00000000">
        <w:rPr>
          <w:color w:val="111111"/>
          <w:sz w:val="26"/>
          <w:szCs w:val="26"/>
          <w:rtl w:val="0"/>
        </w:rPr>
        <w:t xml:space="preserve">Local recording</w:t>
        <w:br w:type="textWrapping"/>
      </w:r>
    </w:p>
    <w:p w:rsidR="00000000" w:rsidDel="00000000" w:rsidP="00000000" w:rsidRDefault="00000000" w:rsidRPr="00000000" w14:paraId="00000545">
      <w:pPr>
        <w:numPr>
          <w:ilvl w:val="0"/>
          <w:numId w:val="214"/>
        </w:numPr>
        <w:spacing w:after="480" w:before="0" w:beforeAutospacing="0" w:lineRule="auto"/>
        <w:ind w:left="720" w:hanging="360"/>
        <w:rPr>
          <w:color w:val="111111"/>
          <w:sz w:val="26"/>
          <w:szCs w:val="26"/>
        </w:rPr>
      </w:pPr>
      <w:r w:rsidDel="00000000" w:rsidR="00000000" w:rsidRPr="00000000">
        <w:rPr>
          <w:color w:val="111111"/>
          <w:sz w:val="26"/>
          <w:szCs w:val="26"/>
          <w:rtl w:val="0"/>
        </w:rPr>
        <w:t xml:space="preserve">YouTube stream key</w:t>
        <w:br w:type="textWrapping"/>
      </w:r>
    </w:p>
    <w:p w:rsidR="00000000" w:rsidDel="00000000" w:rsidP="00000000" w:rsidRDefault="00000000" w:rsidRPr="00000000" w14:paraId="00000546">
      <w:pPr>
        <w:spacing w:after="240" w:before="240" w:lineRule="auto"/>
        <w:ind w:left="0" w:firstLine="0"/>
        <w:rPr>
          <w:color w:val="111111"/>
          <w:sz w:val="26"/>
          <w:szCs w:val="26"/>
        </w:rPr>
      </w:pPr>
      <w:r w:rsidDel="00000000" w:rsidR="00000000" w:rsidRPr="00000000">
        <w:rPr>
          <w:color w:val="111111"/>
          <w:sz w:val="26"/>
          <w:szCs w:val="26"/>
          <w:rtl w:val="0"/>
        </w:rPr>
        <w:t xml:space="preserve">☐ Optional:</w:t>
      </w:r>
    </w:p>
    <w:p w:rsidR="00000000" w:rsidDel="00000000" w:rsidP="00000000" w:rsidRDefault="00000000" w:rsidRPr="00000000" w14:paraId="00000547">
      <w:pPr>
        <w:numPr>
          <w:ilvl w:val="0"/>
          <w:numId w:val="87"/>
        </w:numPr>
        <w:spacing w:after="480" w:before="480" w:lineRule="auto"/>
        <w:ind w:left="720" w:hanging="360"/>
        <w:rPr>
          <w:color w:val="111111"/>
          <w:sz w:val="26"/>
          <w:szCs w:val="26"/>
        </w:rPr>
      </w:pPr>
      <w:r w:rsidDel="00000000" w:rsidR="00000000" w:rsidRPr="00000000">
        <w:rPr>
          <w:color w:val="111111"/>
          <w:sz w:val="26"/>
          <w:szCs w:val="26"/>
          <w:rtl w:val="0"/>
        </w:rPr>
        <w:t xml:space="preserve">Restream integration</w:t>
        <w:br w:type="textWrapping"/>
      </w:r>
    </w:p>
    <w:p w:rsidR="00000000" w:rsidDel="00000000" w:rsidP="00000000" w:rsidRDefault="00000000" w:rsidRPr="00000000" w14:paraId="00000548">
      <w:pPr>
        <w:spacing w:after="240" w:before="240" w:lineRule="auto"/>
        <w:ind w:left="0" w:firstLine="0"/>
        <w:rPr>
          <w:color w:val="111111"/>
          <w:sz w:val="26"/>
          <w:szCs w:val="26"/>
        </w:rPr>
      </w:pPr>
      <w:r w:rsidDel="00000000" w:rsidR="00000000" w:rsidRPr="00000000">
        <w:rPr>
          <w:color w:val="111111"/>
          <w:sz w:val="26"/>
          <w:szCs w:val="26"/>
          <w:rtl w:val="0"/>
        </w:rPr>
        <w:t xml:space="preserve">☐ Test:</w:t>
      </w:r>
    </w:p>
    <w:p w:rsidR="00000000" w:rsidDel="00000000" w:rsidP="00000000" w:rsidRDefault="00000000" w:rsidRPr="00000000" w14:paraId="00000549">
      <w:pPr>
        <w:numPr>
          <w:ilvl w:val="0"/>
          <w:numId w:val="9"/>
        </w:numPr>
        <w:spacing w:after="0" w:afterAutospacing="0" w:before="480" w:lineRule="auto"/>
        <w:ind w:left="720" w:hanging="360"/>
        <w:rPr>
          <w:color w:val="111111"/>
          <w:sz w:val="26"/>
          <w:szCs w:val="26"/>
        </w:rPr>
      </w:pPr>
      <w:r w:rsidDel="00000000" w:rsidR="00000000" w:rsidRPr="00000000">
        <w:rPr>
          <w:color w:val="111111"/>
          <w:sz w:val="26"/>
          <w:szCs w:val="26"/>
          <w:rtl w:val="0"/>
        </w:rPr>
        <w:t xml:space="preserve">Audio sync</w:t>
        <w:br w:type="textWrapping"/>
      </w:r>
    </w:p>
    <w:p w:rsidR="00000000" w:rsidDel="00000000" w:rsidP="00000000" w:rsidRDefault="00000000" w:rsidRPr="00000000" w14:paraId="0000054A">
      <w:pPr>
        <w:numPr>
          <w:ilvl w:val="0"/>
          <w:numId w:val="9"/>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Scene switching</w:t>
        <w:br w:type="textWrapping"/>
      </w:r>
    </w:p>
    <w:p w:rsidR="00000000" w:rsidDel="00000000" w:rsidP="00000000" w:rsidRDefault="00000000" w:rsidRPr="00000000" w14:paraId="0000054B">
      <w:pPr>
        <w:numPr>
          <w:ilvl w:val="0"/>
          <w:numId w:val="9"/>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Screen sharing</w:t>
        <w:br w:type="textWrapping"/>
      </w:r>
    </w:p>
    <w:p w:rsidR="00000000" w:rsidDel="00000000" w:rsidP="00000000" w:rsidRDefault="00000000" w:rsidRPr="00000000" w14:paraId="0000054C">
      <w:pPr>
        <w:numPr>
          <w:ilvl w:val="0"/>
          <w:numId w:val="9"/>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Recording quality</w:t>
        <w:br w:type="textWrapping"/>
      </w:r>
    </w:p>
    <w:p w:rsidR="00000000" w:rsidDel="00000000" w:rsidP="00000000" w:rsidRDefault="00000000" w:rsidRPr="00000000" w14:paraId="0000054D">
      <w:pPr>
        <w:numPr>
          <w:ilvl w:val="0"/>
          <w:numId w:val="9"/>
        </w:numPr>
        <w:spacing w:after="480" w:before="0" w:beforeAutospacing="0" w:lineRule="auto"/>
        <w:ind w:left="720" w:hanging="360"/>
        <w:rPr>
          <w:color w:val="111111"/>
          <w:sz w:val="26"/>
          <w:szCs w:val="26"/>
        </w:rPr>
      </w:pPr>
      <w:r w:rsidDel="00000000" w:rsidR="00000000" w:rsidRPr="00000000">
        <w:rPr>
          <w:color w:val="111111"/>
          <w:sz w:val="26"/>
          <w:szCs w:val="26"/>
          <w:rtl w:val="0"/>
        </w:rPr>
        <w:t xml:space="preserve">Stream stability</w:t>
        <w:br w:type="textWrapping"/>
      </w:r>
    </w:p>
    <w:p w:rsidR="00000000" w:rsidDel="00000000" w:rsidP="00000000" w:rsidRDefault="00000000" w:rsidRPr="00000000" w14:paraId="0000054E">
      <w:pPr>
        <w:spacing w:after="240" w:before="240" w:lineRule="auto"/>
        <w:ind w:left="0" w:firstLine="0"/>
        <w:rPr>
          <w:color w:val="111111"/>
          <w:sz w:val="26"/>
          <w:szCs w:val="26"/>
        </w:rPr>
      </w:pPr>
      <w:r w:rsidDel="00000000" w:rsidR="00000000" w:rsidRPr="00000000">
        <w:rPr>
          <w:color w:val="111111"/>
          <w:sz w:val="26"/>
          <w:szCs w:val="26"/>
          <w:rtl w:val="0"/>
        </w:rPr>
        <w:t xml:space="preserve">Acceptance Criteria:</w:t>
      </w:r>
    </w:p>
    <w:p w:rsidR="00000000" w:rsidDel="00000000" w:rsidP="00000000" w:rsidRDefault="00000000" w:rsidRPr="00000000" w14:paraId="0000054F">
      <w:pPr>
        <w:spacing w:after="240" w:before="240" w:lineRule="auto"/>
        <w:ind w:left="0" w:firstLine="0"/>
        <w:rPr>
          <w:color w:val="111111"/>
          <w:sz w:val="26"/>
          <w:szCs w:val="26"/>
        </w:rPr>
      </w:pPr>
      <w:r w:rsidDel="00000000" w:rsidR="00000000" w:rsidRPr="00000000">
        <w:rPr>
          <w:color w:val="111111"/>
          <w:sz w:val="26"/>
          <w:szCs w:val="26"/>
          <w:rtl w:val="0"/>
        </w:rPr>
        <w:t xml:space="preserve">☐ Clean audio</w:t>
      </w:r>
    </w:p>
    <w:p w:rsidR="00000000" w:rsidDel="00000000" w:rsidP="00000000" w:rsidRDefault="00000000" w:rsidRPr="00000000" w14:paraId="00000550">
      <w:pPr>
        <w:spacing w:after="240" w:before="240" w:lineRule="auto"/>
        <w:ind w:left="0" w:firstLine="0"/>
        <w:rPr>
          <w:color w:val="111111"/>
          <w:sz w:val="26"/>
          <w:szCs w:val="26"/>
        </w:rPr>
      </w:pPr>
      <w:r w:rsidDel="00000000" w:rsidR="00000000" w:rsidRPr="00000000">
        <w:rPr>
          <w:color w:val="111111"/>
          <w:sz w:val="26"/>
          <w:szCs w:val="26"/>
          <w:rtl w:val="0"/>
        </w:rPr>
        <w:t xml:space="preserve">☐ Stable stream</w:t>
      </w:r>
    </w:p>
    <w:p w:rsidR="00000000" w:rsidDel="00000000" w:rsidP="00000000" w:rsidRDefault="00000000" w:rsidRPr="00000000" w14:paraId="00000551">
      <w:pPr>
        <w:spacing w:after="240" w:before="240" w:lineRule="auto"/>
        <w:ind w:left="0" w:firstLine="0"/>
        <w:rPr>
          <w:color w:val="111111"/>
          <w:sz w:val="26"/>
          <w:szCs w:val="26"/>
        </w:rPr>
      </w:pPr>
      <w:r w:rsidDel="00000000" w:rsidR="00000000" w:rsidRPr="00000000">
        <w:rPr>
          <w:color w:val="111111"/>
          <w:sz w:val="26"/>
          <w:szCs w:val="26"/>
          <w:rtl w:val="0"/>
        </w:rPr>
        <w:t xml:space="preserve">☐ Local recordings saved correctly</w:t>
      </w:r>
    </w:p>
    <w:p w:rsidR="00000000" w:rsidDel="00000000" w:rsidP="00000000" w:rsidRDefault="00000000" w:rsidRPr="00000000" w14:paraId="00000552">
      <w:pPr>
        <w:spacing w:after="240" w:before="240" w:lineRule="auto"/>
        <w:ind w:left="0" w:firstLine="0"/>
        <w:rPr>
          <w:color w:val="111111"/>
          <w:sz w:val="26"/>
          <w:szCs w:val="26"/>
        </w:rPr>
      </w:pPr>
      <w:r w:rsidDel="00000000" w:rsidR="00000000" w:rsidRPr="00000000">
        <w:rPr>
          <w:color w:val="111111"/>
          <w:sz w:val="26"/>
          <w:szCs w:val="26"/>
          <w:rtl w:val="0"/>
        </w:rPr>
        <w:t xml:space="preserve">☐ Ability to turn recording off for heart sharing circles</w:t>
      </w:r>
    </w:p>
    <w:p w:rsidR="00000000" w:rsidDel="00000000" w:rsidP="00000000" w:rsidRDefault="00000000" w:rsidRPr="00000000" w14:paraId="00000553">
      <w:pPr>
        <w:spacing w:after="240" w:before="240" w:lineRule="auto"/>
        <w:ind w:left="0" w:firstLine="0"/>
        <w:rPr>
          <w:color w:val="11111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4">
      <w:pPr>
        <w:pStyle w:val="Heading2"/>
        <w:keepNext w:val="0"/>
        <w:keepLines w:val="0"/>
        <w:ind w:left="0" w:firstLine="0"/>
        <w:rPr>
          <w:color w:val="111111"/>
          <w:sz w:val="34"/>
          <w:szCs w:val="34"/>
        </w:rPr>
      </w:pPr>
      <w:bookmarkStart w:colFirst="0" w:colLast="0" w:name="_t6sph4hdjqw1" w:id="93"/>
      <w:bookmarkEnd w:id="93"/>
      <w:r w:rsidDel="00000000" w:rsidR="00000000" w:rsidRPr="00000000">
        <w:rPr>
          <w:color w:val="111111"/>
          <w:sz w:val="34"/>
          <w:szCs w:val="34"/>
          <w:rtl w:val="0"/>
        </w:rPr>
        <w:t xml:space="preserve">PHASE 6 — MODERATION &amp; SAFETY CONTROLS</w:t>
      </w:r>
    </w:p>
    <w:p w:rsidR="00000000" w:rsidDel="00000000" w:rsidP="00000000" w:rsidRDefault="00000000" w:rsidRPr="00000000" w14:paraId="00000555">
      <w:pPr>
        <w:pStyle w:val="Heading3"/>
        <w:keepNext w:val="0"/>
        <w:keepLines w:val="0"/>
        <w:ind w:left="0" w:firstLine="0"/>
        <w:rPr>
          <w:color w:val="111111"/>
          <w:sz w:val="26"/>
          <w:szCs w:val="26"/>
        </w:rPr>
      </w:pPr>
      <w:bookmarkStart w:colFirst="0" w:colLast="0" w:name="_2mv4jaqks8uj" w:id="94"/>
      <w:bookmarkEnd w:id="94"/>
      <w:r w:rsidDel="00000000" w:rsidR="00000000" w:rsidRPr="00000000">
        <w:rPr>
          <w:color w:val="111111"/>
          <w:sz w:val="26"/>
          <w:szCs w:val="26"/>
          <w:rtl w:val="0"/>
        </w:rPr>
        <w:t xml:space="preserve">F) Room Safety Rules</w:t>
      </w:r>
    </w:p>
    <w:p w:rsidR="00000000" w:rsidDel="00000000" w:rsidP="00000000" w:rsidRDefault="00000000" w:rsidRPr="00000000" w14:paraId="00000556">
      <w:pPr>
        <w:spacing w:after="240" w:before="240" w:lineRule="auto"/>
        <w:ind w:left="0" w:firstLine="0"/>
        <w:rPr>
          <w:color w:val="111111"/>
          <w:sz w:val="26"/>
          <w:szCs w:val="26"/>
        </w:rPr>
      </w:pPr>
      <w:r w:rsidDel="00000000" w:rsidR="00000000" w:rsidRPr="00000000">
        <w:rPr>
          <w:color w:val="111111"/>
          <w:sz w:val="26"/>
          <w:szCs w:val="26"/>
          <w:rtl w:val="0"/>
        </w:rPr>
        <w:t xml:space="preserve">Tasks:</w:t>
      </w:r>
    </w:p>
    <w:p w:rsidR="00000000" w:rsidDel="00000000" w:rsidP="00000000" w:rsidRDefault="00000000" w:rsidRPr="00000000" w14:paraId="00000557">
      <w:pPr>
        <w:spacing w:after="240" w:before="240" w:lineRule="auto"/>
        <w:ind w:left="0" w:firstLine="0"/>
        <w:rPr>
          <w:color w:val="111111"/>
          <w:sz w:val="26"/>
          <w:szCs w:val="26"/>
        </w:rPr>
      </w:pPr>
      <w:r w:rsidDel="00000000" w:rsidR="00000000" w:rsidRPr="00000000">
        <w:rPr>
          <w:color w:val="111111"/>
          <w:sz w:val="26"/>
          <w:szCs w:val="26"/>
          <w:rtl w:val="0"/>
        </w:rPr>
        <w:t xml:space="preserve">☐ Enable:</w:t>
      </w:r>
    </w:p>
    <w:p w:rsidR="00000000" w:rsidDel="00000000" w:rsidP="00000000" w:rsidRDefault="00000000" w:rsidRPr="00000000" w14:paraId="00000558">
      <w:pPr>
        <w:numPr>
          <w:ilvl w:val="0"/>
          <w:numId w:val="205"/>
        </w:numPr>
        <w:spacing w:after="0" w:afterAutospacing="0" w:before="480" w:lineRule="auto"/>
        <w:ind w:left="720" w:hanging="360"/>
        <w:rPr>
          <w:color w:val="111111"/>
          <w:sz w:val="26"/>
          <w:szCs w:val="26"/>
        </w:rPr>
      </w:pPr>
      <w:r w:rsidDel="00000000" w:rsidR="00000000" w:rsidRPr="00000000">
        <w:rPr>
          <w:color w:val="111111"/>
          <w:sz w:val="26"/>
          <w:szCs w:val="26"/>
          <w:rtl w:val="0"/>
        </w:rPr>
        <w:t xml:space="preserve">Mute all on entry</w:t>
        <w:br w:type="textWrapping"/>
      </w:r>
    </w:p>
    <w:p w:rsidR="00000000" w:rsidDel="00000000" w:rsidP="00000000" w:rsidRDefault="00000000" w:rsidRPr="00000000" w14:paraId="00000559">
      <w:pPr>
        <w:numPr>
          <w:ilvl w:val="0"/>
          <w:numId w:val="205"/>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Moderator-only unmute</w:t>
        <w:br w:type="textWrapping"/>
      </w:r>
    </w:p>
    <w:p w:rsidR="00000000" w:rsidDel="00000000" w:rsidP="00000000" w:rsidRDefault="00000000" w:rsidRPr="00000000" w14:paraId="0000055A">
      <w:pPr>
        <w:numPr>
          <w:ilvl w:val="0"/>
          <w:numId w:val="205"/>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Lobby mode</w:t>
        <w:br w:type="textWrapping"/>
      </w:r>
    </w:p>
    <w:p w:rsidR="00000000" w:rsidDel="00000000" w:rsidP="00000000" w:rsidRDefault="00000000" w:rsidRPr="00000000" w14:paraId="0000055B">
      <w:pPr>
        <w:numPr>
          <w:ilvl w:val="0"/>
          <w:numId w:val="205"/>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Room lock after start</w:t>
        <w:br w:type="textWrapping"/>
      </w:r>
    </w:p>
    <w:p w:rsidR="00000000" w:rsidDel="00000000" w:rsidP="00000000" w:rsidRDefault="00000000" w:rsidRPr="00000000" w14:paraId="0000055C">
      <w:pPr>
        <w:numPr>
          <w:ilvl w:val="0"/>
          <w:numId w:val="205"/>
        </w:numPr>
        <w:spacing w:after="480" w:before="0" w:beforeAutospacing="0" w:lineRule="auto"/>
        <w:ind w:left="720" w:hanging="360"/>
        <w:rPr>
          <w:color w:val="111111"/>
          <w:sz w:val="26"/>
          <w:szCs w:val="26"/>
        </w:rPr>
      </w:pPr>
      <w:r w:rsidDel="00000000" w:rsidR="00000000" w:rsidRPr="00000000">
        <w:rPr>
          <w:color w:val="111111"/>
          <w:sz w:val="26"/>
          <w:szCs w:val="26"/>
          <w:rtl w:val="0"/>
        </w:rPr>
        <w:t xml:space="preserve">Raise-hand queue</w:t>
        <w:br w:type="textWrapping"/>
      </w:r>
    </w:p>
    <w:p w:rsidR="00000000" w:rsidDel="00000000" w:rsidP="00000000" w:rsidRDefault="00000000" w:rsidRPr="00000000" w14:paraId="0000055D">
      <w:pPr>
        <w:spacing w:after="240" w:before="240" w:lineRule="auto"/>
        <w:ind w:left="0" w:firstLine="0"/>
        <w:rPr>
          <w:color w:val="111111"/>
          <w:sz w:val="26"/>
          <w:szCs w:val="26"/>
        </w:rPr>
      </w:pPr>
      <w:r w:rsidDel="00000000" w:rsidR="00000000" w:rsidRPr="00000000">
        <w:rPr>
          <w:color w:val="111111"/>
          <w:sz w:val="26"/>
          <w:szCs w:val="26"/>
          <w:rtl w:val="0"/>
        </w:rPr>
        <w:t xml:space="preserve">☐ Create moderator quick panel:</w:t>
      </w:r>
    </w:p>
    <w:p w:rsidR="00000000" w:rsidDel="00000000" w:rsidP="00000000" w:rsidRDefault="00000000" w:rsidRPr="00000000" w14:paraId="0000055E">
      <w:pPr>
        <w:numPr>
          <w:ilvl w:val="0"/>
          <w:numId w:val="75"/>
        </w:numPr>
        <w:spacing w:after="0" w:afterAutospacing="0" w:before="480" w:lineRule="auto"/>
        <w:ind w:left="720" w:hanging="360"/>
        <w:rPr>
          <w:color w:val="111111"/>
          <w:sz w:val="26"/>
          <w:szCs w:val="26"/>
        </w:rPr>
      </w:pPr>
      <w:r w:rsidDel="00000000" w:rsidR="00000000" w:rsidRPr="00000000">
        <w:rPr>
          <w:color w:val="111111"/>
          <w:sz w:val="26"/>
          <w:szCs w:val="26"/>
          <w:rtl w:val="0"/>
        </w:rPr>
        <w:t xml:space="preserve">Admit user</w:t>
        <w:br w:type="textWrapping"/>
      </w:r>
    </w:p>
    <w:p w:rsidR="00000000" w:rsidDel="00000000" w:rsidP="00000000" w:rsidRDefault="00000000" w:rsidRPr="00000000" w14:paraId="0000055F">
      <w:pPr>
        <w:numPr>
          <w:ilvl w:val="0"/>
          <w:numId w:val="75"/>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Mute user</w:t>
        <w:br w:type="textWrapping"/>
      </w:r>
    </w:p>
    <w:p w:rsidR="00000000" w:rsidDel="00000000" w:rsidP="00000000" w:rsidRDefault="00000000" w:rsidRPr="00000000" w14:paraId="00000560">
      <w:pPr>
        <w:numPr>
          <w:ilvl w:val="0"/>
          <w:numId w:val="75"/>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Remove user</w:t>
        <w:br w:type="textWrapping"/>
      </w:r>
    </w:p>
    <w:p w:rsidR="00000000" w:rsidDel="00000000" w:rsidP="00000000" w:rsidRDefault="00000000" w:rsidRPr="00000000" w14:paraId="00000561">
      <w:pPr>
        <w:numPr>
          <w:ilvl w:val="0"/>
          <w:numId w:val="75"/>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Lock room</w:t>
        <w:br w:type="textWrapping"/>
      </w:r>
    </w:p>
    <w:p w:rsidR="00000000" w:rsidDel="00000000" w:rsidP="00000000" w:rsidRDefault="00000000" w:rsidRPr="00000000" w14:paraId="00000562">
      <w:pPr>
        <w:numPr>
          <w:ilvl w:val="0"/>
          <w:numId w:val="75"/>
        </w:numPr>
        <w:spacing w:after="480" w:before="0" w:beforeAutospacing="0" w:lineRule="auto"/>
        <w:ind w:left="720" w:hanging="360"/>
        <w:rPr>
          <w:color w:val="111111"/>
          <w:sz w:val="26"/>
          <w:szCs w:val="26"/>
        </w:rPr>
      </w:pPr>
      <w:r w:rsidDel="00000000" w:rsidR="00000000" w:rsidRPr="00000000">
        <w:rPr>
          <w:color w:val="111111"/>
          <w:sz w:val="26"/>
          <w:szCs w:val="26"/>
          <w:rtl w:val="0"/>
        </w:rPr>
        <w:t xml:space="preserve">Spotlight speaker</w:t>
        <w:br w:type="textWrapping"/>
      </w:r>
    </w:p>
    <w:p w:rsidR="00000000" w:rsidDel="00000000" w:rsidP="00000000" w:rsidRDefault="00000000" w:rsidRPr="00000000" w14:paraId="00000563">
      <w:pPr>
        <w:spacing w:after="240" w:before="240" w:lineRule="auto"/>
        <w:ind w:left="0" w:firstLine="0"/>
        <w:rPr>
          <w:color w:val="111111"/>
          <w:sz w:val="26"/>
          <w:szCs w:val="26"/>
        </w:rPr>
      </w:pPr>
      <w:r w:rsidDel="00000000" w:rsidR="00000000" w:rsidRPr="00000000">
        <w:rPr>
          <w:color w:val="111111"/>
          <w:sz w:val="26"/>
          <w:szCs w:val="26"/>
          <w:rtl w:val="0"/>
        </w:rPr>
        <w:t xml:space="preserve">☐ Define moderator role permissions</w:t>
      </w:r>
    </w:p>
    <w:p w:rsidR="00000000" w:rsidDel="00000000" w:rsidP="00000000" w:rsidRDefault="00000000" w:rsidRPr="00000000" w14:paraId="00000564">
      <w:pPr>
        <w:spacing w:after="240" w:before="240" w:lineRule="auto"/>
        <w:ind w:left="0" w:firstLine="0"/>
        <w:rPr>
          <w:color w:val="111111"/>
          <w:sz w:val="26"/>
          <w:szCs w:val="26"/>
        </w:rPr>
      </w:pPr>
      <w:r w:rsidDel="00000000" w:rsidR="00000000" w:rsidRPr="00000000">
        <w:rPr>
          <w:color w:val="111111"/>
          <w:sz w:val="26"/>
          <w:szCs w:val="26"/>
          <w:rtl w:val="0"/>
        </w:rPr>
        <w:t xml:space="preserve">☐ Add emergency removal workflow</w:t>
      </w:r>
    </w:p>
    <w:p w:rsidR="00000000" w:rsidDel="00000000" w:rsidP="00000000" w:rsidRDefault="00000000" w:rsidRPr="00000000" w14:paraId="00000565">
      <w:pPr>
        <w:spacing w:after="240" w:before="240" w:lineRule="auto"/>
        <w:ind w:left="0" w:firstLine="0"/>
        <w:rPr>
          <w:color w:val="111111"/>
          <w:sz w:val="26"/>
          <w:szCs w:val="26"/>
        </w:rPr>
      </w:pPr>
      <w:r w:rsidDel="00000000" w:rsidR="00000000" w:rsidRPr="00000000">
        <w:rPr>
          <w:color w:val="111111"/>
          <w:sz w:val="26"/>
          <w:szCs w:val="26"/>
          <w:rtl w:val="0"/>
        </w:rPr>
        <w:t xml:space="preserve">Acceptance Criteria:</w:t>
      </w:r>
    </w:p>
    <w:p w:rsidR="00000000" w:rsidDel="00000000" w:rsidP="00000000" w:rsidRDefault="00000000" w:rsidRPr="00000000" w14:paraId="00000566">
      <w:pPr>
        <w:spacing w:after="240" w:before="240" w:lineRule="auto"/>
        <w:ind w:left="0" w:firstLine="0"/>
        <w:rPr>
          <w:color w:val="111111"/>
          <w:sz w:val="26"/>
          <w:szCs w:val="26"/>
        </w:rPr>
      </w:pPr>
      <w:r w:rsidDel="00000000" w:rsidR="00000000" w:rsidRPr="00000000">
        <w:rPr>
          <w:color w:val="111111"/>
          <w:sz w:val="26"/>
          <w:szCs w:val="26"/>
          <w:rtl w:val="0"/>
        </w:rPr>
        <w:t xml:space="preserve">☐ No one can speak without permission</w:t>
      </w:r>
    </w:p>
    <w:p w:rsidR="00000000" w:rsidDel="00000000" w:rsidP="00000000" w:rsidRDefault="00000000" w:rsidRPr="00000000" w14:paraId="00000567">
      <w:pPr>
        <w:spacing w:after="240" w:before="240" w:lineRule="auto"/>
        <w:ind w:left="0" w:firstLine="0"/>
        <w:rPr>
          <w:color w:val="111111"/>
          <w:sz w:val="26"/>
          <w:szCs w:val="26"/>
        </w:rPr>
      </w:pPr>
      <w:r w:rsidDel="00000000" w:rsidR="00000000" w:rsidRPr="00000000">
        <w:rPr>
          <w:color w:val="111111"/>
          <w:sz w:val="26"/>
          <w:szCs w:val="26"/>
          <w:rtl w:val="0"/>
        </w:rPr>
        <w:t xml:space="preserve">☐ Disruptive users can be removed in &lt;10 seconds</w:t>
      </w:r>
    </w:p>
    <w:p w:rsidR="00000000" w:rsidDel="00000000" w:rsidP="00000000" w:rsidRDefault="00000000" w:rsidRPr="00000000" w14:paraId="00000568">
      <w:pPr>
        <w:spacing w:after="240" w:before="240" w:lineRule="auto"/>
        <w:ind w:left="0" w:firstLine="0"/>
        <w:rPr>
          <w:color w:val="111111"/>
          <w:sz w:val="26"/>
          <w:szCs w:val="26"/>
        </w:rPr>
      </w:pPr>
      <w:r w:rsidDel="00000000" w:rsidR="00000000" w:rsidRPr="00000000">
        <w:rPr>
          <w:color w:val="111111"/>
          <w:sz w:val="26"/>
          <w:szCs w:val="26"/>
          <w:rtl w:val="0"/>
        </w:rPr>
        <w:t xml:space="preserve">☐ Room can be locked during live sessions</w:t>
      </w:r>
    </w:p>
    <w:p w:rsidR="00000000" w:rsidDel="00000000" w:rsidP="00000000" w:rsidRDefault="00000000" w:rsidRPr="00000000" w14:paraId="00000569">
      <w:pPr>
        <w:spacing w:after="240" w:before="240" w:lineRule="auto"/>
        <w:ind w:left="0" w:firstLine="0"/>
        <w:rPr>
          <w:color w:val="111111"/>
          <w:sz w:val="26"/>
          <w:szCs w:val="26"/>
        </w:rPr>
      </w:pPr>
      <w:r w:rsidDel="00000000" w:rsidR="00000000" w:rsidRPr="00000000">
        <w:rPr>
          <w:color w:val="111111"/>
          <w:sz w:val="26"/>
          <w:szCs w:val="26"/>
          <w:rtl w:val="0"/>
        </w:rPr>
        <w:t xml:space="preserve">☐ Late entries go to lobby</w:t>
      </w:r>
    </w:p>
    <w:p w:rsidR="00000000" w:rsidDel="00000000" w:rsidP="00000000" w:rsidRDefault="00000000" w:rsidRPr="00000000" w14:paraId="0000056A">
      <w:pPr>
        <w:spacing w:after="240" w:before="240" w:lineRule="auto"/>
        <w:ind w:left="0" w:firstLine="0"/>
        <w:rPr>
          <w:color w:val="11111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B">
      <w:pPr>
        <w:pStyle w:val="Heading2"/>
        <w:keepNext w:val="0"/>
        <w:keepLines w:val="0"/>
        <w:ind w:left="0" w:firstLine="0"/>
        <w:rPr>
          <w:color w:val="111111"/>
          <w:sz w:val="34"/>
          <w:szCs w:val="34"/>
        </w:rPr>
      </w:pPr>
      <w:bookmarkStart w:colFirst="0" w:colLast="0" w:name="_ck6fpsj23h9t" w:id="95"/>
      <w:bookmarkEnd w:id="95"/>
      <w:r w:rsidDel="00000000" w:rsidR="00000000" w:rsidRPr="00000000">
        <w:rPr>
          <w:color w:val="111111"/>
          <w:sz w:val="34"/>
          <w:szCs w:val="34"/>
          <w:rtl w:val="0"/>
        </w:rPr>
        <w:t xml:space="preserve">PHASE 7 — AUTOMATION &amp; SCALE READINESS</w:t>
      </w:r>
    </w:p>
    <w:p w:rsidR="00000000" w:rsidDel="00000000" w:rsidP="00000000" w:rsidRDefault="00000000" w:rsidRPr="00000000" w14:paraId="0000056C">
      <w:pPr>
        <w:pStyle w:val="Heading3"/>
        <w:keepNext w:val="0"/>
        <w:keepLines w:val="0"/>
        <w:ind w:left="0" w:firstLine="0"/>
        <w:rPr>
          <w:color w:val="111111"/>
          <w:sz w:val="26"/>
          <w:szCs w:val="26"/>
        </w:rPr>
      </w:pPr>
      <w:bookmarkStart w:colFirst="0" w:colLast="0" w:name="_hwldkr9g6p0i" w:id="96"/>
      <w:bookmarkEnd w:id="96"/>
      <w:r w:rsidDel="00000000" w:rsidR="00000000" w:rsidRPr="00000000">
        <w:rPr>
          <w:color w:val="111111"/>
          <w:sz w:val="26"/>
          <w:szCs w:val="26"/>
          <w:rtl w:val="0"/>
        </w:rPr>
        <w:t xml:space="preserve">G) Automation Layer</w:t>
      </w:r>
    </w:p>
    <w:p w:rsidR="00000000" w:rsidDel="00000000" w:rsidP="00000000" w:rsidRDefault="00000000" w:rsidRPr="00000000" w14:paraId="0000056D">
      <w:pPr>
        <w:spacing w:after="240" w:before="240" w:lineRule="auto"/>
        <w:ind w:left="0" w:firstLine="0"/>
        <w:rPr>
          <w:color w:val="111111"/>
          <w:sz w:val="26"/>
          <w:szCs w:val="26"/>
        </w:rPr>
      </w:pPr>
      <w:r w:rsidDel="00000000" w:rsidR="00000000" w:rsidRPr="00000000">
        <w:rPr>
          <w:color w:val="111111"/>
          <w:sz w:val="26"/>
          <w:szCs w:val="26"/>
          <w:rtl w:val="0"/>
        </w:rPr>
        <w:t xml:space="preserve">Tasks:</w:t>
      </w:r>
    </w:p>
    <w:p w:rsidR="00000000" w:rsidDel="00000000" w:rsidP="00000000" w:rsidRDefault="00000000" w:rsidRPr="00000000" w14:paraId="0000056E">
      <w:pPr>
        <w:spacing w:after="240" w:before="240" w:lineRule="auto"/>
        <w:ind w:left="0" w:firstLine="0"/>
        <w:rPr>
          <w:color w:val="111111"/>
          <w:sz w:val="26"/>
          <w:szCs w:val="26"/>
        </w:rPr>
      </w:pPr>
      <w:r w:rsidDel="00000000" w:rsidR="00000000" w:rsidRPr="00000000">
        <w:rPr>
          <w:color w:val="111111"/>
          <w:sz w:val="26"/>
          <w:szCs w:val="26"/>
          <w:rtl w:val="0"/>
        </w:rPr>
        <w:t xml:space="preserve">☐ Connect:</w:t>
      </w:r>
    </w:p>
    <w:p w:rsidR="00000000" w:rsidDel="00000000" w:rsidP="00000000" w:rsidRDefault="00000000" w:rsidRPr="00000000" w14:paraId="0000056F">
      <w:pPr>
        <w:numPr>
          <w:ilvl w:val="0"/>
          <w:numId w:val="12"/>
        </w:numPr>
        <w:spacing w:after="0" w:afterAutospacing="0" w:before="480" w:lineRule="auto"/>
        <w:ind w:left="720" w:hanging="360"/>
        <w:rPr>
          <w:color w:val="111111"/>
          <w:sz w:val="26"/>
          <w:szCs w:val="26"/>
        </w:rPr>
      </w:pPr>
      <w:r w:rsidDel="00000000" w:rsidR="00000000" w:rsidRPr="00000000">
        <w:rPr>
          <w:rFonts w:ascii="Cardo" w:cs="Cardo" w:eastAsia="Cardo" w:hAnsi="Cardo"/>
          <w:color w:val="111111"/>
          <w:sz w:val="26"/>
          <w:szCs w:val="26"/>
          <w:rtl w:val="0"/>
        </w:rPr>
        <w:t xml:space="preserve">Tally → Airtable</w:t>
        <w:br w:type="textWrapping"/>
      </w:r>
    </w:p>
    <w:p w:rsidR="00000000" w:rsidDel="00000000" w:rsidP="00000000" w:rsidRDefault="00000000" w:rsidRPr="00000000" w14:paraId="00000570">
      <w:pPr>
        <w:numPr>
          <w:ilvl w:val="0"/>
          <w:numId w:val="12"/>
        </w:numPr>
        <w:spacing w:after="0" w:afterAutospacing="0" w:before="0" w:beforeAutospacing="0" w:lineRule="auto"/>
        <w:ind w:left="720" w:hanging="360"/>
        <w:rPr>
          <w:color w:val="111111"/>
          <w:sz w:val="26"/>
          <w:szCs w:val="26"/>
        </w:rPr>
      </w:pPr>
      <w:r w:rsidDel="00000000" w:rsidR="00000000" w:rsidRPr="00000000">
        <w:rPr>
          <w:rFonts w:ascii="Cardo" w:cs="Cardo" w:eastAsia="Cardo" w:hAnsi="Cardo"/>
          <w:color w:val="111111"/>
          <w:sz w:val="26"/>
          <w:szCs w:val="26"/>
          <w:rtl w:val="0"/>
        </w:rPr>
        <w:t xml:space="preserve">Airtable → Email automation</w:t>
        <w:br w:type="textWrapping"/>
      </w:r>
    </w:p>
    <w:p w:rsidR="00000000" w:rsidDel="00000000" w:rsidP="00000000" w:rsidRDefault="00000000" w:rsidRPr="00000000" w14:paraId="00000571">
      <w:pPr>
        <w:numPr>
          <w:ilvl w:val="0"/>
          <w:numId w:val="12"/>
        </w:numPr>
        <w:spacing w:after="480" w:before="0" w:beforeAutospacing="0" w:lineRule="auto"/>
        <w:ind w:left="720" w:hanging="360"/>
        <w:rPr>
          <w:color w:val="111111"/>
          <w:sz w:val="26"/>
          <w:szCs w:val="26"/>
        </w:rPr>
      </w:pPr>
      <w:r w:rsidDel="00000000" w:rsidR="00000000" w:rsidRPr="00000000">
        <w:rPr>
          <w:rFonts w:ascii="Cardo" w:cs="Cardo" w:eastAsia="Cardo" w:hAnsi="Cardo"/>
          <w:color w:val="111111"/>
          <w:sz w:val="26"/>
          <w:szCs w:val="26"/>
          <w:rtl w:val="0"/>
        </w:rPr>
        <w:t xml:space="preserve">Airtable → Notion (session display)</w:t>
        <w:br w:type="textWrapping"/>
      </w:r>
    </w:p>
    <w:p w:rsidR="00000000" w:rsidDel="00000000" w:rsidP="00000000" w:rsidRDefault="00000000" w:rsidRPr="00000000" w14:paraId="00000572">
      <w:pPr>
        <w:spacing w:after="240" w:before="240" w:lineRule="auto"/>
        <w:ind w:left="0" w:firstLine="0"/>
        <w:rPr>
          <w:color w:val="111111"/>
          <w:sz w:val="26"/>
          <w:szCs w:val="26"/>
        </w:rPr>
      </w:pPr>
      <w:r w:rsidDel="00000000" w:rsidR="00000000" w:rsidRPr="00000000">
        <w:rPr>
          <w:color w:val="111111"/>
          <w:sz w:val="26"/>
          <w:szCs w:val="26"/>
          <w:rtl w:val="0"/>
        </w:rPr>
        <w:t xml:space="preserve">☐ Create automation rules:</w:t>
      </w:r>
    </w:p>
    <w:p w:rsidR="00000000" w:rsidDel="00000000" w:rsidP="00000000" w:rsidRDefault="00000000" w:rsidRPr="00000000" w14:paraId="00000573">
      <w:pPr>
        <w:numPr>
          <w:ilvl w:val="0"/>
          <w:numId w:val="41"/>
        </w:numPr>
        <w:spacing w:after="0" w:afterAutospacing="0" w:before="480" w:lineRule="auto"/>
        <w:ind w:left="720" w:hanging="360"/>
        <w:rPr>
          <w:color w:val="111111"/>
          <w:sz w:val="26"/>
          <w:szCs w:val="26"/>
        </w:rPr>
      </w:pPr>
      <w:r w:rsidDel="00000000" w:rsidR="00000000" w:rsidRPr="00000000">
        <w:rPr>
          <w:rFonts w:ascii="Cardo" w:cs="Cardo" w:eastAsia="Cardo" w:hAnsi="Cardo"/>
          <w:color w:val="111111"/>
          <w:sz w:val="26"/>
          <w:szCs w:val="26"/>
          <w:rtl w:val="0"/>
        </w:rPr>
        <w:t xml:space="preserve">On new registration → confirmation email</w:t>
        <w:br w:type="textWrapping"/>
      </w:r>
    </w:p>
    <w:p w:rsidR="00000000" w:rsidDel="00000000" w:rsidP="00000000" w:rsidRDefault="00000000" w:rsidRPr="00000000" w14:paraId="00000574">
      <w:pPr>
        <w:numPr>
          <w:ilvl w:val="0"/>
          <w:numId w:val="41"/>
        </w:numPr>
        <w:spacing w:after="0" w:afterAutospacing="0" w:before="0" w:beforeAutospacing="0" w:lineRule="auto"/>
        <w:ind w:left="720" w:hanging="360"/>
        <w:rPr>
          <w:color w:val="111111"/>
          <w:sz w:val="26"/>
          <w:szCs w:val="26"/>
        </w:rPr>
      </w:pPr>
      <w:r w:rsidDel="00000000" w:rsidR="00000000" w:rsidRPr="00000000">
        <w:rPr>
          <w:rFonts w:ascii="Cardo" w:cs="Cardo" w:eastAsia="Cardo" w:hAnsi="Cardo"/>
          <w:color w:val="111111"/>
          <w:sz w:val="26"/>
          <w:szCs w:val="26"/>
          <w:rtl w:val="0"/>
        </w:rPr>
        <w:t xml:space="preserve">On approval → room link email</w:t>
        <w:br w:type="textWrapping"/>
      </w:r>
    </w:p>
    <w:p w:rsidR="00000000" w:rsidDel="00000000" w:rsidP="00000000" w:rsidRDefault="00000000" w:rsidRPr="00000000" w14:paraId="00000575">
      <w:pPr>
        <w:numPr>
          <w:ilvl w:val="0"/>
          <w:numId w:val="41"/>
        </w:numPr>
        <w:spacing w:after="0" w:afterAutospacing="0" w:before="0" w:beforeAutospacing="0" w:lineRule="auto"/>
        <w:ind w:left="720" w:hanging="360"/>
        <w:rPr>
          <w:color w:val="111111"/>
          <w:sz w:val="26"/>
          <w:szCs w:val="26"/>
        </w:rPr>
      </w:pPr>
      <w:r w:rsidDel="00000000" w:rsidR="00000000" w:rsidRPr="00000000">
        <w:rPr>
          <w:rFonts w:ascii="Cardo" w:cs="Cardo" w:eastAsia="Cardo" w:hAnsi="Cardo"/>
          <w:color w:val="111111"/>
          <w:sz w:val="26"/>
          <w:szCs w:val="26"/>
          <w:rtl w:val="0"/>
        </w:rPr>
        <w:t xml:space="preserve">24h before → reminder</w:t>
        <w:br w:type="textWrapping"/>
      </w:r>
    </w:p>
    <w:p w:rsidR="00000000" w:rsidDel="00000000" w:rsidP="00000000" w:rsidRDefault="00000000" w:rsidRPr="00000000" w14:paraId="00000576">
      <w:pPr>
        <w:numPr>
          <w:ilvl w:val="0"/>
          <w:numId w:val="41"/>
        </w:numPr>
        <w:spacing w:after="0" w:afterAutospacing="0" w:before="0" w:beforeAutospacing="0" w:lineRule="auto"/>
        <w:ind w:left="720" w:hanging="360"/>
        <w:rPr>
          <w:color w:val="111111"/>
          <w:sz w:val="26"/>
          <w:szCs w:val="26"/>
        </w:rPr>
      </w:pPr>
      <w:r w:rsidDel="00000000" w:rsidR="00000000" w:rsidRPr="00000000">
        <w:rPr>
          <w:rFonts w:ascii="Cardo" w:cs="Cardo" w:eastAsia="Cardo" w:hAnsi="Cardo"/>
          <w:color w:val="111111"/>
          <w:sz w:val="26"/>
          <w:szCs w:val="26"/>
          <w:rtl w:val="0"/>
        </w:rPr>
        <w:t xml:space="preserve">1h before → reminder</w:t>
        <w:br w:type="textWrapping"/>
      </w:r>
    </w:p>
    <w:p w:rsidR="00000000" w:rsidDel="00000000" w:rsidP="00000000" w:rsidRDefault="00000000" w:rsidRPr="00000000" w14:paraId="00000577">
      <w:pPr>
        <w:numPr>
          <w:ilvl w:val="0"/>
          <w:numId w:val="41"/>
        </w:numPr>
        <w:spacing w:after="480" w:before="0" w:beforeAutospacing="0" w:lineRule="auto"/>
        <w:ind w:left="720" w:hanging="360"/>
        <w:rPr>
          <w:color w:val="111111"/>
          <w:sz w:val="26"/>
          <w:szCs w:val="26"/>
        </w:rPr>
      </w:pPr>
      <w:r w:rsidDel="00000000" w:rsidR="00000000" w:rsidRPr="00000000">
        <w:rPr>
          <w:rFonts w:ascii="Cardo" w:cs="Cardo" w:eastAsia="Cardo" w:hAnsi="Cardo"/>
          <w:color w:val="111111"/>
          <w:sz w:val="26"/>
          <w:szCs w:val="26"/>
          <w:rtl w:val="0"/>
        </w:rPr>
        <w:t xml:space="preserve">Post-session → replay email</w:t>
        <w:br w:type="textWrapping"/>
      </w:r>
    </w:p>
    <w:p w:rsidR="00000000" w:rsidDel="00000000" w:rsidP="00000000" w:rsidRDefault="00000000" w:rsidRPr="00000000" w14:paraId="00000578">
      <w:pPr>
        <w:spacing w:after="240" w:before="240" w:lineRule="auto"/>
        <w:ind w:left="0" w:firstLine="0"/>
        <w:rPr>
          <w:color w:val="111111"/>
          <w:sz w:val="26"/>
          <w:szCs w:val="26"/>
        </w:rPr>
      </w:pPr>
      <w:r w:rsidDel="00000000" w:rsidR="00000000" w:rsidRPr="00000000">
        <w:rPr>
          <w:color w:val="111111"/>
          <w:sz w:val="26"/>
          <w:szCs w:val="26"/>
          <w:rtl w:val="0"/>
        </w:rPr>
        <w:t xml:space="preserve">Acceptance Criteria:</w:t>
      </w:r>
    </w:p>
    <w:p w:rsidR="00000000" w:rsidDel="00000000" w:rsidP="00000000" w:rsidRDefault="00000000" w:rsidRPr="00000000" w14:paraId="00000579">
      <w:pPr>
        <w:spacing w:after="240" w:before="240" w:lineRule="auto"/>
        <w:ind w:left="0" w:firstLine="0"/>
        <w:rPr>
          <w:color w:val="111111"/>
          <w:sz w:val="26"/>
          <w:szCs w:val="26"/>
        </w:rPr>
      </w:pPr>
      <w:r w:rsidDel="00000000" w:rsidR="00000000" w:rsidRPr="00000000">
        <w:rPr>
          <w:color w:val="111111"/>
          <w:sz w:val="26"/>
          <w:szCs w:val="26"/>
          <w:rtl w:val="0"/>
        </w:rPr>
        <w:t xml:space="preserve">☐ Zero manual emailing required</w:t>
      </w:r>
    </w:p>
    <w:p w:rsidR="00000000" w:rsidDel="00000000" w:rsidP="00000000" w:rsidRDefault="00000000" w:rsidRPr="00000000" w14:paraId="0000057A">
      <w:pPr>
        <w:spacing w:after="240" w:before="240" w:lineRule="auto"/>
        <w:ind w:left="0" w:firstLine="0"/>
        <w:rPr>
          <w:color w:val="111111"/>
          <w:sz w:val="26"/>
          <w:szCs w:val="26"/>
        </w:rPr>
      </w:pPr>
      <w:r w:rsidDel="00000000" w:rsidR="00000000" w:rsidRPr="00000000">
        <w:rPr>
          <w:color w:val="111111"/>
          <w:sz w:val="26"/>
          <w:szCs w:val="26"/>
          <w:rtl w:val="0"/>
        </w:rPr>
        <w:t xml:space="preserve">☐ Registrants always get correct link</w:t>
      </w:r>
    </w:p>
    <w:p w:rsidR="00000000" w:rsidDel="00000000" w:rsidP="00000000" w:rsidRDefault="00000000" w:rsidRPr="00000000" w14:paraId="0000057B">
      <w:pPr>
        <w:spacing w:after="240" w:before="240" w:lineRule="auto"/>
        <w:ind w:left="0" w:firstLine="0"/>
        <w:rPr>
          <w:color w:val="111111"/>
          <w:sz w:val="26"/>
          <w:szCs w:val="26"/>
        </w:rPr>
      </w:pPr>
      <w:r w:rsidDel="00000000" w:rsidR="00000000" w:rsidRPr="00000000">
        <w:rPr>
          <w:color w:val="111111"/>
          <w:sz w:val="26"/>
          <w:szCs w:val="26"/>
          <w:rtl w:val="0"/>
        </w:rPr>
        <w:t xml:space="preserve">☐ Cancellations auto-notify users</w:t>
      </w:r>
    </w:p>
    <w:p w:rsidR="00000000" w:rsidDel="00000000" w:rsidP="00000000" w:rsidRDefault="00000000" w:rsidRPr="00000000" w14:paraId="0000057C">
      <w:pPr>
        <w:spacing w:after="240" w:before="240" w:lineRule="auto"/>
        <w:ind w:left="0" w:firstLine="0"/>
        <w:rPr>
          <w:color w:val="11111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D">
      <w:pPr>
        <w:pStyle w:val="Heading2"/>
        <w:keepNext w:val="0"/>
        <w:keepLines w:val="0"/>
        <w:ind w:left="0" w:firstLine="0"/>
        <w:rPr>
          <w:color w:val="111111"/>
          <w:sz w:val="34"/>
          <w:szCs w:val="34"/>
        </w:rPr>
      </w:pPr>
      <w:bookmarkStart w:colFirst="0" w:colLast="0" w:name="_rvepb348n5qw" w:id="97"/>
      <w:bookmarkEnd w:id="97"/>
      <w:r w:rsidDel="00000000" w:rsidR="00000000" w:rsidRPr="00000000">
        <w:rPr>
          <w:color w:val="111111"/>
          <w:sz w:val="34"/>
          <w:szCs w:val="34"/>
          <w:rtl w:val="0"/>
        </w:rPr>
        <w:t xml:space="preserve">PHASE 8 — QUALITY ASSURANCE &amp; LAUNCH</w:t>
      </w:r>
    </w:p>
    <w:p w:rsidR="00000000" w:rsidDel="00000000" w:rsidP="00000000" w:rsidRDefault="00000000" w:rsidRPr="00000000" w14:paraId="0000057E">
      <w:pPr>
        <w:pStyle w:val="Heading3"/>
        <w:keepNext w:val="0"/>
        <w:keepLines w:val="0"/>
        <w:ind w:left="0" w:firstLine="0"/>
        <w:rPr>
          <w:color w:val="111111"/>
          <w:sz w:val="26"/>
          <w:szCs w:val="26"/>
        </w:rPr>
      </w:pPr>
      <w:bookmarkStart w:colFirst="0" w:colLast="0" w:name="_cze4fq905323" w:id="98"/>
      <w:bookmarkEnd w:id="98"/>
      <w:r w:rsidDel="00000000" w:rsidR="00000000" w:rsidRPr="00000000">
        <w:rPr>
          <w:color w:val="111111"/>
          <w:sz w:val="26"/>
          <w:szCs w:val="26"/>
          <w:rtl w:val="0"/>
        </w:rPr>
        <w:t xml:space="preserve">H) Testing Protocol</w:t>
      </w:r>
    </w:p>
    <w:p w:rsidR="00000000" w:rsidDel="00000000" w:rsidP="00000000" w:rsidRDefault="00000000" w:rsidRPr="00000000" w14:paraId="0000057F">
      <w:pPr>
        <w:spacing w:after="240" w:before="240" w:lineRule="auto"/>
        <w:ind w:left="0" w:firstLine="0"/>
        <w:rPr>
          <w:color w:val="111111"/>
          <w:sz w:val="26"/>
          <w:szCs w:val="26"/>
        </w:rPr>
      </w:pPr>
      <w:r w:rsidDel="00000000" w:rsidR="00000000" w:rsidRPr="00000000">
        <w:rPr>
          <w:color w:val="111111"/>
          <w:sz w:val="26"/>
          <w:szCs w:val="26"/>
          <w:rtl w:val="0"/>
        </w:rPr>
        <w:t xml:space="preserve">Tasks:</w:t>
      </w:r>
    </w:p>
    <w:p w:rsidR="00000000" w:rsidDel="00000000" w:rsidP="00000000" w:rsidRDefault="00000000" w:rsidRPr="00000000" w14:paraId="00000580">
      <w:pPr>
        <w:spacing w:after="240" w:before="240" w:lineRule="auto"/>
        <w:ind w:left="0" w:firstLine="0"/>
        <w:rPr>
          <w:color w:val="111111"/>
          <w:sz w:val="26"/>
          <w:szCs w:val="26"/>
        </w:rPr>
      </w:pPr>
      <w:r w:rsidDel="00000000" w:rsidR="00000000" w:rsidRPr="00000000">
        <w:rPr>
          <w:color w:val="111111"/>
          <w:sz w:val="26"/>
          <w:szCs w:val="26"/>
          <w:rtl w:val="0"/>
        </w:rPr>
        <w:t xml:space="preserve">☐ Dry run with 3–5 people</w:t>
      </w:r>
    </w:p>
    <w:p w:rsidR="00000000" w:rsidDel="00000000" w:rsidP="00000000" w:rsidRDefault="00000000" w:rsidRPr="00000000" w14:paraId="00000581">
      <w:pPr>
        <w:spacing w:after="240" w:before="240" w:lineRule="auto"/>
        <w:ind w:left="0" w:firstLine="0"/>
        <w:rPr>
          <w:color w:val="111111"/>
          <w:sz w:val="26"/>
          <w:szCs w:val="26"/>
        </w:rPr>
      </w:pPr>
      <w:r w:rsidDel="00000000" w:rsidR="00000000" w:rsidRPr="00000000">
        <w:rPr>
          <w:color w:val="111111"/>
          <w:sz w:val="26"/>
          <w:szCs w:val="26"/>
          <w:rtl w:val="0"/>
        </w:rPr>
        <w:t xml:space="preserve">☐ Stress test with 15–20 people</w:t>
      </w:r>
    </w:p>
    <w:p w:rsidR="00000000" w:rsidDel="00000000" w:rsidP="00000000" w:rsidRDefault="00000000" w:rsidRPr="00000000" w14:paraId="00000582">
      <w:pPr>
        <w:spacing w:after="240" w:before="240" w:lineRule="auto"/>
        <w:ind w:left="0" w:firstLine="0"/>
        <w:rPr>
          <w:color w:val="111111"/>
          <w:sz w:val="26"/>
          <w:szCs w:val="26"/>
        </w:rPr>
      </w:pPr>
      <w:r w:rsidDel="00000000" w:rsidR="00000000" w:rsidRPr="00000000">
        <w:rPr>
          <w:color w:val="111111"/>
          <w:sz w:val="26"/>
          <w:szCs w:val="26"/>
          <w:rtl w:val="0"/>
        </w:rPr>
        <w:t xml:space="preserve">☐ Test heart sharing circle (no recording)</w:t>
      </w:r>
    </w:p>
    <w:p w:rsidR="00000000" w:rsidDel="00000000" w:rsidP="00000000" w:rsidRDefault="00000000" w:rsidRPr="00000000" w14:paraId="00000583">
      <w:pPr>
        <w:spacing w:after="240" w:before="240" w:lineRule="auto"/>
        <w:ind w:left="0" w:firstLine="0"/>
        <w:rPr>
          <w:color w:val="111111"/>
          <w:sz w:val="26"/>
          <w:szCs w:val="26"/>
        </w:rPr>
      </w:pPr>
      <w:r w:rsidDel="00000000" w:rsidR="00000000" w:rsidRPr="00000000">
        <w:rPr>
          <w:rFonts w:ascii="Cardo" w:cs="Cardo" w:eastAsia="Cardo" w:hAnsi="Cardo"/>
          <w:color w:val="111111"/>
          <w:sz w:val="26"/>
          <w:szCs w:val="26"/>
          <w:rtl w:val="0"/>
        </w:rPr>
        <w:t xml:space="preserve">☐ Test speaker intake → public display</w:t>
      </w:r>
    </w:p>
    <w:p w:rsidR="00000000" w:rsidDel="00000000" w:rsidP="00000000" w:rsidRDefault="00000000" w:rsidRPr="00000000" w14:paraId="00000584">
      <w:pPr>
        <w:spacing w:after="240" w:before="240" w:lineRule="auto"/>
        <w:ind w:left="0" w:firstLine="0"/>
        <w:rPr>
          <w:color w:val="111111"/>
          <w:sz w:val="26"/>
          <w:szCs w:val="26"/>
        </w:rPr>
      </w:pPr>
      <w:r w:rsidDel="00000000" w:rsidR="00000000" w:rsidRPr="00000000">
        <w:rPr>
          <w:color w:val="111111"/>
          <w:sz w:val="26"/>
          <w:szCs w:val="26"/>
          <w:rtl w:val="0"/>
        </w:rPr>
        <w:t xml:space="preserve">☐ Test moderation controls live</w:t>
      </w:r>
    </w:p>
    <w:p w:rsidR="00000000" w:rsidDel="00000000" w:rsidP="00000000" w:rsidRDefault="00000000" w:rsidRPr="00000000" w14:paraId="00000585">
      <w:pPr>
        <w:spacing w:after="240" w:before="240" w:lineRule="auto"/>
        <w:ind w:left="0" w:firstLine="0"/>
        <w:rPr>
          <w:color w:val="111111"/>
          <w:sz w:val="26"/>
          <w:szCs w:val="26"/>
        </w:rPr>
      </w:pPr>
      <w:r w:rsidDel="00000000" w:rsidR="00000000" w:rsidRPr="00000000">
        <w:rPr>
          <w:color w:val="111111"/>
          <w:sz w:val="26"/>
          <w:szCs w:val="26"/>
          <w:rtl w:val="0"/>
        </w:rPr>
        <w:t xml:space="preserve">☐ Test removal of disruptive user</w:t>
      </w:r>
    </w:p>
    <w:p w:rsidR="00000000" w:rsidDel="00000000" w:rsidP="00000000" w:rsidRDefault="00000000" w:rsidRPr="00000000" w14:paraId="00000586">
      <w:pPr>
        <w:spacing w:after="240" w:before="240" w:lineRule="auto"/>
        <w:ind w:left="0" w:firstLine="0"/>
        <w:rPr>
          <w:color w:val="111111"/>
          <w:sz w:val="26"/>
          <w:szCs w:val="26"/>
        </w:rPr>
      </w:pPr>
      <w:r w:rsidDel="00000000" w:rsidR="00000000" w:rsidRPr="00000000">
        <w:rPr>
          <w:color w:val="111111"/>
          <w:sz w:val="26"/>
          <w:szCs w:val="26"/>
          <w:rtl w:val="0"/>
        </w:rPr>
        <w:t xml:space="preserve">☐ Test late entry lock</w:t>
      </w:r>
    </w:p>
    <w:p w:rsidR="00000000" w:rsidDel="00000000" w:rsidP="00000000" w:rsidRDefault="00000000" w:rsidRPr="00000000" w14:paraId="00000587">
      <w:pPr>
        <w:spacing w:after="240" w:before="240" w:lineRule="auto"/>
        <w:ind w:left="0" w:firstLine="0"/>
        <w:rPr>
          <w:color w:val="111111"/>
          <w:sz w:val="26"/>
          <w:szCs w:val="26"/>
        </w:rPr>
      </w:pPr>
      <w:r w:rsidDel="00000000" w:rsidR="00000000" w:rsidRPr="00000000">
        <w:rPr>
          <w:color w:val="111111"/>
          <w:sz w:val="26"/>
          <w:szCs w:val="26"/>
          <w:rtl w:val="0"/>
        </w:rPr>
        <w:t xml:space="preserve">☐ Test replay publishing workflow</w:t>
      </w:r>
    </w:p>
    <w:p w:rsidR="00000000" w:rsidDel="00000000" w:rsidP="00000000" w:rsidRDefault="00000000" w:rsidRPr="00000000" w14:paraId="00000588">
      <w:pPr>
        <w:spacing w:after="240" w:before="240" w:lineRule="auto"/>
        <w:ind w:left="0" w:firstLine="0"/>
        <w:rPr>
          <w:color w:val="111111"/>
          <w:sz w:val="26"/>
          <w:szCs w:val="26"/>
        </w:rPr>
      </w:pPr>
      <w:r w:rsidDel="00000000" w:rsidR="00000000" w:rsidRPr="00000000">
        <w:rPr>
          <w:color w:val="111111"/>
          <w:sz w:val="26"/>
          <w:szCs w:val="26"/>
          <w:rtl w:val="0"/>
        </w:rPr>
        <w:t xml:space="preserve">Acceptance Criteria:</w:t>
      </w:r>
    </w:p>
    <w:p w:rsidR="00000000" w:rsidDel="00000000" w:rsidP="00000000" w:rsidRDefault="00000000" w:rsidRPr="00000000" w14:paraId="00000589">
      <w:pPr>
        <w:spacing w:after="240" w:before="240" w:lineRule="auto"/>
        <w:ind w:left="0" w:firstLine="0"/>
        <w:rPr>
          <w:color w:val="111111"/>
          <w:sz w:val="26"/>
          <w:szCs w:val="26"/>
        </w:rPr>
      </w:pPr>
      <w:r w:rsidDel="00000000" w:rsidR="00000000" w:rsidRPr="00000000">
        <w:rPr>
          <w:color w:val="111111"/>
          <w:sz w:val="26"/>
          <w:szCs w:val="26"/>
          <w:rtl w:val="0"/>
        </w:rPr>
        <w:t xml:space="preserve">☐ No critical failures</w:t>
      </w:r>
    </w:p>
    <w:p w:rsidR="00000000" w:rsidDel="00000000" w:rsidP="00000000" w:rsidRDefault="00000000" w:rsidRPr="00000000" w14:paraId="0000058A">
      <w:pPr>
        <w:spacing w:after="240" w:before="240" w:lineRule="auto"/>
        <w:ind w:left="0" w:firstLine="0"/>
        <w:rPr>
          <w:color w:val="111111"/>
          <w:sz w:val="26"/>
          <w:szCs w:val="26"/>
        </w:rPr>
      </w:pPr>
      <w:r w:rsidDel="00000000" w:rsidR="00000000" w:rsidRPr="00000000">
        <w:rPr>
          <w:rFonts w:ascii="Cardo" w:cs="Cardo" w:eastAsia="Cardo" w:hAnsi="Cardo"/>
          <w:color w:val="111111"/>
          <w:sz w:val="26"/>
          <w:szCs w:val="26"/>
          <w:rtl w:val="0"/>
        </w:rPr>
        <w:t xml:space="preserve">☐ Registration → room entry works end-to-end</w:t>
      </w:r>
    </w:p>
    <w:p w:rsidR="00000000" w:rsidDel="00000000" w:rsidP="00000000" w:rsidRDefault="00000000" w:rsidRPr="00000000" w14:paraId="0000058B">
      <w:pPr>
        <w:spacing w:after="240" w:before="240" w:lineRule="auto"/>
        <w:ind w:left="0" w:firstLine="0"/>
        <w:rPr>
          <w:color w:val="111111"/>
          <w:sz w:val="26"/>
          <w:szCs w:val="26"/>
        </w:rPr>
      </w:pPr>
      <w:r w:rsidDel="00000000" w:rsidR="00000000" w:rsidRPr="00000000">
        <w:rPr>
          <w:color w:val="111111"/>
          <w:sz w:val="26"/>
          <w:szCs w:val="26"/>
          <w:rtl w:val="0"/>
        </w:rPr>
        <w:t xml:space="preserve">☐ Moderation works cleanly</w:t>
      </w:r>
    </w:p>
    <w:p w:rsidR="00000000" w:rsidDel="00000000" w:rsidP="00000000" w:rsidRDefault="00000000" w:rsidRPr="00000000" w14:paraId="0000058C">
      <w:pPr>
        <w:spacing w:after="240" w:before="240" w:lineRule="auto"/>
        <w:ind w:left="0" w:firstLine="0"/>
        <w:rPr>
          <w:color w:val="111111"/>
          <w:sz w:val="26"/>
          <w:szCs w:val="26"/>
        </w:rPr>
      </w:pPr>
      <w:r w:rsidDel="00000000" w:rsidR="00000000" w:rsidRPr="00000000">
        <w:rPr>
          <w:color w:val="111111"/>
          <w:sz w:val="26"/>
          <w:szCs w:val="26"/>
          <w:rtl w:val="0"/>
        </w:rPr>
        <w:t xml:space="preserve">☐ Recordings publish smoothly</w:t>
      </w:r>
    </w:p>
    <w:p w:rsidR="00000000" w:rsidDel="00000000" w:rsidP="00000000" w:rsidRDefault="00000000" w:rsidRPr="00000000" w14:paraId="0000058D">
      <w:pPr>
        <w:spacing w:after="240" w:before="240" w:lineRule="auto"/>
        <w:ind w:left="0" w:firstLine="0"/>
        <w:rPr>
          <w:color w:val="111111"/>
          <w:sz w:val="26"/>
          <w:szCs w:val="26"/>
        </w:rPr>
      </w:pPr>
      <w:r w:rsidDel="00000000" w:rsidR="00000000" w:rsidRPr="00000000">
        <w:rPr>
          <w:color w:val="111111"/>
          <w:sz w:val="26"/>
          <w:szCs w:val="26"/>
          <w:rtl w:val="0"/>
        </w:rPr>
        <w:t xml:space="preserve">☐ Consent is respected</w:t>
      </w:r>
    </w:p>
    <w:p w:rsidR="00000000" w:rsidDel="00000000" w:rsidP="00000000" w:rsidRDefault="00000000" w:rsidRPr="00000000" w14:paraId="0000058E">
      <w:pPr>
        <w:spacing w:after="240" w:before="240" w:lineRule="auto"/>
        <w:ind w:left="0" w:firstLine="0"/>
        <w:rPr>
          <w:color w:val="11111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F">
      <w:pPr>
        <w:pStyle w:val="Heading2"/>
        <w:keepNext w:val="0"/>
        <w:keepLines w:val="0"/>
        <w:ind w:left="0" w:firstLine="0"/>
        <w:rPr>
          <w:color w:val="111111"/>
          <w:sz w:val="34"/>
          <w:szCs w:val="34"/>
        </w:rPr>
      </w:pPr>
      <w:bookmarkStart w:colFirst="0" w:colLast="0" w:name="_2kcuahb7zu5m" w:id="99"/>
      <w:bookmarkEnd w:id="99"/>
      <w:r w:rsidDel="00000000" w:rsidR="00000000" w:rsidRPr="00000000">
        <w:rPr>
          <w:color w:val="111111"/>
          <w:sz w:val="34"/>
          <w:szCs w:val="34"/>
          <w:rtl w:val="0"/>
        </w:rPr>
        <w:t xml:space="preserve">PHASE 9 — DOCUMENTATION &amp; HANDOFF</w:t>
      </w:r>
    </w:p>
    <w:p w:rsidR="00000000" w:rsidDel="00000000" w:rsidP="00000000" w:rsidRDefault="00000000" w:rsidRPr="00000000" w14:paraId="00000590">
      <w:pPr>
        <w:pStyle w:val="Heading3"/>
        <w:keepNext w:val="0"/>
        <w:keepLines w:val="0"/>
        <w:ind w:left="0" w:firstLine="0"/>
        <w:rPr>
          <w:color w:val="111111"/>
          <w:sz w:val="26"/>
          <w:szCs w:val="26"/>
        </w:rPr>
      </w:pPr>
      <w:bookmarkStart w:colFirst="0" w:colLast="0" w:name="_s89y41hrcwbl" w:id="100"/>
      <w:bookmarkEnd w:id="100"/>
      <w:r w:rsidDel="00000000" w:rsidR="00000000" w:rsidRPr="00000000">
        <w:rPr>
          <w:color w:val="111111"/>
          <w:sz w:val="26"/>
          <w:szCs w:val="26"/>
          <w:rtl w:val="0"/>
        </w:rPr>
        <w:t xml:space="preserve">I) Builder Deliverables</w:t>
      </w:r>
    </w:p>
    <w:p w:rsidR="00000000" w:rsidDel="00000000" w:rsidP="00000000" w:rsidRDefault="00000000" w:rsidRPr="00000000" w14:paraId="00000591">
      <w:pPr>
        <w:spacing w:after="240" w:before="240" w:lineRule="auto"/>
        <w:ind w:left="0" w:firstLine="0"/>
        <w:rPr>
          <w:color w:val="111111"/>
          <w:sz w:val="26"/>
          <w:szCs w:val="26"/>
        </w:rPr>
      </w:pPr>
      <w:r w:rsidDel="00000000" w:rsidR="00000000" w:rsidRPr="00000000">
        <w:rPr>
          <w:color w:val="111111"/>
          <w:sz w:val="26"/>
          <w:szCs w:val="26"/>
          <w:rtl w:val="0"/>
        </w:rPr>
        <w:t xml:space="preserve">Builder must provide:</w:t>
      </w:r>
    </w:p>
    <w:p w:rsidR="00000000" w:rsidDel="00000000" w:rsidP="00000000" w:rsidRDefault="00000000" w:rsidRPr="00000000" w14:paraId="00000592">
      <w:pPr>
        <w:spacing w:after="240" w:before="240" w:lineRule="auto"/>
        <w:ind w:left="0" w:firstLine="0"/>
        <w:rPr>
          <w:color w:val="111111"/>
          <w:sz w:val="26"/>
          <w:szCs w:val="26"/>
        </w:rPr>
      </w:pPr>
      <w:r w:rsidDel="00000000" w:rsidR="00000000" w:rsidRPr="00000000">
        <w:rPr>
          <w:color w:val="111111"/>
          <w:sz w:val="26"/>
          <w:szCs w:val="26"/>
          <w:rtl w:val="0"/>
        </w:rPr>
        <w:t xml:space="preserve">☐ 1-page system architecture diagram</w:t>
      </w:r>
    </w:p>
    <w:p w:rsidR="00000000" w:rsidDel="00000000" w:rsidP="00000000" w:rsidRDefault="00000000" w:rsidRPr="00000000" w14:paraId="00000593">
      <w:pPr>
        <w:spacing w:after="240" w:before="240" w:lineRule="auto"/>
        <w:ind w:left="0" w:firstLine="0"/>
        <w:rPr>
          <w:color w:val="111111"/>
          <w:sz w:val="26"/>
          <w:szCs w:val="26"/>
        </w:rPr>
      </w:pPr>
      <w:r w:rsidDel="00000000" w:rsidR="00000000" w:rsidRPr="00000000">
        <w:rPr>
          <w:color w:val="111111"/>
          <w:sz w:val="26"/>
          <w:szCs w:val="26"/>
          <w:rtl w:val="0"/>
        </w:rPr>
        <w:t xml:space="preserve">☐ Tool credentials &amp; access list</w:t>
      </w:r>
    </w:p>
    <w:p w:rsidR="00000000" w:rsidDel="00000000" w:rsidP="00000000" w:rsidRDefault="00000000" w:rsidRPr="00000000" w14:paraId="00000594">
      <w:pPr>
        <w:spacing w:after="240" w:before="240" w:lineRule="auto"/>
        <w:ind w:left="0" w:firstLine="0"/>
        <w:rPr>
          <w:color w:val="111111"/>
          <w:sz w:val="26"/>
          <w:szCs w:val="26"/>
        </w:rPr>
      </w:pPr>
      <w:r w:rsidDel="00000000" w:rsidR="00000000" w:rsidRPr="00000000">
        <w:rPr>
          <w:color w:val="111111"/>
          <w:sz w:val="26"/>
          <w:szCs w:val="26"/>
          <w:rtl w:val="0"/>
        </w:rPr>
        <w:t xml:space="preserve">☐ Moderator SOP (how to run sessions)</w:t>
      </w:r>
    </w:p>
    <w:p w:rsidR="00000000" w:rsidDel="00000000" w:rsidP="00000000" w:rsidRDefault="00000000" w:rsidRPr="00000000" w14:paraId="00000595">
      <w:pPr>
        <w:spacing w:after="240" w:before="240" w:lineRule="auto"/>
        <w:ind w:left="0" w:firstLine="0"/>
        <w:rPr>
          <w:color w:val="111111"/>
          <w:sz w:val="26"/>
          <w:szCs w:val="26"/>
        </w:rPr>
      </w:pPr>
      <w:r w:rsidDel="00000000" w:rsidR="00000000" w:rsidRPr="00000000">
        <w:rPr>
          <w:color w:val="111111"/>
          <w:sz w:val="26"/>
          <w:szCs w:val="26"/>
          <w:rtl w:val="0"/>
        </w:rPr>
        <w:t xml:space="preserve">☐ Emergency protocol</w:t>
      </w:r>
    </w:p>
    <w:p w:rsidR="00000000" w:rsidDel="00000000" w:rsidP="00000000" w:rsidRDefault="00000000" w:rsidRPr="00000000" w14:paraId="00000596">
      <w:pPr>
        <w:spacing w:after="240" w:before="240" w:lineRule="auto"/>
        <w:ind w:left="0" w:firstLine="0"/>
        <w:rPr>
          <w:color w:val="111111"/>
          <w:sz w:val="26"/>
          <w:szCs w:val="26"/>
        </w:rPr>
      </w:pPr>
      <w:r w:rsidDel="00000000" w:rsidR="00000000" w:rsidRPr="00000000">
        <w:rPr>
          <w:color w:val="111111"/>
          <w:sz w:val="26"/>
          <w:szCs w:val="26"/>
          <w:rtl w:val="0"/>
        </w:rPr>
        <w:t xml:space="preserve">☐ Automation flow map</w:t>
      </w:r>
    </w:p>
    <w:p w:rsidR="00000000" w:rsidDel="00000000" w:rsidP="00000000" w:rsidRDefault="00000000" w:rsidRPr="00000000" w14:paraId="00000597">
      <w:pPr>
        <w:spacing w:after="240" w:before="240" w:lineRule="auto"/>
        <w:ind w:left="0" w:firstLine="0"/>
        <w:rPr>
          <w:color w:val="111111"/>
          <w:sz w:val="26"/>
          <w:szCs w:val="26"/>
        </w:rPr>
      </w:pPr>
      <w:r w:rsidDel="00000000" w:rsidR="00000000" w:rsidRPr="00000000">
        <w:rPr>
          <w:color w:val="111111"/>
          <w:sz w:val="26"/>
          <w:szCs w:val="26"/>
          <w:rtl w:val="0"/>
        </w:rPr>
        <w:t xml:space="preserve">☐ Simple “how to update sessions” guide</w:t>
      </w:r>
    </w:p>
    <w:p w:rsidR="00000000" w:rsidDel="00000000" w:rsidP="00000000" w:rsidRDefault="00000000" w:rsidRPr="00000000" w14:paraId="00000598">
      <w:pPr>
        <w:spacing w:after="240" w:before="240" w:lineRule="auto"/>
        <w:ind w:left="0" w:firstLine="0"/>
        <w:rPr>
          <w:color w:val="111111"/>
          <w:sz w:val="26"/>
          <w:szCs w:val="26"/>
        </w:rPr>
      </w:pPr>
      <w:r w:rsidDel="00000000" w:rsidR="00000000" w:rsidRPr="00000000">
        <w:rPr>
          <w:color w:val="111111"/>
          <w:sz w:val="26"/>
          <w:szCs w:val="26"/>
          <w:rtl w:val="0"/>
        </w:rPr>
        <w:t xml:space="preserve">☐ Troubleshooting checklist</w:t>
      </w:r>
    </w:p>
    <w:p w:rsidR="00000000" w:rsidDel="00000000" w:rsidP="00000000" w:rsidRDefault="00000000" w:rsidRPr="00000000" w14:paraId="00000599">
      <w:pPr>
        <w:spacing w:after="240" w:before="240" w:lineRule="auto"/>
        <w:ind w:left="0" w:firstLine="0"/>
        <w:rPr>
          <w:color w:val="111111"/>
          <w:sz w:val="26"/>
          <w:szCs w:val="26"/>
        </w:rPr>
      </w:pPr>
      <w:r w:rsidDel="00000000" w:rsidR="00000000" w:rsidRPr="00000000">
        <w:rPr>
          <w:color w:val="111111"/>
          <w:sz w:val="26"/>
          <w:szCs w:val="26"/>
          <w:rtl w:val="0"/>
        </w:rPr>
        <w:t xml:space="preserve">☐ Backup plan if a tool fails</w:t>
      </w:r>
    </w:p>
    <w:p w:rsidR="00000000" w:rsidDel="00000000" w:rsidP="00000000" w:rsidRDefault="00000000" w:rsidRPr="00000000" w14:paraId="0000059A">
      <w:pPr>
        <w:spacing w:after="240" w:before="240" w:lineRule="auto"/>
        <w:ind w:left="0" w:firstLine="0"/>
        <w:rPr>
          <w:color w:val="11111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B">
      <w:pPr>
        <w:pStyle w:val="Heading2"/>
        <w:keepNext w:val="0"/>
        <w:keepLines w:val="0"/>
        <w:ind w:left="0" w:firstLine="0"/>
        <w:rPr>
          <w:color w:val="111111"/>
          <w:sz w:val="34"/>
          <w:szCs w:val="34"/>
        </w:rPr>
      </w:pPr>
      <w:bookmarkStart w:colFirst="0" w:colLast="0" w:name="_sday825d4w4y" w:id="101"/>
      <w:bookmarkEnd w:id="101"/>
      <w:r w:rsidDel="00000000" w:rsidR="00000000" w:rsidRPr="00000000">
        <w:rPr>
          <w:color w:val="111111"/>
          <w:sz w:val="34"/>
          <w:szCs w:val="34"/>
          <w:rtl w:val="0"/>
        </w:rPr>
        <w:t xml:space="preserve">OPTIONAL FUTURE UPGRADES (DO NOT BUILD YET)</w:t>
      </w:r>
    </w:p>
    <w:p w:rsidR="00000000" w:rsidDel="00000000" w:rsidP="00000000" w:rsidRDefault="00000000" w:rsidRPr="00000000" w14:paraId="0000059C">
      <w:pPr>
        <w:spacing w:after="240" w:before="240" w:lineRule="auto"/>
        <w:ind w:left="0" w:firstLine="0"/>
        <w:rPr>
          <w:color w:val="111111"/>
          <w:sz w:val="26"/>
          <w:szCs w:val="26"/>
        </w:rPr>
      </w:pPr>
      <w:r w:rsidDel="00000000" w:rsidR="00000000" w:rsidRPr="00000000">
        <w:rPr>
          <w:color w:val="111111"/>
          <w:sz w:val="26"/>
          <w:szCs w:val="26"/>
          <w:rtl w:val="0"/>
        </w:rPr>
        <w:t xml:space="preserve">☐ Membership tiers</w:t>
      </w:r>
    </w:p>
    <w:p w:rsidR="00000000" w:rsidDel="00000000" w:rsidP="00000000" w:rsidRDefault="00000000" w:rsidRPr="00000000" w14:paraId="0000059D">
      <w:pPr>
        <w:spacing w:after="240" w:before="240" w:lineRule="auto"/>
        <w:ind w:left="0" w:firstLine="0"/>
        <w:rPr>
          <w:color w:val="111111"/>
          <w:sz w:val="26"/>
          <w:szCs w:val="26"/>
        </w:rPr>
      </w:pPr>
      <w:r w:rsidDel="00000000" w:rsidR="00000000" w:rsidRPr="00000000">
        <w:rPr>
          <w:color w:val="111111"/>
          <w:sz w:val="26"/>
          <w:szCs w:val="26"/>
          <w:rtl w:val="0"/>
        </w:rPr>
        <w:t xml:space="preserve">☐ Sliding-scale payments</w:t>
      </w:r>
    </w:p>
    <w:p w:rsidR="00000000" w:rsidDel="00000000" w:rsidP="00000000" w:rsidRDefault="00000000" w:rsidRPr="00000000" w14:paraId="0000059E">
      <w:pPr>
        <w:spacing w:after="240" w:before="240" w:lineRule="auto"/>
        <w:ind w:left="0" w:firstLine="0"/>
        <w:rPr>
          <w:color w:val="111111"/>
          <w:sz w:val="26"/>
          <w:szCs w:val="26"/>
        </w:rPr>
      </w:pPr>
      <w:r w:rsidDel="00000000" w:rsidR="00000000" w:rsidRPr="00000000">
        <w:rPr>
          <w:color w:val="111111"/>
          <w:sz w:val="26"/>
          <w:szCs w:val="26"/>
          <w:rtl w:val="0"/>
        </w:rPr>
        <w:t xml:space="preserve">☐ Token-gated sessions</w:t>
      </w:r>
    </w:p>
    <w:p w:rsidR="00000000" w:rsidDel="00000000" w:rsidP="00000000" w:rsidRDefault="00000000" w:rsidRPr="00000000" w14:paraId="0000059F">
      <w:pPr>
        <w:spacing w:after="240" w:before="240" w:lineRule="auto"/>
        <w:ind w:left="0" w:firstLine="0"/>
        <w:rPr>
          <w:color w:val="111111"/>
          <w:sz w:val="26"/>
          <w:szCs w:val="26"/>
        </w:rPr>
      </w:pPr>
      <w:r w:rsidDel="00000000" w:rsidR="00000000" w:rsidRPr="00000000">
        <w:rPr>
          <w:color w:val="111111"/>
          <w:sz w:val="26"/>
          <w:szCs w:val="26"/>
          <w:rtl w:val="0"/>
        </w:rPr>
        <w:t xml:space="preserve">☐ Guild role dashboards</w:t>
      </w:r>
    </w:p>
    <w:p w:rsidR="00000000" w:rsidDel="00000000" w:rsidP="00000000" w:rsidRDefault="00000000" w:rsidRPr="00000000" w14:paraId="000005A0">
      <w:pPr>
        <w:spacing w:after="240" w:before="240" w:lineRule="auto"/>
        <w:ind w:left="0" w:firstLine="0"/>
        <w:rPr>
          <w:color w:val="111111"/>
          <w:sz w:val="26"/>
          <w:szCs w:val="26"/>
        </w:rPr>
      </w:pPr>
      <w:r w:rsidDel="00000000" w:rsidR="00000000" w:rsidRPr="00000000">
        <w:rPr>
          <w:color w:val="111111"/>
          <w:sz w:val="26"/>
          <w:szCs w:val="26"/>
          <w:rtl w:val="0"/>
        </w:rPr>
        <w:t xml:space="preserve">☐ DAO integrations</w:t>
      </w:r>
    </w:p>
    <w:p w:rsidR="00000000" w:rsidDel="00000000" w:rsidP="00000000" w:rsidRDefault="00000000" w:rsidRPr="00000000" w14:paraId="000005A1">
      <w:pPr>
        <w:spacing w:after="240" w:before="240" w:lineRule="auto"/>
        <w:ind w:left="0" w:firstLine="0"/>
        <w:rPr>
          <w:color w:val="111111"/>
          <w:sz w:val="26"/>
          <w:szCs w:val="26"/>
        </w:rPr>
      </w:pPr>
      <w:r w:rsidDel="00000000" w:rsidR="00000000" w:rsidRPr="00000000">
        <w:rPr>
          <w:color w:val="111111"/>
          <w:sz w:val="26"/>
          <w:szCs w:val="26"/>
          <w:rtl w:val="0"/>
        </w:rPr>
        <w:t xml:space="preserve">☐ CRM donor tracking</w:t>
      </w:r>
    </w:p>
    <w:p w:rsidR="00000000" w:rsidDel="00000000" w:rsidP="00000000" w:rsidRDefault="00000000" w:rsidRPr="00000000" w14:paraId="000005A2">
      <w:pPr>
        <w:spacing w:after="240" w:before="240" w:lineRule="auto"/>
        <w:ind w:left="0" w:firstLine="0"/>
        <w:rPr>
          <w:color w:val="111111"/>
          <w:sz w:val="26"/>
          <w:szCs w:val="26"/>
        </w:rPr>
      </w:pPr>
      <w:r w:rsidDel="00000000" w:rsidR="00000000" w:rsidRPr="00000000">
        <w:rPr>
          <w:color w:val="111111"/>
          <w:sz w:val="26"/>
          <w:szCs w:val="26"/>
          <w:rtl w:val="0"/>
        </w:rPr>
        <w:t xml:space="preserve">☐ Community reputation system</w:t>
      </w:r>
    </w:p>
    <w:p w:rsidR="00000000" w:rsidDel="00000000" w:rsidP="00000000" w:rsidRDefault="00000000" w:rsidRPr="00000000" w14:paraId="000005A3">
      <w:pPr>
        <w:spacing w:after="240" w:before="240" w:lineRule="auto"/>
        <w:ind w:left="0" w:firstLine="0"/>
        <w:rPr>
          <w:color w:val="111111"/>
          <w:sz w:val="26"/>
          <w:szCs w:val="26"/>
        </w:rPr>
      </w:pPr>
      <w:r w:rsidDel="00000000" w:rsidR="00000000" w:rsidRPr="00000000">
        <w:rPr>
          <w:color w:val="111111"/>
          <w:sz w:val="26"/>
          <w:szCs w:val="26"/>
          <w:rtl w:val="0"/>
        </w:rPr>
        <w:t xml:space="preserve">☐ Multi-language support</w:t>
      </w:r>
    </w:p>
    <w:p w:rsidR="00000000" w:rsidDel="00000000" w:rsidP="00000000" w:rsidRDefault="00000000" w:rsidRPr="00000000" w14:paraId="000005A4">
      <w:pPr>
        <w:spacing w:after="240" w:before="240" w:lineRule="auto"/>
        <w:ind w:left="0" w:firstLine="0"/>
        <w:rPr>
          <w:color w:val="11111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5">
      <w:pPr>
        <w:pStyle w:val="Heading2"/>
        <w:keepNext w:val="0"/>
        <w:keepLines w:val="0"/>
        <w:ind w:left="0" w:firstLine="0"/>
        <w:rPr>
          <w:color w:val="111111"/>
          <w:sz w:val="34"/>
          <w:szCs w:val="34"/>
        </w:rPr>
      </w:pPr>
      <w:bookmarkStart w:colFirst="0" w:colLast="0" w:name="_jkcw9d2khyvv" w:id="102"/>
      <w:bookmarkEnd w:id="102"/>
      <w:r w:rsidDel="00000000" w:rsidR="00000000" w:rsidRPr="00000000">
        <w:rPr>
          <w:color w:val="111111"/>
          <w:sz w:val="34"/>
          <w:szCs w:val="34"/>
          <w:rtl w:val="0"/>
        </w:rPr>
        <w:t xml:space="preserve">FINAL ACCEPTANCE SIGN-OFF</w:t>
      </w:r>
    </w:p>
    <w:p w:rsidR="00000000" w:rsidDel="00000000" w:rsidP="00000000" w:rsidRDefault="00000000" w:rsidRPr="00000000" w14:paraId="000005A6">
      <w:pPr>
        <w:spacing w:after="240" w:before="240" w:lineRule="auto"/>
        <w:ind w:left="0" w:firstLine="0"/>
        <w:rPr>
          <w:color w:val="111111"/>
          <w:sz w:val="26"/>
          <w:szCs w:val="26"/>
        </w:rPr>
      </w:pPr>
      <w:r w:rsidDel="00000000" w:rsidR="00000000" w:rsidRPr="00000000">
        <w:rPr>
          <w:color w:val="111111"/>
          <w:sz w:val="26"/>
          <w:szCs w:val="26"/>
          <w:rtl w:val="0"/>
        </w:rPr>
        <w:t xml:space="preserve">Builder confirms:</w:t>
      </w:r>
    </w:p>
    <w:p w:rsidR="00000000" w:rsidDel="00000000" w:rsidP="00000000" w:rsidRDefault="00000000" w:rsidRPr="00000000" w14:paraId="000005A7">
      <w:pPr>
        <w:spacing w:after="240" w:before="240" w:lineRule="auto"/>
        <w:ind w:left="0" w:firstLine="0"/>
        <w:rPr>
          <w:color w:val="111111"/>
          <w:sz w:val="26"/>
          <w:szCs w:val="26"/>
        </w:rPr>
      </w:pPr>
      <w:r w:rsidDel="00000000" w:rsidR="00000000" w:rsidRPr="00000000">
        <w:rPr>
          <w:color w:val="111111"/>
          <w:sz w:val="26"/>
          <w:szCs w:val="26"/>
          <w:rtl w:val="0"/>
        </w:rPr>
        <w:t xml:space="preserve">☐ All privacy guardrails met</w:t>
      </w:r>
    </w:p>
    <w:p w:rsidR="00000000" w:rsidDel="00000000" w:rsidP="00000000" w:rsidRDefault="00000000" w:rsidRPr="00000000" w14:paraId="000005A8">
      <w:pPr>
        <w:spacing w:after="240" w:before="240" w:lineRule="auto"/>
        <w:ind w:left="0" w:firstLine="0"/>
        <w:rPr>
          <w:color w:val="111111"/>
          <w:sz w:val="26"/>
          <w:szCs w:val="26"/>
        </w:rPr>
      </w:pPr>
      <w:r w:rsidDel="00000000" w:rsidR="00000000" w:rsidRPr="00000000">
        <w:rPr>
          <w:color w:val="111111"/>
          <w:sz w:val="26"/>
          <w:szCs w:val="26"/>
          <w:rtl w:val="0"/>
        </w:rPr>
        <w:t xml:space="preserve">☐ All moderation controls functional</w:t>
      </w:r>
    </w:p>
    <w:p w:rsidR="00000000" w:rsidDel="00000000" w:rsidP="00000000" w:rsidRDefault="00000000" w:rsidRPr="00000000" w14:paraId="000005A9">
      <w:pPr>
        <w:spacing w:after="240" w:before="240" w:lineRule="auto"/>
        <w:ind w:left="0" w:firstLine="0"/>
        <w:rPr>
          <w:color w:val="111111"/>
          <w:sz w:val="26"/>
          <w:szCs w:val="26"/>
        </w:rPr>
      </w:pPr>
      <w:r w:rsidDel="00000000" w:rsidR="00000000" w:rsidRPr="00000000">
        <w:rPr>
          <w:color w:val="111111"/>
          <w:sz w:val="26"/>
          <w:szCs w:val="26"/>
          <w:rtl w:val="0"/>
        </w:rPr>
        <w:t xml:space="preserve">☐ All automation workflows stable</w:t>
      </w:r>
    </w:p>
    <w:p w:rsidR="00000000" w:rsidDel="00000000" w:rsidP="00000000" w:rsidRDefault="00000000" w:rsidRPr="00000000" w14:paraId="000005AA">
      <w:pPr>
        <w:spacing w:after="240" w:before="240" w:lineRule="auto"/>
        <w:ind w:left="0" w:firstLine="0"/>
        <w:rPr>
          <w:color w:val="111111"/>
          <w:sz w:val="26"/>
          <w:szCs w:val="26"/>
        </w:rPr>
      </w:pPr>
      <w:r w:rsidDel="00000000" w:rsidR="00000000" w:rsidRPr="00000000">
        <w:rPr>
          <w:color w:val="111111"/>
          <w:sz w:val="26"/>
          <w:szCs w:val="26"/>
          <w:rtl w:val="0"/>
        </w:rPr>
        <w:t xml:space="preserve">☐ Syd trained on:</w:t>
      </w:r>
    </w:p>
    <w:p w:rsidR="00000000" w:rsidDel="00000000" w:rsidP="00000000" w:rsidRDefault="00000000" w:rsidRPr="00000000" w14:paraId="000005AB">
      <w:pPr>
        <w:numPr>
          <w:ilvl w:val="0"/>
          <w:numId w:val="210"/>
        </w:numPr>
        <w:spacing w:after="0" w:afterAutospacing="0" w:before="480" w:lineRule="auto"/>
        <w:ind w:left="720" w:hanging="360"/>
        <w:rPr>
          <w:color w:val="111111"/>
          <w:sz w:val="26"/>
          <w:szCs w:val="26"/>
        </w:rPr>
      </w:pPr>
      <w:r w:rsidDel="00000000" w:rsidR="00000000" w:rsidRPr="00000000">
        <w:rPr>
          <w:color w:val="111111"/>
          <w:sz w:val="26"/>
          <w:szCs w:val="26"/>
          <w:rtl w:val="0"/>
        </w:rPr>
        <w:t xml:space="preserve">Admitting users</w:t>
        <w:br w:type="textWrapping"/>
      </w:r>
    </w:p>
    <w:p w:rsidR="00000000" w:rsidDel="00000000" w:rsidP="00000000" w:rsidRDefault="00000000" w:rsidRPr="00000000" w14:paraId="000005AC">
      <w:pPr>
        <w:numPr>
          <w:ilvl w:val="0"/>
          <w:numId w:val="210"/>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Muting/unmuting</w:t>
        <w:br w:type="textWrapping"/>
      </w:r>
    </w:p>
    <w:p w:rsidR="00000000" w:rsidDel="00000000" w:rsidP="00000000" w:rsidRDefault="00000000" w:rsidRPr="00000000" w14:paraId="000005AD">
      <w:pPr>
        <w:numPr>
          <w:ilvl w:val="0"/>
          <w:numId w:val="210"/>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Locking rooms</w:t>
        <w:br w:type="textWrapping"/>
      </w:r>
    </w:p>
    <w:p w:rsidR="00000000" w:rsidDel="00000000" w:rsidP="00000000" w:rsidRDefault="00000000" w:rsidRPr="00000000" w14:paraId="000005AE">
      <w:pPr>
        <w:numPr>
          <w:ilvl w:val="0"/>
          <w:numId w:val="210"/>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Recording</w:t>
        <w:br w:type="textWrapping"/>
      </w:r>
    </w:p>
    <w:p w:rsidR="00000000" w:rsidDel="00000000" w:rsidP="00000000" w:rsidRDefault="00000000" w:rsidRPr="00000000" w14:paraId="000005AF">
      <w:pPr>
        <w:numPr>
          <w:ilvl w:val="0"/>
          <w:numId w:val="210"/>
        </w:numPr>
        <w:spacing w:after="480" w:before="0" w:beforeAutospacing="0" w:lineRule="auto"/>
        <w:ind w:left="720" w:hanging="360"/>
        <w:rPr>
          <w:color w:val="111111"/>
          <w:sz w:val="26"/>
          <w:szCs w:val="26"/>
        </w:rPr>
      </w:pPr>
      <w:r w:rsidDel="00000000" w:rsidR="00000000" w:rsidRPr="00000000">
        <w:rPr>
          <w:color w:val="111111"/>
          <w:sz w:val="26"/>
          <w:szCs w:val="26"/>
          <w:rtl w:val="0"/>
        </w:rPr>
        <w:t xml:space="preserve">Publishing replays</w:t>
        <w:br w:type="textWrapping"/>
      </w:r>
    </w:p>
    <w:p w:rsidR="00000000" w:rsidDel="00000000" w:rsidP="00000000" w:rsidRDefault="00000000" w:rsidRPr="00000000" w14:paraId="000005B0">
      <w:pPr>
        <w:spacing w:after="240" w:before="240" w:lineRule="auto"/>
        <w:ind w:left="0" w:firstLine="0"/>
        <w:rPr>
          <w:color w:val="111111"/>
          <w:sz w:val="26"/>
          <w:szCs w:val="26"/>
        </w:rPr>
      </w:pPr>
      <w:r w:rsidDel="00000000" w:rsidR="00000000" w:rsidRPr="00000000">
        <w:rPr>
          <w:color w:val="111111"/>
          <w:sz w:val="26"/>
          <w:szCs w:val="26"/>
          <w:rtl w:val="0"/>
        </w:rPr>
        <w:t xml:space="preserve">☐ System is:</w:t>
      </w:r>
    </w:p>
    <w:p w:rsidR="00000000" w:rsidDel="00000000" w:rsidP="00000000" w:rsidRDefault="00000000" w:rsidRPr="00000000" w14:paraId="000005B1">
      <w:pPr>
        <w:numPr>
          <w:ilvl w:val="0"/>
          <w:numId w:val="216"/>
        </w:numPr>
        <w:spacing w:after="0" w:afterAutospacing="0" w:before="480" w:lineRule="auto"/>
        <w:ind w:left="720" w:hanging="360"/>
        <w:rPr>
          <w:color w:val="111111"/>
          <w:sz w:val="26"/>
          <w:szCs w:val="26"/>
        </w:rPr>
      </w:pPr>
      <w:r w:rsidDel="00000000" w:rsidR="00000000" w:rsidRPr="00000000">
        <w:rPr>
          <w:color w:val="111111"/>
          <w:sz w:val="26"/>
          <w:szCs w:val="26"/>
          <w:rtl w:val="0"/>
        </w:rPr>
        <w:t xml:space="preserve">Scalable</w:t>
        <w:br w:type="textWrapping"/>
      </w:r>
    </w:p>
    <w:p w:rsidR="00000000" w:rsidDel="00000000" w:rsidP="00000000" w:rsidRDefault="00000000" w:rsidRPr="00000000" w14:paraId="000005B2">
      <w:pPr>
        <w:numPr>
          <w:ilvl w:val="0"/>
          <w:numId w:val="216"/>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Ethical</w:t>
        <w:br w:type="textWrapping"/>
      </w:r>
    </w:p>
    <w:p w:rsidR="00000000" w:rsidDel="00000000" w:rsidP="00000000" w:rsidRDefault="00000000" w:rsidRPr="00000000" w14:paraId="000005B3">
      <w:pPr>
        <w:numPr>
          <w:ilvl w:val="0"/>
          <w:numId w:val="216"/>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Low-friction</w:t>
        <w:br w:type="textWrapping"/>
      </w:r>
    </w:p>
    <w:p w:rsidR="00000000" w:rsidDel="00000000" w:rsidP="00000000" w:rsidRDefault="00000000" w:rsidRPr="00000000" w14:paraId="000005B4">
      <w:pPr>
        <w:numPr>
          <w:ilvl w:val="0"/>
          <w:numId w:val="216"/>
        </w:numPr>
        <w:spacing w:after="0" w:afterAutospacing="0" w:before="0" w:beforeAutospacing="0" w:lineRule="auto"/>
        <w:ind w:left="720" w:hanging="360"/>
        <w:rPr>
          <w:color w:val="111111"/>
          <w:sz w:val="26"/>
          <w:szCs w:val="26"/>
        </w:rPr>
      </w:pPr>
      <w:r w:rsidDel="00000000" w:rsidR="00000000" w:rsidRPr="00000000">
        <w:rPr>
          <w:color w:val="111111"/>
          <w:sz w:val="26"/>
          <w:szCs w:val="26"/>
          <w:rtl w:val="0"/>
        </w:rPr>
        <w:t xml:space="preserve">Fully owned by Syd</w:t>
        <w:br w:type="textWrapping"/>
      </w:r>
    </w:p>
    <w:p w:rsidR="00000000" w:rsidDel="00000000" w:rsidP="00000000" w:rsidRDefault="00000000" w:rsidRPr="00000000" w14:paraId="000005B5">
      <w:pPr>
        <w:numPr>
          <w:ilvl w:val="0"/>
          <w:numId w:val="216"/>
        </w:numPr>
        <w:spacing w:after="480" w:before="0" w:beforeAutospacing="0" w:lineRule="auto"/>
        <w:ind w:left="720" w:hanging="360"/>
        <w:rPr>
          <w:color w:val="111111"/>
          <w:sz w:val="26"/>
          <w:szCs w:val="26"/>
        </w:rPr>
      </w:pPr>
      <w:r w:rsidDel="00000000" w:rsidR="00000000" w:rsidRPr="00000000">
        <w:rPr>
          <w:color w:val="111111"/>
          <w:sz w:val="26"/>
          <w:szCs w:val="26"/>
          <w:rtl w:val="0"/>
        </w:rPr>
        <w:t xml:space="preserve">Ready for public launch</w:t>
        <w:br w:type="textWrapping"/>
      </w:r>
    </w:p>
    <w:p w:rsidR="00000000" w:rsidDel="00000000" w:rsidP="00000000" w:rsidRDefault="00000000" w:rsidRPr="00000000" w14:paraId="000005B6">
      <w:pPr>
        <w:spacing w:after="240" w:before="240" w:lineRule="auto"/>
        <w:ind w:left="0" w:firstLine="0"/>
        <w:rPr>
          <w:color w:val="111111"/>
          <w:sz w:val="26"/>
          <w:szCs w:val="26"/>
        </w:rPr>
      </w:pPr>
      <w:r w:rsidDel="00000000" w:rsidR="00000000" w:rsidRPr="00000000">
        <w:rPr>
          <w:rtl w:val="0"/>
        </w:rPr>
      </w:r>
    </w:p>
    <w:p w:rsidR="00000000" w:rsidDel="00000000" w:rsidP="00000000" w:rsidRDefault="00000000" w:rsidRPr="00000000" w14:paraId="000005B7">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5B8">
      <w:pPr>
        <w:spacing w:after="240" w:before="240" w:lineRule="auto"/>
        <w:ind w:left="0" w:firstLine="0"/>
        <w:rPr/>
      </w:pPr>
      <w:r w:rsidDel="00000000" w:rsidR="00000000" w:rsidRPr="00000000">
        <w:rPr>
          <w:rtl w:val="0"/>
        </w:rPr>
      </w:r>
    </w:p>
    <w:p w:rsidR="00000000" w:rsidDel="00000000" w:rsidP="00000000" w:rsidRDefault="00000000" w:rsidRPr="00000000" w14:paraId="000005B9">
      <w:pPr>
        <w:spacing w:after="240" w:before="240" w:lineRule="auto"/>
        <w:ind w:left="0" w:firstLine="0"/>
        <w:rPr/>
      </w:pPr>
      <w:r w:rsidDel="00000000" w:rsidR="00000000" w:rsidRPr="00000000">
        <w:rPr>
          <w:rtl w:val="0"/>
        </w:rPr>
      </w:r>
    </w:p>
    <w:p w:rsidR="00000000" w:rsidDel="00000000" w:rsidP="00000000" w:rsidRDefault="00000000" w:rsidRPr="00000000" w14:paraId="000005BA">
      <w:pPr>
        <w:spacing w:after="240" w:before="240" w:lineRule="auto"/>
        <w:ind w:left="0" w:firstLine="0"/>
        <w:rPr/>
      </w:pPr>
      <w:r w:rsidDel="00000000" w:rsidR="00000000" w:rsidRPr="00000000">
        <w:rPr>
          <w:rtl w:val="0"/>
        </w:rPr>
        <w:t xml:space="preserve">channel architecture for each discord server:</w:t>
      </w:r>
    </w:p>
    <w:p w:rsidR="00000000" w:rsidDel="00000000" w:rsidP="00000000" w:rsidRDefault="00000000" w:rsidRPr="00000000" w14:paraId="000005BB">
      <w:pPr>
        <w:pStyle w:val="Heading1"/>
        <w:keepNext w:val="0"/>
        <w:keepLines w:val="0"/>
        <w:ind w:left="0" w:firstLine="0"/>
        <w:rPr>
          <w:sz w:val="46"/>
          <w:szCs w:val="46"/>
        </w:rPr>
      </w:pPr>
      <w:bookmarkStart w:colFirst="0" w:colLast="0" w:name="_8cmw0qpb991l" w:id="103"/>
      <w:bookmarkEnd w:id="103"/>
      <w:r w:rsidDel="00000000" w:rsidR="00000000" w:rsidRPr="00000000">
        <w:rPr>
          <w:sz w:val="46"/>
          <w:szCs w:val="46"/>
          <w:rtl w:val="0"/>
        </w:rPr>
        <w:t xml:space="preserve">🌱 SERVER 1</w:t>
      </w:r>
    </w:p>
    <w:p w:rsidR="00000000" w:rsidDel="00000000" w:rsidP="00000000" w:rsidRDefault="00000000" w:rsidRPr="00000000" w14:paraId="000005BC">
      <w:pPr>
        <w:pStyle w:val="Heading2"/>
        <w:keepNext w:val="0"/>
        <w:keepLines w:val="0"/>
        <w:ind w:left="0" w:firstLine="0"/>
        <w:rPr>
          <w:sz w:val="34"/>
          <w:szCs w:val="34"/>
        </w:rPr>
      </w:pPr>
      <w:bookmarkStart w:colFirst="0" w:colLast="0" w:name="_qo2o0etedj7j" w:id="104"/>
      <w:bookmarkEnd w:id="104"/>
      <w:r w:rsidDel="00000000" w:rsidR="00000000" w:rsidRPr="00000000">
        <w:rPr>
          <w:sz w:val="34"/>
          <w:szCs w:val="34"/>
          <w:rtl w:val="0"/>
        </w:rPr>
        <w:t xml:space="preserve">Regenerative Capital Flows</w:t>
      </w:r>
    </w:p>
    <w:p w:rsidR="00000000" w:rsidDel="00000000" w:rsidP="00000000" w:rsidRDefault="00000000" w:rsidRPr="00000000" w14:paraId="000005BD">
      <w:pPr>
        <w:spacing w:after="240" w:before="240" w:lineRule="auto"/>
        <w:ind w:left="0" w:firstLine="0"/>
        <w:rPr/>
      </w:pPr>
      <w:r w:rsidDel="00000000" w:rsidR="00000000" w:rsidRPr="00000000">
        <w:rPr>
          <w:rtl w:val="0"/>
        </w:rPr>
        <w:t xml:space="preserve">Server Purpose:</w:t>
      </w:r>
    </w:p>
    <w:p w:rsidR="00000000" w:rsidDel="00000000" w:rsidP="00000000" w:rsidRDefault="00000000" w:rsidRPr="00000000" w14:paraId="000005BE">
      <w:pPr>
        <w:spacing w:after="240" w:before="240" w:lineRule="auto"/>
        <w:ind w:left="0" w:firstLine="0"/>
        <w:rPr/>
      </w:pPr>
      <w:r w:rsidDel="00000000" w:rsidR="00000000" w:rsidRPr="00000000">
        <w:rPr>
          <w:rtl w:val="0"/>
        </w:rPr>
        <w:t xml:space="preserve">A learning, ideation, and collaboration hub for unlocking capital for grassroots and bioregional regeneration.</w:t>
      </w:r>
    </w:p>
    <w:p w:rsidR="00000000" w:rsidDel="00000000" w:rsidP="00000000" w:rsidRDefault="00000000" w:rsidRPr="00000000" w14:paraId="000005BF">
      <w:pPr>
        <w:spacing w:after="240" w:before="240" w:lineRule="auto"/>
        <w:ind w:left="0" w:firstLine="0"/>
        <w:rPr/>
      </w:pPr>
      <w:r w:rsidDel="00000000" w:rsidR="00000000" w:rsidRPr="00000000">
        <w:rPr>
          <w:rtl w:val="0"/>
        </w:rPr>
        <w:t xml:space="preserve">Tone: Strategic, experimental, grounded, hopeful</w:t>
      </w:r>
    </w:p>
    <w:p w:rsidR="00000000" w:rsidDel="00000000" w:rsidP="00000000" w:rsidRDefault="00000000" w:rsidRPr="00000000" w14:paraId="000005C0">
      <w:pPr>
        <w:spacing w:after="240" w:before="240" w:lineRule="auto"/>
        <w:ind w:left="0" w:firstLine="0"/>
        <w:rPr/>
      </w:pPr>
      <w:r w:rsidDel="00000000" w:rsidR="00000000" w:rsidRPr="00000000">
        <w:rPr>
          <w:rtl w:val="0"/>
        </w:rPr>
        <w:t xml:space="preserve">Growth Target: 100–500+ members over time</w:t>
      </w:r>
    </w:p>
    <w:p w:rsidR="00000000" w:rsidDel="00000000" w:rsidP="00000000" w:rsidRDefault="00000000" w:rsidRPr="00000000" w14:paraId="000005C1">
      <w:pPr>
        <w:spacing w:after="240" w:before="240" w:lineRule="auto"/>
        <w:ind w:left="0" w:firstLine="0"/>
        <w:rPr/>
      </w:pPr>
      <w:r w:rsidDel="00000000" w:rsidR="00000000" w:rsidRPr="00000000">
        <w:rPr>
          <w:rtl w:val="0"/>
        </w:rPr>
        <w:t xml:space="preserve">Moderation Level: Medium</w:t>
      </w:r>
    </w:p>
    <w:p w:rsidR="00000000" w:rsidDel="00000000" w:rsidP="00000000" w:rsidRDefault="00000000" w:rsidRPr="00000000" w14:paraId="000005C2">
      <w:pPr>
        <w:spacing w:after="240" w:before="240" w:lineRule="auto"/>
        <w:ind w:left="0" w:firstLine="0"/>
        <w:rPr/>
      </w:pPr>
      <w:r w:rsidDel="00000000" w:rsidR="00000000" w:rsidRPr="00000000">
        <w:rPr>
          <w:rtl w:val="0"/>
        </w:rPr>
        <w:t xml:space="preserve">Use Case: Ongoing dialogue, resource-sharing, project matchmaking, funder-organizer bridging</w:t>
      </w:r>
    </w:p>
    <w:p w:rsidR="00000000" w:rsidDel="00000000" w:rsidP="00000000" w:rsidRDefault="00000000" w:rsidRPr="00000000" w14:paraId="000005C3">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4">
      <w:pPr>
        <w:pStyle w:val="Heading3"/>
        <w:keepNext w:val="0"/>
        <w:keepLines w:val="0"/>
        <w:ind w:left="0" w:firstLine="0"/>
        <w:rPr>
          <w:sz w:val="26"/>
          <w:szCs w:val="26"/>
        </w:rPr>
      </w:pPr>
      <w:bookmarkStart w:colFirst="0" w:colLast="0" w:name="_h4ojd8dyu1uc" w:id="105"/>
      <w:bookmarkEnd w:id="105"/>
      <w:r w:rsidDel="00000000" w:rsidR="00000000" w:rsidRPr="00000000">
        <w:rPr>
          <w:sz w:val="26"/>
          <w:szCs w:val="26"/>
          <w:rtl w:val="0"/>
        </w:rPr>
        <w:t xml:space="preserve">🔐 CATEGORY 0 — WELCOME &amp; ORIENTATION</w:t>
      </w:r>
    </w:p>
    <w:p w:rsidR="00000000" w:rsidDel="00000000" w:rsidP="00000000" w:rsidRDefault="00000000" w:rsidRPr="00000000" w14:paraId="000005C5">
      <w:pPr>
        <w:spacing w:after="240" w:before="240" w:lineRule="auto"/>
        <w:ind w:left="0" w:firstLine="0"/>
        <w:rPr/>
      </w:pPr>
      <w:r w:rsidDel="00000000" w:rsidR="00000000" w:rsidRPr="00000000">
        <w:rPr>
          <w:rtl w:val="0"/>
        </w:rPr>
        <w:t xml:space="preserve">#welcome</w:t>
      </w:r>
    </w:p>
    <w:p w:rsidR="00000000" w:rsidDel="00000000" w:rsidP="00000000" w:rsidRDefault="00000000" w:rsidRPr="00000000" w14:paraId="000005C6">
      <w:pPr>
        <w:numPr>
          <w:ilvl w:val="0"/>
          <w:numId w:val="235"/>
        </w:numPr>
        <w:spacing w:after="0" w:afterAutospacing="0" w:before="480" w:lineRule="auto"/>
        <w:ind w:left="720" w:hanging="360"/>
      </w:pPr>
      <w:r w:rsidDel="00000000" w:rsidR="00000000" w:rsidRPr="00000000">
        <w:rPr>
          <w:rtl w:val="0"/>
        </w:rPr>
        <w:t xml:space="preserve">What this server is</w:t>
        <w:br w:type="textWrapping"/>
      </w:r>
    </w:p>
    <w:p w:rsidR="00000000" w:rsidDel="00000000" w:rsidP="00000000" w:rsidRDefault="00000000" w:rsidRPr="00000000" w14:paraId="000005C7">
      <w:pPr>
        <w:numPr>
          <w:ilvl w:val="0"/>
          <w:numId w:val="235"/>
        </w:numPr>
        <w:spacing w:after="0" w:afterAutospacing="0" w:before="0" w:beforeAutospacing="0" w:lineRule="auto"/>
        <w:ind w:left="720" w:hanging="360"/>
      </w:pPr>
      <w:r w:rsidDel="00000000" w:rsidR="00000000" w:rsidRPr="00000000">
        <w:rPr>
          <w:rtl w:val="0"/>
        </w:rPr>
        <w:t xml:space="preserve">Who it’s for</w:t>
        <w:br w:type="textWrapping"/>
      </w:r>
    </w:p>
    <w:p w:rsidR="00000000" w:rsidDel="00000000" w:rsidP="00000000" w:rsidRDefault="00000000" w:rsidRPr="00000000" w14:paraId="000005C8">
      <w:pPr>
        <w:numPr>
          <w:ilvl w:val="0"/>
          <w:numId w:val="235"/>
        </w:numPr>
        <w:spacing w:after="0" w:afterAutospacing="0" w:before="0" w:beforeAutospacing="0" w:lineRule="auto"/>
        <w:ind w:left="720" w:hanging="360"/>
      </w:pPr>
      <w:r w:rsidDel="00000000" w:rsidR="00000000" w:rsidRPr="00000000">
        <w:rPr>
          <w:rtl w:val="0"/>
        </w:rPr>
        <w:t xml:space="preserve">How to get started</w:t>
        <w:br w:type="textWrapping"/>
      </w:r>
    </w:p>
    <w:p w:rsidR="00000000" w:rsidDel="00000000" w:rsidP="00000000" w:rsidRDefault="00000000" w:rsidRPr="00000000" w14:paraId="000005C9">
      <w:pPr>
        <w:numPr>
          <w:ilvl w:val="0"/>
          <w:numId w:val="235"/>
        </w:numPr>
        <w:spacing w:after="480" w:before="0" w:beforeAutospacing="0" w:lineRule="auto"/>
        <w:ind w:left="720" w:hanging="360"/>
      </w:pPr>
      <w:r w:rsidDel="00000000" w:rsidR="00000000" w:rsidRPr="00000000">
        <w:rPr>
          <w:rtl w:val="0"/>
        </w:rPr>
        <w:t xml:space="preserve">Link to Notion hub</w:t>
        <w:br w:type="textWrapping"/>
      </w:r>
    </w:p>
    <w:p w:rsidR="00000000" w:rsidDel="00000000" w:rsidP="00000000" w:rsidRDefault="00000000" w:rsidRPr="00000000" w14:paraId="000005CA">
      <w:pPr>
        <w:spacing w:after="240" w:before="240" w:lineRule="auto"/>
        <w:ind w:left="0" w:firstLine="0"/>
        <w:rPr/>
      </w:pPr>
      <w:r w:rsidDel="00000000" w:rsidR="00000000" w:rsidRPr="00000000">
        <w:rPr>
          <w:rtl w:val="0"/>
        </w:rPr>
        <w:t xml:space="preserve">#start-here</w:t>
      </w:r>
    </w:p>
    <w:p w:rsidR="00000000" w:rsidDel="00000000" w:rsidP="00000000" w:rsidRDefault="00000000" w:rsidRPr="00000000" w14:paraId="000005CB">
      <w:pPr>
        <w:numPr>
          <w:ilvl w:val="0"/>
          <w:numId w:val="56"/>
        </w:numPr>
        <w:spacing w:after="0" w:afterAutospacing="0" w:before="480" w:lineRule="auto"/>
        <w:ind w:left="720" w:hanging="360"/>
      </w:pPr>
      <w:r w:rsidDel="00000000" w:rsidR="00000000" w:rsidRPr="00000000">
        <w:rPr>
          <w:rtl w:val="0"/>
        </w:rPr>
        <w:t xml:space="preserve">How to participate</w:t>
        <w:br w:type="textWrapping"/>
      </w:r>
    </w:p>
    <w:p w:rsidR="00000000" w:rsidDel="00000000" w:rsidP="00000000" w:rsidRDefault="00000000" w:rsidRPr="00000000" w14:paraId="000005CC">
      <w:pPr>
        <w:numPr>
          <w:ilvl w:val="0"/>
          <w:numId w:val="56"/>
        </w:numPr>
        <w:spacing w:after="0" w:afterAutospacing="0" w:before="0" w:beforeAutospacing="0" w:lineRule="auto"/>
        <w:ind w:left="720" w:hanging="360"/>
      </w:pPr>
      <w:r w:rsidDel="00000000" w:rsidR="00000000" w:rsidRPr="00000000">
        <w:rPr>
          <w:rtl w:val="0"/>
        </w:rPr>
        <w:t xml:space="preserve">Participation roles</w:t>
        <w:br w:type="textWrapping"/>
      </w:r>
    </w:p>
    <w:p w:rsidR="00000000" w:rsidDel="00000000" w:rsidP="00000000" w:rsidRDefault="00000000" w:rsidRPr="00000000" w14:paraId="000005CD">
      <w:pPr>
        <w:numPr>
          <w:ilvl w:val="0"/>
          <w:numId w:val="56"/>
        </w:numPr>
        <w:spacing w:after="0" w:afterAutospacing="0" w:before="0" w:beforeAutospacing="0" w:lineRule="auto"/>
        <w:ind w:left="720" w:hanging="360"/>
      </w:pPr>
      <w:r w:rsidDel="00000000" w:rsidR="00000000" w:rsidRPr="00000000">
        <w:rPr>
          <w:rtl w:val="0"/>
        </w:rPr>
        <w:t xml:space="preserve">How to propose a topic</w:t>
        <w:br w:type="textWrapping"/>
      </w:r>
    </w:p>
    <w:p w:rsidR="00000000" w:rsidDel="00000000" w:rsidP="00000000" w:rsidRDefault="00000000" w:rsidRPr="00000000" w14:paraId="000005CE">
      <w:pPr>
        <w:numPr>
          <w:ilvl w:val="0"/>
          <w:numId w:val="56"/>
        </w:numPr>
        <w:spacing w:after="0" w:afterAutospacing="0" w:before="0" w:beforeAutospacing="0" w:lineRule="auto"/>
        <w:ind w:left="720" w:hanging="360"/>
      </w:pPr>
      <w:r w:rsidDel="00000000" w:rsidR="00000000" w:rsidRPr="00000000">
        <w:rPr>
          <w:rtl w:val="0"/>
        </w:rPr>
        <w:t xml:space="preserve">How to pitch a project</w:t>
        <w:br w:type="textWrapping"/>
      </w:r>
    </w:p>
    <w:p w:rsidR="00000000" w:rsidDel="00000000" w:rsidP="00000000" w:rsidRDefault="00000000" w:rsidRPr="00000000" w14:paraId="000005CF">
      <w:pPr>
        <w:numPr>
          <w:ilvl w:val="0"/>
          <w:numId w:val="56"/>
        </w:numPr>
        <w:spacing w:after="480" w:before="0" w:beforeAutospacing="0" w:lineRule="auto"/>
        <w:ind w:left="720" w:hanging="360"/>
      </w:pPr>
      <w:r w:rsidDel="00000000" w:rsidR="00000000" w:rsidRPr="00000000">
        <w:rPr>
          <w:rtl w:val="0"/>
        </w:rPr>
        <w:t xml:space="preserve">Link to registration + speaker intake</w:t>
        <w:br w:type="textWrapping"/>
      </w:r>
    </w:p>
    <w:p w:rsidR="00000000" w:rsidDel="00000000" w:rsidP="00000000" w:rsidRDefault="00000000" w:rsidRPr="00000000" w14:paraId="000005D0">
      <w:pPr>
        <w:spacing w:after="240" w:before="240" w:lineRule="auto"/>
        <w:ind w:left="0" w:firstLine="0"/>
        <w:rPr/>
      </w:pPr>
      <w:r w:rsidDel="00000000" w:rsidR="00000000" w:rsidRPr="00000000">
        <w:rPr>
          <w:rtl w:val="0"/>
        </w:rPr>
        <w:t xml:space="preserve">#community-agreements (Read-only)</w:t>
      </w:r>
    </w:p>
    <w:p w:rsidR="00000000" w:rsidDel="00000000" w:rsidP="00000000" w:rsidRDefault="00000000" w:rsidRPr="00000000" w14:paraId="000005D1">
      <w:pPr>
        <w:numPr>
          <w:ilvl w:val="0"/>
          <w:numId w:val="77"/>
        </w:numPr>
        <w:spacing w:after="0" w:afterAutospacing="0" w:before="480" w:lineRule="auto"/>
        <w:ind w:left="720" w:hanging="360"/>
      </w:pPr>
      <w:r w:rsidDel="00000000" w:rsidR="00000000" w:rsidRPr="00000000">
        <w:rPr>
          <w:rtl w:val="0"/>
        </w:rPr>
        <w:t xml:space="preserve">Agreements</w:t>
        <w:br w:type="textWrapping"/>
      </w:r>
    </w:p>
    <w:p w:rsidR="00000000" w:rsidDel="00000000" w:rsidP="00000000" w:rsidRDefault="00000000" w:rsidRPr="00000000" w14:paraId="000005D2">
      <w:pPr>
        <w:numPr>
          <w:ilvl w:val="0"/>
          <w:numId w:val="77"/>
        </w:numPr>
        <w:spacing w:after="0" w:afterAutospacing="0" w:before="0" w:beforeAutospacing="0" w:lineRule="auto"/>
        <w:ind w:left="720" w:hanging="360"/>
      </w:pPr>
      <w:r w:rsidDel="00000000" w:rsidR="00000000" w:rsidRPr="00000000">
        <w:rPr>
          <w:rtl w:val="0"/>
        </w:rPr>
        <w:t xml:space="preserve">Consent norms</w:t>
        <w:br w:type="textWrapping"/>
      </w:r>
    </w:p>
    <w:p w:rsidR="00000000" w:rsidDel="00000000" w:rsidP="00000000" w:rsidRDefault="00000000" w:rsidRPr="00000000" w14:paraId="000005D3">
      <w:pPr>
        <w:numPr>
          <w:ilvl w:val="0"/>
          <w:numId w:val="77"/>
        </w:numPr>
        <w:spacing w:after="0" w:afterAutospacing="0" w:before="0" w:beforeAutospacing="0" w:lineRule="auto"/>
        <w:ind w:left="720" w:hanging="360"/>
      </w:pPr>
      <w:r w:rsidDel="00000000" w:rsidR="00000000" w:rsidRPr="00000000">
        <w:rPr>
          <w:rtl w:val="0"/>
        </w:rPr>
        <w:t xml:space="preserve">Anti-promo policy</w:t>
        <w:br w:type="textWrapping"/>
      </w:r>
    </w:p>
    <w:p w:rsidR="00000000" w:rsidDel="00000000" w:rsidP="00000000" w:rsidRDefault="00000000" w:rsidRPr="00000000" w14:paraId="000005D4">
      <w:pPr>
        <w:numPr>
          <w:ilvl w:val="0"/>
          <w:numId w:val="77"/>
        </w:numPr>
        <w:spacing w:after="480" w:before="0" w:beforeAutospacing="0" w:lineRule="auto"/>
        <w:ind w:left="720" w:hanging="360"/>
      </w:pPr>
      <w:r w:rsidDel="00000000" w:rsidR="00000000" w:rsidRPr="00000000">
        <w:rPr>
          <w:rtl w:val="0"/>
        </w:rPr>
        <w:t xml:space="preserve">Conflict pathway</w:t>
        <w:br w:type="textWrapping"/>
      </w:r>
    </w:p>
    <w:p w:rsidR="00000000" w:rsidDel="00000000" w:rsidP="00000000" w:rsidRDefault="00000000" w:rsidRPr="00000000" w14:paraId="000005D5">
      <w:pPr>
        <w:spacing w:after="240" w:before="240" w:lineRule="auto"/>
        <w:ind w:left="0" w:firstLine="0"/>
        <w:rPr/>
      </w:pPr>
      <w:r w:rsidDel="00000000" w:rsidR="00000000" w:rsidRPr="00000000">
        <w:rPr>
          <w:rtl w:val="0"/>
        </w:rPr>
        <w:t xml:space="preserve">#announcements (Mods only)</w:t>
      </w:r>
    </w:p>
    <w:p w:rsidR="00000000" w:rsidDel="00000000" w:rsidP="00000000" w:rsidRDefault="00000000" w:rsidRPr="00000000" w14:paraId="000005D6">
      <w:pPr>
        <w:numPr>
          <w:ilvl w:val="0"/>
          <w:numId w:val="39"/>
        </w:numPr>
        <w:spacing w:after="0" w:afterAutospacing="0" w:before="480" w:lineRule="auto"/>
        <w:ind w:left="720" w:hanging="360"/>
      </w:pPr>
      <w:r w:rsidDel="00000000" w:rsidR="00000000" w:rsidRPr="00000000">
        <w:rPr>
          <w:rtl w:val="0"/>
        </w:rPr>
        <w:t xml:space="preserve">Upcoming Monday sessions</w:t>
        <w:br w:type="textWrapping"/>
      </w:r>
    </w:p>
    <w:p w:rsidR="00000000" w:rsidDel="00000000" w:rsidP="00000000" w:rsidRDefault="00000000" w:rsidRPr="00000000" w14:paraId="000005D7">
      <w:pPr>
        <w:numPr>
          <w:ilvl w:val="0"/>
          <w:numId w:val="39"/>
        </w:numPr>
        <w:spacing w:after="0" w:afterAutospacing="0" w:before="0" w:beforeAutospacing="0" w:lineRule="auto"/>
        <w:ind w:left="720" w:hanging="360"/>
      </w:pPr>
      <w:r w:rsidDel="00000000" w:rsidR="00000000" w:rsidRPr="00000000">
        <w:rPr>
          <w:rtl w:val="0"/>
        </w:rPr>
        <w:t xml:space="preserve">Guest speakers</w:t>
        <w:br w:type="textWrapping"/>
      </w:r>
    </w:p>
    <w:p w:rsidR="00000000" w:rsidDel="00000000" w:rsidP="00000000" w:rsidRDefault="00000000" w:rsidRPr="00000000" w14:paraId="000005D8">
      <w:pPr>
        <w:numPr>
          <w:ilvl w:val="0"/>
          <w:numId w:val="39"/>
        </w:numPr>
        <w:spacing w:after="480" w:before="0" w:beforeAutospacing="0" w:lineRule="auto"/>
        <w:ind w:left="720" w:hanging="360"/>
      </w:pPr>
      <w:r w:rsidDel="00000000" w:rsidR="00000000" w:rsidRPr="00000000">
        <w:rPr>
          <w:rtl w:val="0"/>
        </w:rPr>
        <w:t xml:space="preserve">Special events</w:t>
        <w:br w:type="textWrapping"/>
      </w:r>
    </w:p>
    <w:p w:rsidR="00000000" w:rsidDel="00000000" w:rsidP="00000000" w:rsidRDefault="00000000" w:rsidRPr="00000000" w14:paraId="000005D9">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A">
      <w:pPr>
        <w:pStyle w:val="Heading3"/>
        <w:keepNext w:val="0"/>
        <w:keepLines w:val="0"/>
        <w:ind w:left="0" w:firstLine="0"/>
        <w:rPr>
          <w:sz w:val="26"/>
          <w:szCs w:val="26"/>
        </w:rPr>
      </w:pPr>
      <w:bookmarkStart w:colFirst="0" w:colLast="0" w:name="_xftk6sh86q0y" w:id="106"/>
      <w:bookmarkEnd w:id="106"/>
      <w:r w:rsidDel="00000000" w:rsidR="00000000" w:rsidRPr="00000000">
        <w:rPr>
          <w:sz w:val="26"/>
          <w:szCs w:val="26"/>
          <w:rtl w:val="0"/>
        </w:rPr>
        <w:t xml:space="preserve">🧭 CATEGORY 1 — GENERAL FIELD</w:t>
      </w:r>
    </w:p>
    <w:p w:rsidR="00000000" w:rsidDel="00000000" w:rsidP="00000000" w:rsidRDefault="00000000" w:rsidRPr="00000000" w14:paraId="000005DB">
      <w:pPr>
        <w:spacing w:after="240" w:before="240" w:lineRule="auto"/>
        <w:ind w:left="0" w:firstLine="0"/>
        <w:rPr/>
      </w:pPr>
      <w:r w:rsidDel="00000000" w:rsidR="00000000" w:rsidRPr="00000000">
        <w:rPr>
          <w:rtl w:val="0"/>
        </w:rPr>
        <w:t xml:space="preserve">#introductions</w:t>
      </w:r>
    </w:p>
    <w:p w:rsidR="00000000" w:rsidDel="00000000" w:rsidP="00000000" w:rsidRDefault="00000000" w:rsidRPr="00000000" w14:paraId="000005DC">
      <w:pPr>
        <w:spacing w:after="240" w:before="240" w:lineRule="auto"/>
        <w:ind w:left="0" w:firstLine="0"/>
        <w:rPr/>
      </w:pPr>
      <w:r w:rsidDel="00000000" w:rsidR="00000000" w:rsidRPr="00000000">
        <w:rPr>
          <w:rtl w:val="0"/>
        </w:rPr>
        <w:t xml:space="preserve">#general-chat</w:t>
      </w:r>
    </w:p>
    <w:p w:rsidR="00000000" w:rsidDel="00000000" w:rsidP="00000000" w:rsidRDefault="00000000" w:rsidRPr="00000000" w14:paraId="000005DD">
      <w:pPr>
        <w:spacing w:after="240" w:before="240" w:lineRule="auto"/>
        <w:ind w:left="0" w:firstLine="0"/>
        <w:rPr/>
      </w:pPr>
      <w:r w:rsidDel="00000000" w:rsidR="00000000" w:rsidRPr="00000000">
        <w:rPr>
          <w:rtl w:val="0"/>
        </w:rPr>
        <w:t xml:space="preserve">#gratitude</w:t>
      </w:r>
    </w:p>
    <w:p w:rsidR="00000000" w:rsidDel="00000000" w:rsidP="00000000" w:rsidRDefault="00000000" w:rsidRPr="00000000" w14:paraId="000005DE">
      <w:pPr>
        <w:spacing w:after="240" w:before="240" w:lineRule="auto"/>
        <w:ind w:left="0" w:firstLine="0"/>
        <w:rPr/>
      </w:pPr>
      <w:r w:rsidDel="00000000" w:rsidR="00000000" w:rsidRPr="00000000">
        <w:rPr>
          <w:rtl w:val="0"/>
        </w:rPr>
        <w:t xml:space="preserve">#requests-for-support</w:t>
      </w:r>
    </w:p>
    <w:p w:rsidR="00000000" w:rsidDel="00000000" w:rsidP="00000000" w:rsidRDefault="00000000" w:rsidRPr="00000000" w14:paraId="000005DF">
      <w:pPr>
        <w:spacing w:after="240" w:before="240" w:lineRule="auto"/>
        <w:ind w:left="0" w:firstLine="0"/>
        <w:rPr/>
      </w:pPr>
      <w:r w:rsidDel="00000000" w:rsidR="00000000" w:rsidRPr="00000000">
        <w:rPr>
          <w:rtl w:val="0"/>
        </w:rPr>
        <w:t xml:space="preserve">#offers-of-support</w:t>
      </w:r>
    </w:p>
    <w:p w:rsidR="00000000" w:rsidDel="00000000" w:rsidP="00000000" w:rsidRDefault="00000000" w:rsidRPr="00000000" w14:paraId="000005E0">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1">
      <w:pPr>
        <w:pStyle w:val="Heading3"/>
        <w:keepNext w:val="0"/>
        <w:keepLines w:val="0"/>
        <w:ind w:left="0" w:firstLine="0"/>
        <w:rPr>
          <w:sz w:val="26"/>
          <w:szCs w:val="26"/>
        </w:rPr>
      </w:pPr>
      <w:bookmarkStart w:colFirst="0" w:colLast="0" w:name="_9xjstr6ipudg" w:id="107"/>
      <w:bookmarkEnd w:id="107"/>
      <w:r w:rsidDel="00000000" w:rsidR="00000000" w:rsidRPr="00000000">
        <w:rPr>
          <w:sz w:val="26"/>
          <w:szCs w:val="26"/>
          <w:rtl w:val="0"/>
        </w:rPr>
        <w:t xml:space="preserve">💸 CATEGORY 2 — CAPITAL FLOWS CORE</w:t>
      </w:r>
    </w:p>
    <w:p w:rsidR="00000000" w:rsidDel="00000000" w:rsidP="00000000" w:rsidRDefault="00000000" w:rsidRPr="00000000" w14:paraId="000005E2">
      <w:pPr>
        <w:spacing w:after="240" w:before="240" w:lineRule="auto"/>
        <w:ind w:left="0" w:firstLine="0"/>
        <w:rPr/>
      </w:pPr>
      <w:r w:rsidDel="00000000" w:rsidR="00000000" w:rsidRPr="00000000">
        <w:rPr>
          <w:rtl w:val="0"/>
        </w:rPr>
        <w:t xml:space="preserve">#capital-announcements (Mods only)</w:t>
      </w:r>
    </w:p>
    <w:p w:rsidR="00000000" w:rsidDel="00000000" w:rsidP="00000000" w:rsidRDefault="00000000" w:rsidRPr="00000000" w14:paraId="000005E3">
      <w:pPr>
        <w:spacing w:after="240" w:before="240" w:lineRule="auto"/>
        <w:ind w:left="0" w:firstLine="0"/>
        <w:rPr/>
      </w:pPr>
      <w:r w:rsidDel="00000000" w:rsidR="00000000" w:rsidRPr="00000000">
        <w:rPr>
          <w:rtl w:val="0"/>
        </w:rPr>
        <w:t xml:space="preserve">#capital-discussion</w:t>
      </w:r>
    </w:p>
    <w:p w:rsidR="00000000" w:rsidDel="00000000" w:rsidP="00000000" w:rsidRDefault="00000000" w:rsidRPr="00000000" w14:paraId="000005E4">
      <w:pPr>
        <w:spacing w:after="240" w:before="240" w:lineRule="auto"/>
        <w:ind w:left="0" w:firstLine="0"/>
        <w:rPr/>
      </w:pPr>
      <w:r w:rsidDel="00000000" w:rsidR="00000000" w:rsidRPr="00000000">
        <w:rPr>
          <w:rtl w:val="0"/>
        </w:rPr>
        <w:t xml:space="preserve">#capital-ideation</w:t>
      </w:r>
    </w:p>
    <w:p w:rsidR="00000000" w:rsidDel="00000000" w:rsidP="00000000" w:rsidRDefault="00000000" w:rsidRPr="00000000" w14:paraId="000005E5">
      <w:pPr>
        <w:spacing w:after="240" w:before="240" w:lineRule="auto"/>
        <w:ind w:left="0" w:firstLine="0"/>
        <w:rPr/>
      </w:pPr>
      <w:r w:rsidDel="00000000" w:rsidR="00000000" w:rsidRPr="00000000">
        <w:rPr>
          <w:rtl w:val="0"/>
        </w:rPr>
        <w:t xml:space="preserve">#capital-resources</w:t>
      </w:r>
    </w:p>
    <w:p w:rsidR="00000000" w:rsidDel="00000000" w:rsidP="00000000" w:rsidRDefault="00000000" w:rsidRPr="00000000" w14:paraId="000005E6">
      <w:pPr>
        <w:spacing w:after="240" w:before="240" w:lineRule="auto"/>
        <w:ind w:left="0" w:firstLine="0"/>
        <w:rPr/>
      </w:pPr>
      <w:r w:rsidDel="00000000" w:rsidR="00000000" w:rsidRPr="00000000">
        <w:rPr>
          <w:rtl w:val="0"/>
        </w:rPr>
        <w:t xml:space="preserve">#capital-case-studies</w:t>
      </w:r>
    </w:p>
    <w:p w:rsidR="00000000" w:rsidDel="00000000" w:rsidP="00000000" w:rsidRDefault="00000000" w:rsidRPr="00000000" w14:paraId="000005E7">
      <w:pPr>
        <w:spacing w:after="240" w:before="240" w:lineRule="auto"/>
        <w:ind w:left="0" w:firstLine="0"/>
        <w:rPr/>
      </w:pPr>
      <w:r w:rsidDel="00000000" w:rsidR="00000000" w:rsidRPr="00000000">
        <w:rPr>
          <w:rtl w:val="0"/>
        </w:rPr>
        <w:t xml:space="preserve">#capital-projects (projects seeking funding)</w:t>
      </w:r>
    </w:p>
    <w:p w:rsidR="00000000" w:rsidDel="00000000" w:rsidP="00000000" w:rsidRDefault="00000000" w:rsidRPr="00000000" w14:paraId="000005E8">
      <w:pPr>
        <w:spacing w:after="240" w:before="240" w:lineRule="auto"/>
        <w:ind w:left="0" w:firstLine="0"/>
        <w:rPr/>
      </w:pPr>
      <w:r w:rsidDel="00000000" w:rsidR="00000000" w:rsidRPr="00000000">
        <w:rPr>
          <w:rtl w:val="0"/>
        </w:rPr>
        <w:t xml:space="preserve">#capital-funders-lounge (role-gated)</w:t>
      </w:r>
    </w:p>
    <w:p w:rsidR="00000000" w:rsidDel="00000000" w:rsidP="00000000" w:rsidRDefault="00000000" w:rsidRPr="00000000" w14:paraId="000005E9">
      <w:pPr>
        <w:spacing w:after="240" w:before="240" w:lineRule="auto"/>
        <w:ind w:left="0" w:firstLine="0"/>
        <w:rPr/>
      </w:pPr>
      <w:r w:rsidDel="00000000" w:rsidR="00000000" w:rsidRPr="00000000">
        <w:rPr>
          <w:rtl w:val="0"/>
        </w:rPr>
        <w:t xml:space="preserve">#capital-commitment-pooling</w:t>
      </w:r>
    </w:p>
    <w:p w:rsidR="00000000" w:rsidDel="00000000" w:rsidP="00000000" w:rsidRDefault="00000000" w:rsidRPr="00000000" w14:paraId="000005EA">
      <w:pPr>
        <w:spacing w:after="240" w:before="240" w:lineRule="auto"/>
        <w:ind w:left="0" w:firstLine="0"/>
        <w:rPr/>
      </w:pPr>
      <w:r w:rsidDel="00000000" w:rsidR="00000000" w:rsidRPr="00000000">
        <w:rPr>
          <w:rtl w:val="0"/>
        </w:rPr>
        <w:t xml:space="preserve">#capital-data-impact (metrics, storytelling, dashboards)</w:t>
      </w:r>
    </w:p>
    <w:p w:rsidR="00000000" w:rsidDel="00000000" w:rsidP="00000000" w:rsidRDefault="00000000" w:rsidRPr="00000000" w14:paraId="000005EB">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C">
      <w:pPr>
        <w:pStyle w:val="Heading3"/>
        <w:keepNext w:val="0"/>
        <w:keepLines w:val="0"/>
        <w:ind w:left="0" w:firstLine="0"/>
        <w:rPr>
          <w:sz w:val="26"/>
          <w:szCs w:val="26"/>
        </w:rPr>
      </w:pPr>
      <w:bookmarkStart w:colFirst="0" w:colLast="0" w:name="_bpuahni54r7c" w:id="108"/>
      <w:bookmarkEnd w:id="108"/>
      <w:r w:rsidDel="00000000" w:rsidR="00000000" w:rsidRPr="00000000">
        <w:rPr>
          <w:sz w:val="26"/>
          <w:szCs w:val="26"/>
          <w:rtl w:val="0"/>
        </w:rPr>
        <w:t xml:space="preserve">🤝 CATEGORY 3 — COLLABORATION</w:t>
      </w:r>
    </w:p>
    <w:p w:rsidR="00000000" w:rsidDel="00000000" w:rsidP="00000000" w:rsidRDefault="00000000" w:rsidRPr="00000000" w14:paraId="000005ED">
      <w:pPr>
        <w:spacing w:after="240" w:before="240" w:lineRule="auto"/>
        <w:ind w:left="0" w:firstLine="0"/>
        <w:rPr/>
      </w:pPr>
      <w:r w:rsidDel="00000000" w:rsidR="00000000" w:rsidRPr="00000000">
        <w:rPr>
          <w:rtl w:val="0"/>
        </w:rPr>
        <w:t xml:space="preserve">#collaboration-requests</w:t>
      </w:r>
    </w:p>
    <w:p w:rsidR="00000000" w:rsidDel="00000000" w:rsidP="00000000" w:rsidRDefault="00000000" w:rsidRPr="00000000" w14:paraId="000005EE">
      <w:pPr>
        <w:spacing w:after="240" w:before="240" w:lineRule="auto"/>
        <w:ind w:left="0" w:firstLine="0"/>
        <w:rPr/>
      </w:pPr>
      <w:r w:rsidDel="00000000" w:rsidR="00000000" w:rsidRPr="00000000">
        <w:rPr>
          <w:rtl w:val="0"/>
        </w:rPr>
        <w:t xml:space="preserve">#working-groups</w:t>
      </w:r>
    </w:p>
    <w:p w:rsidR="00000000" w:rsidDel="00000000" w:rsidP="00000000" w:rsidRDefault="00000000" w:rsidRPr="00000000" w14:paraId="000005EF">
      <w:pPr>
        <w:spacing w:after="240" w:before="240" w:lineRule="auto"/>
        <w:ind w:left="0" w:firstLine="0"/>
        <w:rPr/>
      </w:pPr>
      <w:r w:rsidDel="00000000" w:rsidR="00000000" w:rsidRPr="00000000">
        <w:rPr>
          <w:rtl w:val="0"/>
        </w:rPr>
        <w:t xml:space="preserve">#volunteer-opportunities</w:t>
      </w:r>
    </w:p>
    <w:p w:rsidR="00000000" w:rsidDel="00000000" w:rsidP="00000000" w:rsidRDefault="00000000" w:rsidRPr="00000000" w14:paraId="000005F0">
      <w:pPr>
        <w:spacing w:after="240" w:before="240" w:lineRule="auto"/>
        <w:ind w:left="0" w:firstLine="0"/>
        <w:rPr/>
      </w:pPr>
      <w:r w:rsidDel="00000000" w:rsidR="00000000" w:rsidRPr="00000000">
        <w:rPr>
          <w:rtl w:val="0"/>
        </w:rPr>
        <w:t xml:space="preserve">#feedback-and-ideas</w:t>
      </w:r>
    </w:p>
    <w:p w:rsidR="00000000" w:rsidDel="00000000" w:rsidP="00000000" w:rsidRDefault="00000000" w:rsidRPr="00000000" w14:paraId="000005F1">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2">
      <w:pPr>
        <w:pStyle w:val="Heading3"/>
        <w:keepNext w:val="0"/>
        <w:keepLines w:val="0"/>
        <w:ind w:left="0" w:firstLine="0"/>
        <w:rPr>
          <w:sz w:val="26"/>
          <w:szCs w:val="26"/>
        </w:rPr>
      </w:pPr>
      <w:bookmarkStart w:colFirst="0" w:colLast="0" w:name="_hdbturt138zn" w:id="109"/>
      <w:bookmarkEnd w:id="109"/>
      <w:r w:rsidDel="00000000" w:rsidR="00000000" w:rsidRPr="00000000">
        <w:rPr>
          <w:sz w:val="26"/>
          <w:szCs w:val="26"/>
          <w:rtl w:val="0"/>
        </w:rPr>
        <w:t xml:space="preserve">📚 CATEGORY 4 — ARCHIVES</w:t>
      </w:r>
    </w:p>
    <w:p w:rsidR="00000000" w:rsidDel="00000000" w:rsidP="00000000" w:rsidRDefault="00000000" w:rsidRPr="00000000" w14:paraId="000005F3">
      <w:pPr>
        <w:spacing w:after="240" w:before="240" w:lineRule="auto"/>
        <w:ind w:left="0" w:firstLine="0"/>
        <w:rPr/>
      </w:pPr>
      <w:r w:rsidDel="00000000" w:rsidR="00000000" w:rsidRPr="00000000">
        <w:rPr>
          <w:rtl w:val="0"/>
        </w:rPr>
        <w:t xml:space="preserve">#session-replays (Read-only)</w:t>
      </w:r>
    </w:p>
    <w:p w:rsidR="00000000" w:rsidDel="00000000" w:rsidP="00000000" w:rsidRDefault="00000000" w:rsidRPr="00000000" w14:paraId="000005F4">
      <w:pPr>
        <w:spacing w:after="240" w:before="240" w:lineRule="auto"/>
        <w:ind w:left="0" w:firstLine="0"/>
        <w:rPr/>
      </w:pPr>
      <w:r w:rsidDel="00000000" w:rsidR="00000000" w:rsidRPr="00000000">
        <w:rPr>
          <w:rtl w:val="0"/>
        </w:rPr>
        <w:t xml:space="preserve">#session-notes</w:t>
      </w:r>
    </w:p>
    <w:p w:rsidR="00000000" w:rsidDel="00000000" w:rsidP="00000000" w:rsidRDefault="00000000" w:rsidRPr="00000000" w14:paraId="000005F5">
      <w:pPr>
        <w:spacing w:after="240" w:before="240" w:lineRule="auto"/>
        <w:ind w:left="0" w:firstLine="0"/>
        <w:rPr/>
      </w:pPr>
      <w:r w:rsidDel="00000000" w:rsidR="00000000" w:rsidRPr="00000000">
        <w:rPr>
          <w:rtl w:val="0"/>
        </w:rPr>
        <w:t xml:space="preserve">#resource-library</w:t>
      </w:r>
    </w:p>
    <w:p w:rsidR="00000000" w:rsidDel="00000000" w:rsidP="00000000" w:rsidRDefault="00000000" w:rsidRPr="00000000" w14:paraId="000005F6">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7">
      <w:pPr>
        <w:pStyle w:val="Heading3"/>
        <w:keepNext w:val="0"/>
        <w:keepLines w:val="0"/>
        <w:ind w:left="0" w:firstLine="0"/>
        <w:rPr>
          <w:sz w:val="26"/>
          <w:szCs w:val="26"/>
        </w:rPr>
      </w:pPr>
      <w:bookmarkStart w:colFirst="0" w:colLast="0" w:name="_tv19qjmds4ax" w:id="110"/>
      <w:bookmarkEnd w:id="110"/>
      <w:r w:rsidDel="00000000" w:rsidR="00000000" w:rsidRPr="00000000">
        <w:rPr>
          <w:sz w:val="26"/>
          <w:szCs w:val="26"/>
          <w:rtl w:val="0"/>
        </w:rPr>
        <w:t xml:space="preserve">🔒 CATEGORY 5 — PRIVATE (MODS ONLY)</w:t>
      </w:r>
    </w:p>
    <w:p w:rsidR="00000000" w:rsidDel="00000000" w:rsidP="00000000" w:rsidRDefault="00000000" w:rsidRPr="00000000" w14:paraId="000005F8">
      <w:pPr>
        <w:spacing w:after="240" w:before="240" w:lineRule="auto"/>
        <w:ind w:left="0" w:firstLine="0"/>
        <w:rPr/>
      </w:pPr>
      <w:r w:rsidDel="00000000" w:rsidR="00000000" w:rsidRPr="00000000">
        <w:rPr>
          <w:rtl w:val="0"/>
        </w:rPr>
        <w:t xml:space="preserve">#mod-hub</w:t>
      </w:r>
    </w:p>
    <w:p w:rsidR="00000000" w:rsidDel="00000000" w:rsidP="00000000" w:rsidRDefault="00000000" w:rsidRPr="00000000" w14:paraId="000005F9">
      <w:pPr>
        <w:spacing w:after="240" w:before="240" w:lineRule="auto"/>
        <w:ind w:left="0" w:firstLine="0"/>
        <w:rPr/>
      </w:pPr>
      <w:r w:rsidDel="00000000" w:rsidR="00000000" w:rsidRPr="00000000">
        <w:rPr>
          <w:rtl w:val="0"/>
        </w:rPr>
        <w:t xml:space="preserve">#tech-support</w:t>
      </w:r>
    </w:p>
    <w:p w:rsidR="00000000" w:rsidDel="00000000" w:rsidP="00000000" w:rsidRDefault="00000000" w:rsidRPr="00000000" w14:paraId="000005FA">
      <w:pPr>
        <w:spacing w:after="240" w:before="240" w:lineRule="auto"/>
        <w:ind w:left="0" w:firstLine="0"/>
        <w:rPr/>
      </w:pPr>
      <w:r w:rsidDel="00000000" w:rsidR="00000000" w:rsidRPr="00000000">
        <w:rPr>
          <w:rtl w:val="0"/>
        </w:rPr>
        <w:t xml:space="preserve">#ecosystem-strategy</w:t>
      </w:r>
    </w:p>
    <w:p w:rsidR="00000000" w:rsidDel="00000000" w:rsidP="00000000" w:rsidRDefault="00000000" w:rsidRPr="00000000" w14:paraId="000005FB">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C">
      <w:pPr>
        <w:pStyle w:val="Heading1"/>
        <w:keepNext w:val="0"/>
        <w:keepLines w:val="0"/>
        <w:ind w:left="0" w:firstLine="0"/>
        <w:rPr>
          <w:sz w:val="46"/>
          <w:szCs w:val="46"/>
        </w:rPr>
      </w:pPr>
      <w:bookmarkStart w:colFirst="0" w:colLast="0" w:name="_j3nbspw8o3i2" w:id="111"/>
      <w:bookmarkEnd w:id="111"/>
      <w:r w:rsidDel="00000000" w:rsidR="00000000" w:rsidRPr="00000000">
        <w:rPr>
          <w:sz w:val="46"/>
          <w:szCs w:val="46"/>
          <w:rtl w:val="0"/>
        </w:rPr>
        <w:t xml:space="preserve">🌾 SERVER 2</w:t>
      </w:r>
    </w:p>
    <w:p w:rsidR="00000000" w:rsidDel="00000000" w:rsidP="00000000" w:rsidRDefault="00000000" w:rsidRPr="00000000" w14:paraId="000005FD">
      <w:pPr>
        <w:pStyle w:val="Heading2"/>
        <w:keepNext w:val="0"/>
        <w:keepLines w:val="0"/>
        <w:ind w:left="0" w:firstLine="0"/>
        <w:rPr>
          <w:sz w:val="34"/>
          <w:szCs w:val="34"/>
        </w:rPr>
      </w:pPr>
      <w:bookmarkStart w:colFirst="0" w:colLast="0" w:name="_a5z3m6dy16mh" w:id="112"/>
      <w:bookmarkEnd w:id="112"/>
      <w:r w:rsidDel="00000000" w:rsidR="00000000" w:rsidRPr="00000000">
        <w:rPr>
          <w:sz w:val="34"/>
          <w:szCs w:val="34"/>
          <w:rtl w:val="0"/>
        </w:rPr>
        <w:t xml:space="preserve">Unified Sanctuaries</w:t>
      </w:r>
    </w:p>
    <w:p w:rsidR="00000000" w:rsidDel="00000000" w:rsidP="00000000" w:rsidRDefault="00000000" w:rsidRPr="00000000" w14:paraId="000005FE">
      <w:pPr>
        <w:spacing w:after="240" w:before="240" w:lineRule="auto"/>
        <w:ind w:left="0" w:firstLine="0"/>
        <w:rPr/>
      </w:pPr>
      <w:r w:rsidDel="00000000" w:rsidR="00000000" w:rsidRPr="00000000">
        <w:rPr>
          <w:rtl w:val="0"/>
        </w:rPr>
        <w:t xml:space="preserve">Server Purpose:</w:t>
      </w:r>
    </w:p>
    <w:p w:rsidR="00000000" w:rsidDel="00000000" w:rsidP="00000000" w:rsidRDefault="00000000" w:rsidRPr="00000000" w14:paraId="000005FF">
      <w:pPr>
        <w:spacing w:after="240" w:before="240" w:lineRule="auto"/>
        <w:ind w:left="0" w:firstLine="0"/>
        <w:rPr/>
      </w:pPr>
      <w:r w:rsidDel="00000000" w:rsidR="00000000" w:rsidRPr="00000000">
        <w:rPr>
          <w:rtl w:val="0"/>
        </w:rPr>
        <w:t xml:space="preserve">A real-time co-creation and development hub for a regenerative land-based community project and its replication.</w:t>
      </w:r>
    </w:p>
    <w:p w:rsidR="00000000" w:rsidDel="00000000" w:rsidP="00000000" w:rsidRDefault="00000000" w:rsidRPr="00000000" w14:paraId="00000600">
      <w:pPr>
        <w:spacing w:after="240" w:before="240" w:lineRule="auto"/>
        <w:ind w:left="0" w:firstLine="0"/>
        <w:rPr/>
      </w:pPr>
      <w:r w:rsidDel="00000000" w:rsidR="00000000" w:rsidRPr="00000000">
        <w:rPr>
          <w:rtl w:val="0"/>
        </w:rPr>
        <w:t xml:space="preserve">Tone: Place-based, grounded, practical, relational</w:t>
      </w:r>
    </w:p>
    <w:p w:rsidR="00000000" w:rsidDel="00000000" w:rsidP="00000000" w:rsidRDefault="00000000" w:rsidRPr="00000000" w14:paraId="00000601">
      <w:pPr>
        <w:spacing w:after="240" w:before="240" w:lineRule="auto"/>
        <w:ind w:left="0" w:firstLine="0"/>
        <w:rPr/>
      </w:pPr>
      <w:r w:rsidDel="00000000" w:rsidR="00000000" w:rsidRPr="00000000">
        <w:rPr>
          <w:rtl w:val="0"/>
        </w:rPr>
        <w:t xml:space="preserve">Growth Target: 50–300 members</w:t>
      </w:r>
    </w:p>
    <w:p w:rsidR="00000000" w:rsidDel="00000000" w:rsidP="00000000" w:rsidRDefault="00000000" w:rsidRPr="00000000" w14:paraId="00000602">
      <w:pPr>
        <w:spacing w:after="240" w:before="240" w:lineRule="auto"/>
        <w:ind w:left="0" w:firstLine="0"/>
        <w:rPr/>
      </w:pPr>
      <w:r w:rsidDel="00000000" w:rsidR="00000000" w:rsidRPr="00000000">
        <w:rPr>
          <w:rtl w:val="0"/>
        </w:rPr>
        <w:t xml:space="preserve">Moderation Level: Medium–High</w:t>
      </w:r>
    </w:p>
    <w:p w:rsidR="00000000" w:rsidDel="00000000" w:rsidP="00000000" w:rsidRDefault="00000000" w:rsidRPr="00000000" w14:paraId="00000603">
      <w:pPr>
        <w:spacing w:after="240" w:before="240" w:lineRule="auto"/>
        <w:ind w:left="0" w:firstLine="0"/>
        <w:rPr/>
      </w:pPr>
      <w:r w:rsidDel="00000000" w:rsidR="00000000" w:rsidRPr="00000000">
        <w:rPr>
          <w:rtl w:val="0"/>
        </w:rPr>
        <w:t xml:space="preserve">Use Case: Land search, governance design, funding strategy, build coordination</w:t>
      </w:r>
    </w:p>
    <w:p w:rsidR="00000000" w:rsidDel="00000000" w:rsidP="00000000" w:rsidRDefault="00000000" w:rsidRPr="00000000" w14:paraId="00000604">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5">
      <w:pPr>
        <w:pStyle w:val="Heading3"/>
        <w:keepNext w:val="0"/>
        <w:keepLines w:val="0"/>
        <w:ind w:left="0" w:firstLine="0"/>
        <w:rPr>
          <w:sz w:val="26"/>
          <w:szCs w:val="26"/>
        </w:rPr>
      </w:pPr>
      <w:bookmarkStart w:colFirst="0" w:colLast="0" w:name="_70cxbommcds7" w:id="113"/>
      <w:bookmarkEnd w:id="113"/>
      <w:r w:rsidDel="00000000" w:rsidR="00000000" w:rsidRPr="00000000">
        <w:rPr>
          <w:sz w:val="26"/>
          <w:szCs w:val="26"/>
          <w:rtl w:val="0"/>
        </w:rPr>
        <w:t xml:space="preserve">🔐 CATEGORY 0 — WELCOME &amp; ORIENTATION</w:t>
      </w:r>
    </w:p>
    <w:p w:rsidR="00000000" w:rsidDel="00000000" w:rsidP="00000000" w:rsidRDefault="00000000" w:rsidRPr="00000000" w14:paraId="00000606">
      <w:pPr>
        <w:spacing w:after="240" w:before="240" w:lineRule="auto"/>
        <w:ind w:left="0" w:firstLine="0"/>
        <w:rPr/>
      </w:pPr>
      <w:r w:rsidDel="00000000" w:rsidR="00000000" w:rsidRPr="00000000">
        <w:rPr>
          <w:rtl w:val="0"/>
        </w:rPr>
        <w:t xml:space="preserve">#welcome</w:t>
      </w:r>
    </w:p>
    <w:p w:rsidR="00000000" w:rsidDel="00000000" w:rsidP="00000000" w:rsidRDefault="00000000" w:rsidRPr="00000000" w14:paraId="00000607">
      <w:pPr>
        <w:spacing w:after="240" w:before="240" w:lineRule="auto"/>
        <w:ind w:left="0" w:firstLine="0"/>
        <w:rPr/>
      </w:pPr>
      <w:r w:rsidDel="00000000" w:rsidR="00000000" w:rsidRPr="00000000">
        <w:rPr>
          <w:rtl w:val="0"/>
        </w:rPr>
        <w:t xml:space="preserve">#start-here</w:t>
      </w:r>
    </w:p>
    <w:p w:rsidR="00000000" w:rsidDel="00000000" w:rsidP="00000000" w:rsidRDefault="00000000" w:rsidRPr="00000000" w14:paraId="00000608">
      <w:pPr>
        <w:spacing w:after="240" w:before="240" w:lineRule="auto"/>
        <w:ind w:left="0" w:firstLine="0"/>
        <w:rPr/>
      </w:pPr>
      <w:r w:rsidDel="00000000" w:rsidR="00000000" w:rsidRPr="00000000">
        <w:rPr>
          <w:rtl w:val="0"/>
        </w:rPr>
        <w:t xml:space="preserve">#community-agreements (Read-only)</w:t>
      </w:r>
    </w:p>
    <w:p w:rsidR="00000000" w:rsidDel="00000000" w:rsidP="00000000" w:rsidRDefault="00000000" w:rsidRPr="00000000" w14:paraId="00000609">
      <w:pPr>
        <w:spacing w:after="240" w:before="240" w:lineRule="auto"/>
        <w:ind w:left="0" w:firstLine="0"/>
        <w:rPr/>
      </w:pPr>
      <w:r w:rsidDel="00000000" w:rsidR="00000000" w:rsidRPr="00000000">
        <w:rPr>
          <w:rtl w:val="0"/>
        </w:rPr>
        <w:t xml:space="preserve">#announcements (Mods only)</w:t>
      </w:r>
    </w:p>
    <w:p w:rsidR="00000000" w:rsidDel="00000000" w:rsidP="00000000" w:rsidRDefault="00000000" w:rsidRPr="00000000" w14:paraId="0000060A">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B">
      <w:pPr>
        <w:pStyle w:val="Heading3"/>
        <w:keepNext w:val="0"/>
        <w:keepLines w:val="0"/>
        <w:ind w:left="0" w:firstLine="0"/>
        <w:rPr>
          <w:sz w:val="26"/>
          <w:szCs w:val="26"/>
        </w:rPr>
      </w:pPr>
      <w:bookmarkStart w:colFirst="0" w:colLast="0" w:name="_5i1fy7f046iy" w:id="114"/>
      <w:bookmarkEnd w:id="114"/>
      <w:r w:rsidDel="00000000" w:rsidR="00000000" w:rsidRPr="00000000">
        <w:rPr>
          <w:sz w:val="26"/>
          <w:szCs w:val="26"/>
          <w:rtl w:val="0"/>
        </w:rPr>
        <w:t xml:space="preserve">🧭 CATEGORY 1 — GENERAL FIELD</w:t>
      </w:r>
    </w:p>
    <w:p w:rsidR="00000000" w:rsidDel="00000000" w:rsidP="00000000" w:rsidRDefault="00000000" w:rsidRPr="00000000" w14:paraId="0000060C">
      <w:pPr>
        <w:spacing w:after="240" w:before="240" w:lineRule="auto"/>
        <w:ind w:left="0" w:firstLine="0"/>
        <w:rPr/>
      </w:pPr>
      <w:r w:rsidDel="00000000" w:rsidR="00000000" w:rsidRPr="00000000">
        <w:rPr>
          <w:rtl w:val="0"/>
        </w:rPr>
        <w:t xml:space="preserve">#introductions</w:t>
      </w:r>
    </w:p>
    <w:p w:rsidR="00000000" w:rsidDel="00000000" w:rsidP="00000000" w:rsidRDefault="00000000" w:rsidRPr="00000000" w14:paraId="0000060D">
      <w:pPr>
        <w:spacing w:after="240" w:before="240" w:lineRule="auto"/>
        <w:ind w:left="0" w:firstLine="0"/>
        <w:rPr/>
      </w:pPr>
      <w:r w:rsidDel="00000000" w:rsidR="00000000" w:rsidRPr="00000000">
        <w:rPr>
          <w:rtl w:val="0"/>
        </w:rPr>
        <w:t xml:space="preserve">#general-chat</w:t>
      </w:r>
    </w:p>
    <w:p w:rsidR="00000000" w:rsidDel="00000000" w:rsidP="00000000" w:rsidRDefault="00000000" w:rsidRPr="00000000" w14:paraId="0000060E">
      <w:pPr>
        <w:spacing w:after="240" w:before="240" w:lineRule="auto"/>
        <w:ind w:left="0" w:firstLine="0"/>
        <w:rPr/>
      </w:pPr>
      <w:r w:rsidDel="00000000" w:rsidR="00000000" w:rsidRPr="00000000">
        <w:rPr>
          <w:rtl w:val="0"/>
        </w:rPr>
        <w:t xml:space="preserve">#gratitude</w:t>
      </w:r>
    </w:p>
    <w:p w:rsidR="00000000" w:rsidDel="00000000" w:rsidP="00000000" w:rsidRDefault="00000000" w:rsidRPr="00000000" w14:paraId="0000060F">
      <w:pPr>
        <w:spacing w:after="240" w:before="240" w:lineRule="auto"/>
        <w:ind w:left="0" w:firstLine="0"/>
        <w:rPr/>
      </w:pPr>
      <w:r w:rsidDel="00000000" w:rsidR="00000000" w:rsidRPr="00000000">
        <w:rPr>
          <w:rtl w:val="0"/>
        </w:rPr>
        <w:t xml:space="preserve">#requests-for-support</w:t>
      </w:r>
    </w:p>
    <w:p w:rsidR="00000000" w:rsidDel="00000000" w:rsidP="00000000" w:rsidRDefault="00000000" w:rsidRPr="00000000" w14:paraId="00000610">
      <w:pPr>
        <w:spacing w:after="240" w:before="240" w:lineRule="auto"/>
        <w:ind w:left="0" w:firstLine="0"/>
        <w:rPr/>
      </w:pPr>
      <w:r w:rsidDel="00000000" w:rsidR="00000000" w:rsidRPr="00000000">
        <w:rPr>
          <w:rtl w:val="0"/>
        </w:rPr>
        <w:t xml:space="preserve">#offers-of-support</w:t>
      </w:r>
    </w:p>
    <w:p w:rsidR="00000000" w:rsidDel="00000000" w:rsidP="00000000" w:rsidRDefault="00000000" w:rsidRPr="00000000" w14:paraId="00000611">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2">
      <w:pPr>
        <w:pStyle w:val="Heading3"/>
        <w:keepNext w:val="0"/>
        <w:keepLines w:val="0"/>
        <w:ind w:left="0" w:firstLine="0"/>
        <w:rPr>
          <w:sz w:val="26"/>
          <w:szCs w:val="26"/>
        </w:rPr>
      </w:pPr>
      <w:bookmarkStart w:colFirst="0" w:colLast="0" w:name="_wjug4imyquer" w:id="115"/>
      <w:bookmarkEnd w:id="115"/>
      <w:r w:rsidDel="00000000" w:rsidR="00000000" w:rsidRPr="00000000">
        <w:rPr>
          <w:sz w:val="26"/>
          <w:szCs w:val="26"/>
          <w:rtl w:val="0"/>
        </w:rPr>
        <w:t xml:space="preserve">🏡 CATEGORY 2 — LAND &amp; STEWARDSHIP</w:t>
      </w:r>
    </w:p>
    <w:p w:rsidR="00000000" w:rsidDel="00000000" w:rsidP="00000000" w:rsidRDefault="00000000" w:rsidRPr="00000000" w14:paraId="00000613">
      <w:pPr>
        <w:spacing w:after="240" w:before="240" w:lineRule="auto"/>
        <w:ind w:left="0" w:firstLine="0"/>
        <w:rPr/>
      </w:pPr>
      <w:r w:rsidDel="00000000" w:rsidR="00000000" w:rsidRPr="00000000">
        <w:rPr>
          <w:rtl w:val="0"/>
        </w:rPr>
        <w:t xml:space="preserve">#land-access</w:t>
      </w:r>
    </w:p>
    <w:p w:rsidR="00000000" w:rsidDel="00000000" w:rsidP="00000000" w:rsidRDefault="00000000" w:rsidRPr="00000000" w14:paraId="00000614">
      <w:pPr>
        <w:spacing w:after="240" w:before="240" w:lineRule="auto"/>
        <w:ind w:left="0" w:firstLine="0"/>
        <w:rPr/>
      </w:pPr>
      <w:r w:rsidDel="00000000" w:rsidR="00000000" w:rsidRPr="00000000">
        <w:rPr>
          <w:rtl w:val="0"/>
        </w:rPr>
        <w:t xml:space="preserve">#property-leads</w:t>
      </w:r>
    </w:p>
    <w:p w:rsidR="00000000" w:rsidDel="00000000" w:rsidP="00000000" w:rsidRDefault="00000000" w:rsidRPr="00000000" w14:paraId="00000615">
      <w:pPr>
        <w:spacing w:after="240" w:before="240" w:lineRule="auto"/>
        <w:ind w:left="0" w:firstLine="0"/>
        <w:rPr/>
      </w:pPr>
      <w:r w:rsidDel="00000000" w:rsidR="00000000" w:rsidRPr="00000000">
        <w:rPr>
          <w:rtl w:val="0"/>
        </w:rPr>
        <w:t xml:space="preserve">#site-evaluations</w:t>
      </w:r>
    </w:p>
    <w:p w:rsidR="00000000" w:rsidDel="00000000" w:rsidP="00000000" w:rsidRDefault="00000000" w:rsidRPr="00000000" w14:paraId="00000616">
      <w:pPr>
        <w:spacing w:after="240" w:before="240" w:lineRule="auto"/>
        <w:ind w:left="0" w:firstLine="0"/>
        <w:rPr/>
      </w:pPr>
      <w:r w:rsidDel="00000000" w:rsidR="00000000" w:rsidRPr="00000000">
        <w:rPr>
          <w:rtl w:val="0"/>
        </w:rPr>
        <w:t xml:space="preserve">#zoning-regulations</w:t>
      </w:r>
    </w:p>
    <w:p w:rsidR="00000000" w:rsidDel="00000000" w:rsidP="00000000" w:rsidRDefault="00000000" w:rsidRPr="00000000" w14:paraId="00000617">
      <w:pPr>
        <w:spacing w:after="240" w:before="240" w:lineRule="auto"/>
        <w:ind w:left="0" w:firstLine="0"/>
        <w:rPr/>
      </w:pPr>
      <w:r w:rsidDel="00000000" w:rsidR="00000000" w:rsidRPr="00000000">
        <w:rPr>
          <w:rtl w:val="0"/>
        </w:rPr>
        <w:t xml:space="preserve">#stewardship-models</w:t>
      </w:r>
    </w:p>
    <w:p w:rsidR="00000000" w:rsidDel="00000000" w:rsidP="00000000" w:rsidRDefault="00000000" w:rsidRPr="00000000" w14:paraId="00000618">
      <w:pPr>
        <w:spacing w:after="240" w:before="240" w:lineRule="auto"/>
        <w:ind w:left="0" w:firstLine="0"/>
        <w:rPr/>
      </w:pPr>
      <w:r w:rsidDel="00000000" w:rsidR="00000000" w:rsidRPr="00000000">
        <w:rPr>
          <w:rtl w:val="0"/>
        </w:rPr>
        <w:t xml:space="preserve">#community-land-trusts</w:t>
      </w:r>
    </w:p>
    <w:p w:rsidR="00000000" w:rsidDel="00000000" w:rsidP="00000000" w:rsidRDefault="00000000" w:rsidRPr="00000000" w14:paraId="00000619">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A">
      <w:pPr>
        <w:pStyle w:val="Heading3"/>
        <w:keepNext w:val="0"/>
        <w:keepLines w:val="0"/>
        <w:ind w:left="0" w:firstLine="0"/>
        <w:rPr>
          <w:sz w:val="26"/>
          <w:szCs w:val="26"/>
        </w:rPr>
      </w:pPr>
      <w:bookmarkStart w:colFirst="0" w:colLast="0" w:name="_o6ouf1oaaqpv" w:id="116"/>
      <w:bookmarkEnd w:id="116"/>
      <w:r w:rsidDel="00000000" w:rsidR="00000000" w:rsidRPr="00000000">
        <w:rPr>
          <w:sz w:val="26"/>
          <w:szCs w:val="26"/>
          <w:rtl w:val="0"/>
        </w:rPr>
        <w:t xml:space="preserve">🧠 CATEGORY 3 — GOVERNANCE &amp; STRUCTURE</w:t>
      </w:r>
    </w:p>
    <w:p w:rsidR="00000000" w:rsidDel="00000000" w:rsidP="00000000" w:rsidRDefault="00000000" w:rsidRPr="00000000" w14:paraId="0000061B">
      <w:pPr>
        <w:spacing w:after="240" w:before="240" w:lineRule="auto"/>
        <w:ind w:left="0" w:firstLine="0"/>
        <w:rPr/>
      </w:pPr>
      <w:r w:rsidDel="00000000" w:rsidR="00000000" w:rsidRPr="00000000">
        <w:rPr>
          <w:rtl w:val="0"/>
        </w:rPr>
        <w:t xml:space="preserve">#governance-design</w:t>
      </w:r>
    </w:p>
    <w:p w:rsidR="00000000" w:rsidDel="00000000" w:rsidP="00000000" w:rsidRDefault="00000000" w:rsidRPr="00000000" w14:paraId="0000061C">
      <w:pPr>
        <w:spacing w:after="240" w:before="240" w:lineRule="auto"/>
        <w:ind w:left="0" w:firstLine="0"/>
        <w:rPr/>
      </w:pPr>
      <w:r w:rsidDel="00000000" w:rsidR="00000000" w:rsidRPr="00000000">
        <w:rPr>
          <w:rtl w:val="0"/>
        </w:rPr>
        <w:t xml:space="preserve">#trust-models</w:t>
      </w:r>
    </w:p>
    <w:p w:rsidR="00000000" w:rsidDel="00000000" w:rsidP="00000000" w:rsidRDefault="00000000" w:rsidRPr="00000000" w14:paraId="0000061D">
      <w:pPr>
        <w:spacing w:after="240" w:before="240" w:lineRule="auto"/>
        <w:ind w:left="0" w:firstLine="0"/>
        <w:rPr/>
      </w:pPr>
      <w:r w:rsidDel="00000000" w:rsidR="00000000" w:rsidRPr="00000000">
        <w:rPr>
          <w:rtl w:val="0"/>
        </w:rPr>
        <w:t xml:space="preserve">#cooperative-structures</w:t>
      </w:r>
    </w:p>
    <w:p w:rsidR="00000000" w:rsidDel="00000000" w:rsidP="00000000" w:rsidRDefault="00000000" w:rsidRPr="00000000" w14:paraId="0000061E">
      <w:pPr>
        <w:spacing w:after="240" w:before="240" w:lineRule="auto"/>
        <w:ind w:left="0" w:firstLine="0"/>
        <w:rPr/>
      </w:pPr>
      <w:r w:rsidDel="00000000" w:rsidR="00000000" w:rsidRPr="00000000">
        <w:rPr>
          <w:rtl w:val="0"/>
        </w:rPr>
        <w:t xml:space="preserve">#decision-making</w:t>
      </w:r>
    </w:p>
    <w:p w:rsidR="00000000" w:rsidDel="00000000" w:rsidP="00000000" w:rsidRDefault="00000000" w:rsidRPr="00000000" w14:paraId="0000061F">
      <w:pPr>
        <w:spacing w:after="240" w:before="240" w:lineRule="auto"/>
        <w:ind w:left="0" w:firstLine="0"/>
        <w:rPr/>
      </w:pPr>
      <w:r w:rsidDel="00000000" w:rsidR="00000000" w:rsidRPr="00000000">
        <w:rPr>
          <w:rtl w:val="0"/>
        </w:rPr>
        <w:t xml:space="preserve">#agreements</w:t>
      </w:r>
    </w:p>
    <w:p w:rsidR="00000000" w:rsidDel="00000000" w:rsidP="00000000" w:rsidRDefault="00000000" w:rsidRPr="00000000" w14:paraId="00000620">
      <w:pPr>
        <w:spacing w:after="240" w:before="240" w:lineRule="auto"/>
        <w:ind w:left="0" w:firstLine="0"/>
        <w:rPr/>
      </w:pPr>
      <w:r w:rsidDel="00000000" w:rsidR="00000000" w:rsidRPr="00000000">
        <w:rPr>
          <w:rtl w:val="0"/>
        </w:rPr>
        <w:t xml:space="preserve">#conflict-resolution</w:t>
      </w:r>
    </w:p>
    <w:p w:rsidR="00000000" w:rsidDel="00000000" w:rsidP="00000000" w:rsidRDefault="00000000" w:rsidRPr="00000000" w14:paraId="00000621">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2">
      <w:pPr>
        <w:pStyle w:val="Heading3"/>
        <w:keepNext w:val="0"/>
        <w:keepLines w:val="0"/>
        <w:ind w:left="0" w:firstLine="0"/>
        <w:rPr>
          <w:sz w:val="26"/>
          <w:szCs w:val="26"/>
        </w:rPr>
      </w:pPr>
      <w:bookmarkStart w:colFirst="0" w:colLast="0" w:name="_t0vh0uhchabq" w:id="117"/>
      <w:bookmarkEnd w:id="117"/>
      <w:r w:rsidDel="00000000" w:rsidR="00000000" w:rsidRPr="00000000">
        <w:rPr>
          <w:sz w:val="26"/>
          <w:szCs w:val="26"/>
          <w:rtl w:val="0"/>
        </w:rPr>
        <w:t xml:space="preserve">🌱 CATEGORY 4 — DESIGN &amp; BUILD</w:t>
      </w:r>
    </w:p>
    <w:p w:rsidR="00000000" w:rsidDel="00000000" w:rsidP="00000000" w:rsidRDefault="00000000" w:rsidRPr="00000000" w14:paraId="00000623">
      <w:pPr>
        <w:spacing w:after="240" w:before="240" w:lineRule="auto"/>
        <w:ind w:left="0" w:firstLine="0"/>
        <w:rPr/>
      </w:pPr>
      <w:r w:rsidDel="00000000" w:rsidR="00000000" w:rsidRPr="00000000">
        <w:rPr>
          <w:rtl w:val="0"/>
        </w:rPr>
        <w:t xml:space="preserve">#permaculture-design</w:t>
      </w:r>
    </w:p>
    <w:p w:rsidR="00000000" w:rsidDel="00000000" w:rsidP="00000000" w:rsidRDefault="00000000" w:rsidRPr="00000000" w14:paraId="00000624">
      <w:pPr>
        <w:spacing w:after="240" w:before="240" w:lineRule="auto"/>
        <w:ind w:left="0" w:firstLine="0"/>
        <w:rPr/>
      </w:pPr>
      <w:r w:rsidDel="00000000" w:rsidR="00000000" w:rsidRPr="00000000">
        <w:rPr>
          <w:rtl w:val="0"/>
        </w:rPr>
        <w:t xml:space="preserve">#architecture</w:t>
      </w:r>
    </w:p>
    <w:p w:rsidR="00000000" w:rsidDel="00000000" w:rsidP="00000000" w:rsidRDefault="00000000" w:rsidRPr="00000000" w14:paraId="00000625">
      <w:pPr>
        <w:spacing w:after="240" w:before="240" w:lineRule="auto"/>
        <w:ind w:left="0" w:firstLine="0"/>
        <w:rPr/>
      </w:pPr>
      <w:r w:rsidDel="00000000" w:rsidR="00000000" w:rsidRPr="00000000">
        <w:rPr>
          <w:rtl w:val="0"/>
        </w:rPr>
        <w:t xml:space="preserve">#natural-building</w:t>
      </w:r>
    </w:p>
    <w:p w:rsidR="00000000" w:rsidDel="00000000" w:rsidP="00000000" w:rsidRDefault="00000000" w:rsidRPr="00000000" w14:paraId="00000626">
      <w:pPr>
        <w:spacing w:after="240" w:before="240" w:lineRule="auto"/>
        <w:ind w:left="0" w:firstLine="0"/>
        <w:rPr/>
      </w:pPr>
      <w:r w:rsidDel="00000000" w:rsidR="00000000" w:rsidRPr="00000000">
        <w:rPr>
          <w:rtl w:val="0"/>
        </w:rPr>
        <w:t xml:space="preserve">#infrastructure-planning</w:t>
      </w:r>
    </w:p>
    <w:p w:rsidR="00000000" w:rsidDel="00000000" w:rsidP="00000000" w:rsidRDefault="00000000" w:rsidRPr="00000000" w14:paraId="00000627">
      <w:pPr>
        <w:spacing w:after="240" w:before="240" w:lineRule="auto"/>
        <w:ind w:left="0" w:firstLine="0"/>
        <w:rPr/>
      </w:pPr>
      <w:r w:rsidDel="00000000" w:rsidR="00000000" w:rsidRPr="00000000">
        <w:rPr>
          <w:rtl w:val="0"/>
        </w:rPr>
        <w:t xml:space="preserve">#build-logs</w:t>
      </w:r>
    </w:p>
    <w:p w:rsidR="00000000" w:rsidDel="00000000" w:rsidP="00000000" w:rsidRDefault="00000000" w:rsidRPr="00000000" w14:paraId="00000628">
      <w:pPr>
        <w:spacing w:after="240" w:before="240" w:lineRule="auto"/>
        <w:ind w:left="0" w:firstLine="0"/>
        <w:rPr/>
      </w:pPr>
      <w:r w:rsidDel="00000000" w:rsidR="00000000" w:rsidRPr="00000000">
        <w:rPr>
          <w:rtl w:val="0"/>
        </w:rPr>
        <w:t xml:space="preserve">#materials-sourcing</w:t>
      </w:r>
    </w:p>
    <w:p w:rsidR="00000000" w:rsidDel="00000000" w:rsidP="00000000" w:rsidRDefault="00000000" w:rsidRPr="00000000" w14:paraId="00000629">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A">
      <w:pPr>
        <w:pStyle w:val="Heading3"/>
        <w:keepNext w:val="0"/>
        <w:keepLines w:val="0"/>
        <w:ind w:left="0" w:firstLine="0"/>
        <w:rPr>
          <w:sz w:val="26"/>
          <w:szCs w:val="26"/>
        </w:rPr>
      </w:pPr>
      <w:bookmarkStart w:colFirst="0" w:colLast="0" w:name="_wal29he63ckh" w:id="118"/>
      <w:bookmarkEnd w:id="118"/>
      <w:r w:rsidDel="00000000" w:rsidR="00000000" w:rsidRPr="00000000">
        <w:rPr>
          <w:sz w:val="26"/>
          <w:szCs w:val="26"/>
          <w:rtl w:val="0"/>
        </w:rPr>
        <w:t xml:space="preserve">💰 CATEGORY 5 — FUNDING &amp; ECONOMICS</w:t>
      </w:r>
    </w:p>
    <w:p w:rsidR="00000000" w:rsidDel="00000000" w:rsidP="00000000" w:rsidRDefault="00000000" w:rsidRPr="00000000" w14:paraId="0000062B">
      <w:pPr>
        <w:spacing w:after="240" w:before="240" w:lineRule="auto"/>
        <w:ind w:left="0" w:firstLine="0"/>
        <w:rPr/>
      </w:pPr>
      <w:r w:rsidDel="00000000" w:rsidR="00000000" w:rsidRPr="00000000">
        <w:rPr>
          <w:rtl w:val="0"/>
        </w:rPr>
        <w:t xml:space="preserve">#us-funding</w:t>
      </w:r>
    </w:p>
    <w:p w:rsidR="00000000" w:rsidDel="00000000" w:rsidP="00000000" w:rsidRDefault="00000000" w:rsidRPr="00000000" w14:paraId="0000062C">
      <w:pPr>
        <w:spacing w:after="240" w:before="240" w:lineRule="auto"/>
        <w:ind w:left="0" w:firstLine="0"/>
        <w:rPr/>
      </w:pPr>
      <w:r w:rsidDel="00000000" w:rsidR="00000000" w:rsidRPr="00000000">
        <w:rPr>
          <w:rtl w:val="0"/>
        </w:rPr>
        <w:t xml:space="preserve">#community-investment</w:t>
      </w:r>
    </w:p>
    <w:p w:rsidR="00000000" w:rsidDel="00000000" w:rsidP="00000000" w:rsidRDefault="00000000" w:rsidRPr="00000000" w14:paraId="0000062D">
      <w:pPr>
        <w:spacing w:after="240" w:before="240" w:lineRule="auto"/>
        <w:ind w:left="0" w:firstLine="0"/>
        <w:rPr/>
      </w:pPr>
      <w:r w:rsidDel="00000000" w:rsidR="00000000" w:rsidRPr="00000000">
        <w:rPr>
          <w:rtl w:val="0"/>
        </w:rPr>
        <w:t xml:space="preserve">#donor-outreach</w:t>
      </w:r>
    </w:p>
    <w:p w:rsidR="00000000" w:rsidDel="00000000" w:rsidP="00000000" w:rsidRDefault="00000000" w:rsidRPr="00000000" w14:paraId="0000062E">
      <w:pPr>
        <w:spacing w:after="240" w:before="240" w:lineRule="auto"/>
        <w:ind w:left="0" w:firstLine="0"/>
        <w:rPr/>
      </w:pPr>
      <w:r w:rsidDel="00000000" w:rsidR="00000000" w:rsidRPr="00000000">
        <w:rPr>
          <w:rtl w:val="0"/>
        </w:rPr>
        <w:t xml:space="preserve">#grant-opportunities</w:t>
      </w:r>
    </w:p>
    <w:p w:rsidR="00000000" w:rsidDel="00000000" w:rsidP="00000000" w:rsidRDefault="00000000" w:rsidRPr="00000000" w14:paraId="0000062F">
      <w:pPr>
        <w:spacing w:after="240" w:before="240" w:lineRule="auto"/>
        <w:ind w:left="0" w:firstLine="0"/>
        <w:rPr/>
      </w:pPr>
      <w:r w:rsidDel="00000000" w:rsidR="00000000" w:rsidRPr="00000000">
        <w:rPr>
          <w:rtl w:val="0"/>
        </w:rPr>
        <w:t xml:space="preserve">#tokenization</w:t>
      </w:r>
    </w:p>
    <w:p w:rsidR="00000000" w:rsidDel="00000000" w:rsidP="00000000" w:rsidRDefault="00000000" w:rsidRPr="00000000" w14:paraId="00000630">
      <w:pPr>
        <w:spacing w:after="240" w:before="240" w:lineRule="auto"/>
        <w:ind w:left="0" w:firstLine="0"/>
        <w:rPr/>
      </w:pPr>
      <w:r w:rsidDel="00000000" w:rsidR="00000000" w:rsidRPr="00000000">
        <w:rPr>
          <w:rtl w:val="0"/>
        </w:rPr>
        <w:t xml:space="preserve">#budgeting</w:t>
      </w:r>
    </w:p>
    <w:p w:rsidR="00000000" w:rsidDel="00000000" w:rsidP="00000000" w:rsidRDefault="00000000" w:rsidRPr="00000000" w14:paraId="00000631">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2">
      <w:pPr>
        <w:pStyle w:val="Heading3"/>
        <w:keepNext w:val="0"/>
        <w:keepLines w:val="0"/>
        <w:ind w:left="0" w:firstLine="0"/>
        <w:rPr>
          <w:sz w:val="26"/>
          <w:szCs w:val="26"/>
        </w:rPr>
      </w:pPr>
      <w:bookmarkStart w:colFirst="0" w:colLast="0" w:name="_i5iut7rdz57s" w:id="119"/>
      <w:bookmarkEnd w:id="119"/>
      <w:r w:rsidDel="00000000" w:rsidR="00000000" w:rsidRPr="00000000">
        <w:rPr>
          <w:sz w:val="26"/>
          <w:szCs w:val="26"/>
          <w:rtl w:val="0"/>
        </w:rPr>
        <w:t xml:space="preserve">💫 CATEGORY 6 — PROGRAMMING &amp; HEALING ARTS</w:t>
      </w:r>
    </w:p>
    <w:p w:rsidR="00000000" w:rsidDel="00000000" w:rsidP="00000000" w:rsidRDefault="00000000" w:rsidRPr="00000000" w14:paraId="00000633">
      <w:pPr>
        <w:spacing w:after="240" w:before="240" w:lineRule="auto"/>
        <w:ind w:left="0" w:firstLine="0"/>
        <w:rPr/>
      </w:pPr>
      <w:r w:rsidDel="00000000" w:rsidR="00000000" w:rsidRPr="00000000">
        <w:rPr>
          <w:rtl w:val="0"/>
        </w:rPr>
        <w:t xml:space="preserve">#retreat-programming</w:t>
      </w:r>
    </w:p>
    <w:p w:rsidR="00000000" w:rsidDel="00000000" w:rsidP="00000000" w:rsidRDefault="00000000" w:rsidRPr="00000000" w14:paraId="00000634">
      <w:pPr>
        <w:spacing w:after="240" w:before="240" w:lineRule="auto"/>
        <w:ind w:left="0" w:firstLine="0"/>
        <w:rPr/>
      </w:pPr>
      <w:r w:rsidDel="00000000" w:rsidR="00000000" w:rsidRPr="00000000">
        <w:rPr>
          <w:rtl w:val="0"/>
        </w:rPr>
        <w:t xml:space="preserve">#healing-arts</w:t>
      </w:r>
    </w:p>
    <w:p w:rsidR="00000000" w:rsidDel="00000000" w:rsidP="00000000" w:rsidRDefault="00000000" w:rsidRPr="00000000" w14:paraId="00000635">
      <w:pPr>
        <w:spacing w:after="240" w:before="240" w:lineRule="auto"/>
        <w:ind w:left="0" w:firstLine="0"/>
        <w:rPr/>
      </w:pPr>
      <w:r w:rsidDel="00000000" w:rsidR="00000000" w:rsidRPr="00000000">
        <w:rPr>
          <w:rtl w:val="0"/>
        </w:rPr>
        <w:t xml:space="preserve">#ceremony-ideas</w:t>
      </w:r>
    </w:p>
    <w:p w:rsidR="00000000" w:rsidDel="00000000" w:rsidP="00000000" w:rsidRDefault="00000000" w:rsidRPr="00000000" w14:paraId="00000636">
      <w:pPr>
        <w:spacing w:after="240" w:before="240" w:lineRule="auto"/>
        <w:ind w:left="0" w:firstLine="0"/>
        <w:rPr/>
      </w:pPr>
      <w:r w:rsidDel="00000000" w:rsidR="00000000" w:rsidRPr="00000000">
        <w:rPr>
          <w:rtl w:val="0"/>
        </w:rPr>
        <w:t xml:space="preserve">#education-offerings</w:t>
      </w:r>
    </w:p>
    <w:p w:rsidR="00000000" w:rsidDel="00000000" w:rsidP="00000000" w:rsidRDefault="00000000" w:rsidRPr="00000000" w14:paraId="00000637">
      <w:pPr>
        <w:spacing w:after="240" w:before="240" w:lineRule="auto"/>
        <w:ind w:left="0" w:firstLine="0"/>
        <w:rPr/>
      </w:pPr>
      <w:r w:rsidDel="00000000" w:rsidR="00000000" w:rsidRPr="00000000">
        <w:rPr>
          <w:rtl w:val="0"/>
        </w:rPr>
        <w:t xml:space="preserve">#visitor-experience</w:t>
      </w:r>
    </w:p>
    <w:p w:rsidR="00000000" w:rsidDel="00000000" w:rsidP="00000000" w:rsidRDefault="00000000" w:rsidRPr="00000000" w14:paraId="00000638">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9">
      <w:pPr>
        <w:pStyle w:val="Heading3"/>
        <w:keepNext w:val="0"/>
        <w:keepLines w:val="0"/>
        <w:ind w:left="0" w:firstLine="0"/>
        <w:rPr>
          <w:sz w:val="26"/>
          <w:szCs w:val="26"/>
        </w:rPr>
      </w:pPr>
      <w:bookmarkStart w:colFirst="0" w:colLast="0" w:name="_u3cpk6h6nq5s" w:id="120"/>
      <w:bookmarkEnd w:id="120"/>
      <w:r w:rsidDel="00000000" w:rsidR="00000000" w:rsidRPr="00000000">
        <w:rPr>
          <w:sz w:val="26"/>
          <w:szCs w:val="26"/>
          <w:rtl w:val="0"/>
        </w:rPr>
        <w:t xml:space="preserve">🤝 CATEGORY 7 — CO-CREATION</w:t>
      </w:r>
    </w:p>
    <w:p w:rsidR="00000000" w:rsidDel="00000000" w:rsidP="00000000" w:rsidRDefault="00000000" w:rsidRPr="00000000" w14:paraId="0000063A">
      <w:pPr>
        <w:spacing w:after="240" w:before="240" w:lineRule="auto"/>
        <w:ind w:left="0" w:firstLine="0"/>
        <w:rPr/>
      </w:pPr>
      <w:r w:rsidDel="00000000" w:rsidR="00000000" w:rsidRPr="00000000">
        <w:rPr>
          <w:rtl w:val="0"/>
        </w:rPr>
        <w:t xml:space="preserve">#working-groups</w:t>
      </w:r>
    </w:p>
    <w:p w:rsidR="00000000" w:rsidDel="00000000" w:rsidP="00000000" w:rsidRDefault="00000000" w:rsidRPr="00000000" w14:paraId="0000063B">
      <w:pPr>
        <w:spacing w:after="240" w:before="240" w:lineRule="auto"/>
        <w:ind w:left="0" w:firstLine="0"/>
        <w:rPr/>
      </w:pPr>
      <w:r w:rsidDel="00000000" w:rsidR="00000000" w:rsidRPr="00000000">
        <w:rPr>
          <w:rtl w:val="0"/>
        </w:rPr>
        <w:t xml:space="preserve">#volunteer-opportunities</w:t>
      </w:r>
    </w:p>
    <w:p w:rsidR="00000000" w:rsidDel="00000000" w:rsidP="00000000" w:rsidRDefault="00000000" w:rsidRPr="00000000" w14:paraId="0000063C">
      <w:pPr>
        <w:spacing w:after="240" w:before="240" w:lineRule="auto"/>
        <w:ind w:left="0" w:firstLine="0"/>
        <w:rPr/>
      </w:pPr>
      <w:r w:rsidDel="00000000" w:rsidR="00000000" w:rsidRPr="00000000">
        <w:rPr>
          <w:rtl w:val="0"/>
        </w:rPr>
        <w:t xml:space="preserve">#collaboration-requests</w:t>
      </w:r>
    </w:p>
    <w:p w:rsidR="00000000" w:rsidDel="00000000" w:rsidP="00000000" w:rsidRDefault="00000000" w:rsidRPr="00000000" w14:paraId="0000063D">
      <w:pPr>
        <w:spacing w:after="240" w:before="240" w:lineRule="auto"/>
        <w:ind w:left="0" w:firstLine="0"/>
        <w:rPr/>
      </w:pPr>
      <w:r w:rsidDel="00000000" w:rsidR="00000000" w:rsidRPr="00000000">
        <w:rPr>
          <w:rtl w:val="0"/>
        </w:rPr>
        <w:t xml:space="preserve">#feedback-and-ideas</w:t>
      </w:r>
    </w:p>
    <w:p w:rsidR="00000000" w:rsidDel="00000000" w:rsidP="00000000" w:rsidRDefault="00000000" w:rsidRPr="00000000" w14:paraId="0000063E">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F">
      <w:pPr>
        <w:pStyle w:val="Heading3"/>
        <w:keepNext w:val="0"/>
        <w:keepLines w:val="0"/>
        <w:ind w:left="0" w:firstLine="0"/>
        <w:rPr>
          <w:sz w:val="26"/>
          <w:szCs w:val="26"/>
        </w:rPr>
      </w:pPr>
      <w:bookmarkStart w:colFirst="0" w:colLast="0" w:name="_pevznjysjl4g" w:id="121"/>
      <w:bookmarkEnd w:id="121"/>
      <w:r w:rsidDel="00000000" w:rsidR="00000000" w:rsidRPr="00000000">
        <w:rPr>
          <w:sz w:val="26"/>
          <w:szCs w:val="26"/>
          <w:rtl w:val="0"/>
        </w:rPr>
        <w:t xml:space="preserve">📚 CATEGORY 8 — ARCHIVES</w:t>
      </w:r>
    </w:p>
    <w:p w:rsidR="00000000" w:rsidDel="00000000" w:rsidP="00000000" w:rsidRDefault="00000000" w:rsidRPr="00000000" w14:paraId="00000640">
      <w:pPr>
        <w:spacing w:after="240" w:before="240" w:lineRule="auto"/>
        <w:ind w:left="0" w:firstLine="0"/>
        <w:rPr/>
      </w:pPr>
      <w:r w:rsidDel="00000000" w:rsidR="00000000" w:rsidRPr="00000000">
        <w:rPr>
          <w:rtl w:val="0"/>
        </w:rPr>
        <w:t xml:space="preserve">#session-replays (Read-only)</w:t>
      </w:r>
    </w:p>
    <w:p w:rsidR="00000000" w:rsidDel="00000000" w:rsidP="00000000" w:rsidRDefault="00000000" w:rsidRPr="00000000" w14:paraId="00000641">
      <w:pPr>
        <w:spacing w:after="240" w:before="240" w:lineRule="auto"/>
        <w:ind w:left="0" w:firstLine="0"/>
        <w:rPr/>
      </w:pPr>
      <w:r w:rsidDel="00000000" w:rsidR="00000000" w:rsidRPr="00000000">
        <w:rPr>
          <w:rtl w:val="0"/>
        </w:rPr>
        <w:t xml:space="preserve">#session-notes</w:t>
      </w:r>
    </w:p>
    <w:p w:rsidR="00000000" w:rsidDel="00000000" w:rsidP="00000000" w:rsidRDefault="00000000" w:rsidRPr="00000000" w14:paraId="00000642">
      <w:pPr>
        <w:spacing w:after="240" w:before="240" w:lineRule="auto"/>
        <w:ind w:left="0" w:firstLine="0"/>
        <w:rPr/>
      </w:pPr>
      <w:r w:rsidDel="00000000" w:rsidR="00000000" w:rsidRPr="00000000">
        <w:rPr>
          <w:rtl w:val="0"/>
        </w:rPr>
        <w:t xml:space="preserve">#resource-library</w:t>
      </w:r>
    </w:p>
    <w:p w:rsidR="00000000" w:rsidDel="00000000" w:rsidP="00000000" w:rsidRDefault="00000000" w:rsidRPr="00000000" w14:paraId="00000643">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4">
      <w:pPr>
        <w:pStyle w:val="Heading3"/>
        <w:keepNext w:val="0"/>
        <w:keepLines w:val="0"/>
        <w:ind w:left="0" w:firstLine="0"/>
        <w:rPr>
          <w:sz w:val="26"/>
          <w:szCs w:val="26"/>
        </w:rPr>
      </w:pPr>
      <w:bookmarkStart w:colFirst="0" w:colLast="0" w:name="_mr63b8e2kofu" w:id="122"/>
      <w:bookmarkEnd w:id="122"/>
      <w:r w:rsidDel="00000000" w:rsidR="00000000" w:rsidRPr="00000000">
        <w:rPr>
          <w:sz w:val="26"/>
          <w:szCs w:val="26"/>
          <w:rtl w:val="0"/>
        </w:rPr>
        <w:t xml:space="preserve">🔒 CATEGORY 9 — PRIVATE (MODS ONLY)</w:t>
      </w:r>
    </w:p>
    <w:p w:rsidR="00000000" w:rsidDel="00000000" w:rsidP="00000000" w:rsidRDefault="00000000" w:rsidRPr="00000000" w14:paraId="00000645">
      <w:pPr>
        <w:spacing w:after="240" w:before="240" w:lineRule="auto"/>
        <w:ind w:left="0" w:firstLine="0"/>
        <w:rPr/>
      </w:pPr>
      <w:r w:rsidDel="00000000" w:rsidR="00000000" w:rsidRPr="00000000">
        <w:rPr>
          <w:rtl w:val="0"/>
        </w:rPr>
        <w:t xml:space="preserve">#mod-hub</w:t>
      </w:r>
    </w:p>
    <w:p w:rsidR="00000000" w:rsidDel="00000000" w:rsidP="00000000" w:rsidRDefault="00000000" w:rsidRPr="00000000" w14:paraId="00000646">
      <w:pPr>
        <w:spacing w:after="240" w:before="240" w:lineRule="auto"/>
        <w:ind w:left="0" w:firstLine="0"/>
        <w:rPr/>
      </w:pPr>
      <w:r w:rsidDel="00000000" w:rsidR="00000000" w:rsidRPr="00000000">
        <w:rPr>
          <w:rtl w:val="0"/>
        </w:rPr>
        <w:t xml:space="preserve">#tech-support</w:t>
      </w:r>
    </w:p>
    <w:p w:rsidR="00000000" w:rsidDel="00000000" w:rsidP="00000000" w:rsidRDefault="00000000" w:rsidRPr="00000000" w14:paraId="00000647">
      <w:pPr>
        <w:spacing w:after="240" w:before="240" w:lineRule="auto"/>
        <w:ind w:left="0" w:firstLine="0"/>
        <w:rPr/>
      </w:pPr>
      <w:r w:rsidDel="00000000" w:rsidR="00000000" w:rsidRPr="00000000">
        <w:rPr>
          <w:rtl w:val="0"/>
        </w:rPr>
        <w:t xml:space="preserve">#strategy-room</w:t>
      </w:r>
    </w:p>
    <w:p w:rsidR="00000000" w:rsidDel="00000000" w:rsidP="00000000" w:rsidRDefault="00000000" w:rsidRPr="00000000" w14:paraId="00000648">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9">
      <w:pPr>
        <w:pStyle w:val="Heading1"/>
        <w:keepNext w:val="0"/>
        <w:keepLines w:val="0"/>
        <w:ind w:left="0" w:firstLine="0"/>
        <w:rPr>
          <w:sz w:val="46"/>
          <w:szCs w:val="46"/>
        </w:rPr>
      </w:pPr>
      <w:bookmarkStart w:colFirst="0" w:colLast="0" w:name="_qvwla9e5paay" w:id="123"/>
      <w:bookmarkEnd w:id="123"/>
      <w:r w:rsidDel="00000000" w:rsidR="00000000" w:rsidRPr="00000000">
        <w:rPr>
          <w:sz w:val="46"/>
          <w:szCs w:val="46"/>
          <w:rtl w:val="0"/>
        </w:rPr>
        <w:t xml:space="preserve">🌍 SERVER 3</w:t>
      </w:r>
    </w:p>
    <w:p w:rsidR="00000000" w:rsidDel="00000000" w:rsidP="00000000" w:rsidRDefault="00000000" w:rsidRPr="00000000" w14:paraId="0000064A">
      <w:pPr>
        <w:pStyle w:val="Heading2"/>
        <w:keepNext w:val="0"/>
        <w:keepLines w:val="0"/>
        <w:ind w:left="0" w:firstLine="0"/>
        <w:rPr>
          <w:sz w:val="34"/>
          <w:szCs w:val="34"/>
        </w:rPr>
      </w:pPr>
      <w:bookmarkStart w:colFirst="0" w:colLast="0" w:name="_bu3rosogcpgj" w:id="124"/>
      <w:bookmarkEnd w:id="124"/>
      <w:r w:rsidDel="00000000" w:rsidR="00000000" w:rsidRPr="00000000">
        <w:rPr>
          <w:sz w:val="34"/>
          <w:szCs w:val="34"/>
          <w:rtl w:val="0"/>
        </w:rPr>
        <w:t xml:space="preserve">Planetary Party (PPP)</w:t>
      </w:r>
    </w:p>
    <w:p w:rsidR="00000000" w:rsidDel="00000000" w:rsidP="00000000" w:rsidRDefault="00000000" w:rsidRPr="00000000" w14:paraId="0000064B">
      <w:pPr>
        <w:spacing w:after="240" w:before="240" w:lineRule="auto"/>
        <w:ind w:left="0" w:firstLine="0"/>
        <w:rPr/>
      </w:pPr>
      <w:r w:rsidDel="00000000" w:rsidR="00000000" w:rsidRPr="00000000">
        <w:rPr>
          <w:rtl w:val="0"/>
        </w:rPr>
        <w:t xml:space="preserve">Server Purpose:</w:t>
      </w:r>
    </w:p>
    <w:p w:rsidR="00000000" w:rsidDel="00000000" w:rsidP="00000000" w:rsidRDefault="00000000" w:rsidRPr="00000000" w14:paraId="0000064C">
      <w:pPr>
        <w:spacing w:after="240" w:before="240" w:lineRule="auto"/>
        <w:ind w:left="0" w:firstLine="0"/>
        <w:rPr/>
      </w:pPr>
      <w:r w:rsidDel="00000000" w:rsidR="00000000" w:rsidRPr="00000000">
        <w:rPr>
          <w:rtl w:val="0"/>
        </w:rPr>
        <w:t xml:space="preserve">The coordination and governance laboratory for a bioregional, cultural, and regenerative ecosystem.</w:t>
      </w:r>
    </w:p>
    <w:p w:rsidR="00000000" w:rsidDel="00000000" w:rsidP="00000000" w:rsidRDefault="00000000" w:rsidRPr="00000000" w14:paraId="0000064D">
      <w:pPr>
        <w:spacing w:after="240" w:before="240" w:lineRule="auto"/>
        <w:ind w:left="0" w:firstLine="0"/>
        <w:rPr/>
      </w:pPr>
      <w:r w:rsidDel="00000000" w:rsidR="00000000" w:rsidRPr="00000000">
        <w:rPr>
          <w:rtl w:val="0"/>
        </w:rPr>
        <w:t xml:space="preserve">Tone: Visionary, mythic, strategic, experimental</w:t>
      </w:r>
    </w:p>
    <w:p w:rsidR="00000000" w:rsidDel="00000000" w:rsidP="00000000" w:rsidRDefault="00000000" w:rsidRPr="00000000" w14:paraId="0000064E">
      <w:pPr>
        <w:spacing w:after="240" w:before="240" w:lineRule="auto"/>
        <w:ind w:left="0" w:firstLine="0"/>
        <w:rPr/>
      </w:pPr>
      <w:r w:rsidDel="00000000" w:rsidR="00000000" w:rsidRPr="00000000">
        <w:rPr>
          <w:rtl w:val="0"/>
        </w:rPr>
        <w:t xml:space="preserve">Growth Target: 100–1,000+ members</w:t>
      </w:r>
    </w:p>
    <w:p w:rsidR="00000000" w:rsidDel="00000000" w:rsidP="00000000" w:rsidRDefault="00000000" w:rsidRPr="00000000" w14:paraId="0000064F">
      <w:pPr>
        <w:spacing w:after="240" w:before="240" w:lineRule="auto"/>
        <w:ind w:left="0" w:firstLine="0"/>
        <w:rPr/>
      </w:pPr>
      <w:r w:rsidDel="00000000" w:rsidR="00000000" w:rsidRPr="00000000">
        <w:rPr>
          <w:rtl w:val="0"/>
        </w:rPr>
        <w:t xml:space="preserve">Moderation Level: Medium</w:t>
      </w:r>
    </w:p>
    <w:p w:rsidR="00000000" w:rsidDel="00000000" w:rsidP="00000000" w:rsidRDefault="00000000" w:rsidRPr="00000000" w14:paraId="00000650">
      <w:pPr>
        <w:spacing w:after="240" w:before="240" w:lineRule="auto"/>
        <w:ind w:left="0" w:firstLine="0"/>
        <w:rPr/>
      </w:pPr>
      <w:r w:rsidDel="00000000" w:rsidR="00000000" w:rsidRPr="00000000">
        <w:rPr>
          <w:rtl w:val="0"/>
        </w:rPr>
        <w:t xml:space="preserve">Use Case: Guild-building, protocol design, governance experiments, storytelling, cross-bioregional weaving</w:t>
      </w:r>
    </w:p>
    <w:p w:rsidR="00000000" w:rsidDel="00000000" w:rsidP="00000000" w:rsidRDefault="00000000" w:rsidRPr="00000000" w14:paraId="00000651">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2">
      <w:pPr>
        <w:pStyle w:val="Heading3"/>
        <w:keepNext w:val="0"/>
        <w:keepLines w:val="0"/>
        <w:ind w:left="0" w:firstLine="0"/>
        <w:rPr>
          <w:sz w:val="26"/>
          <w:szCs w:val="26"/>
        </w:rPr>
      </w:pPr>
      <w:bookmarkStart w:colFirst="0" w:colLast="0" w:name="_fqg9bty8ly9n" w:id="125"/>
      <w:bookmarkEnd w:id="125"/>
      <w:r w:rsidDel="00000000" w:rsidR="00000000" w:rsidRPr="00000000">
        <w:rPr>
          <w:sz w:val="26"/>
          <w:szCs w:val="26"/>
          <w:rtl w:val="0"/>
        </w:rPr>
        <w:t xml:space="preserve">🔐 CATEGORY 0 — WELCOME &amp; ORIENTATION</w:t>
      </w:r>
    </w:p>
    <w:p w:rsidR="00000000" w:rsidDel="00000000" w:rsidP="00000000" w:rsidRDefault="00000000" w:rsidRPr="00000000" w14:paraId="00000653">
      <w:pPr>
        <w:spacing w:after="240" w:before="240" w:lineRule="auto"/>
        <w:ind w:left="0" w:firstLine="0"/>
        <w:rPr/>
      </w:pPr>
      <w:r w:rsidDel="00000000" w:rsidR="00000000" w:rsidRPr="00000000">
        <w:rPr>
          <w:rtl w:val="0"/>
        </w:rPr>
        <w:t xml:space="preserve">#welcome</w:t>
      </w:r>
    </w:p>
    <w:p w:rsidR="00000000" w:rsidDel="00000000" w:rsidP="00000000" w:rsidRDefault="00000000" w:rsidRPr="00000000" w14:paraId="00000654">
      <w:pPr>
        <w:spacing w:after="240" w:before="240" w:lineRule="auto"/>
        <w:ind w:left="0" w:firstLine="0"/>
        <w:rPr/>
      </w:pPr>
      <w:r w:rsidDel="00000000" w:rsidR="00000000" w:rsidRPr="00000000">
        <w:rPr>
          <w:rtl w:val="0"/>
        </w:rPr>
        <w:t xml:space="preserve">#start-here</w:t>
      </w:r>
    </w:p>
    <w:p w:rsidR="00000000" w:rsidDel="00000000" w:rsidP="00000000" w:rsidRDefault="00000000" w:rsidRPr="00000000" w14:paraId="00000655">
      <w:pPr>
        <w:spacing w:after="240" w:before="240" w:lineRule="auto"/>
        <w:ind w:left="0" w:firstLine="0"/>
        <w:rPr/>
      </w:pPr>
      <w:r w:rsidDel="00000000" w:rsidR="00000000" w:rsidRPr="00000000">
        <w:rPr>
          <w:rtl w:val="0"/>
        </w:rPr>
        <w:t xml:space="preserve">#community-agreements (Read-only)</w:t>
      </w:r>
    </w:p>
    <w:p w:rsidR="00000000" w:rsidDel="00000000" w:rsidP="00000000" w:rsidRDefault="00000000" w:rsidRPr="00000000" w14:paraId="00000656">
      <w:pPr>
        <w:spacing w:after="240" w:before="240" w:lineRule="auto"/>
        <w:ind w:left="0" w:firstLine="0"/>
        <w:rPr/>
      </w:pPr>
      <w:r w:rsidDel="00000000" w:rsidR="00000000" w:rsidRPr="00000000">
        <w:rPr>
          <w:rtl w:val="0"/>
        </w:rPr>
        <w:t xml:space="preserve">#announcements (Mods only)</w:t>
      </w:r>
    </w:p>
    <w:p w:rsidR="00000000" w:rsidDel="00000000" w:rsidP="00000000" w:rsidRDefault="00000000" w:rsidRPr="00000000" w14:paraId="00000657">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8">
      <w:pPr>
        <w:pStyle w:val="Heading3"/>
        <w:keepNext w:val="0"/>
        <w:keepLines w:val="0"/>
        <w:ind w:left="0" w:firstLine="0"/>
        <w:rPr>
          <w:sz w:val="26"/>
          <w:szCs w:val="26"/>
        </w:rPr>
      </w:pPr>
      <w:bookmarkStart w:colFirst="0" w:colLast="0" w:name="_6fn3v4kczaii" w:id="126"/>
      <w:bookmarkEnd w:id="126"/>
      <w:r w:rsidDel="00000000" w:rsidR="00000000" w:rsidRPr="00000000">
        <w:rPr>
          <w:sz w:val="26"/>
          <w:szCs w:val="26"/>
          <w:rtl w:val="0"/>
        </w:rPr>
        <w:t xml:space="preserve">🧭 CATEGORY 1 — GENERAL FIELD</w:t>
      </w:r>
    </w:p>
    <w:p w:rsidR="00000000" w:rsidDel="00000000" w:rsidP="00000000" w:rsidRDefault="00000000" w:rsidRPr="00000000" w14:paraId="00000659">
      <w:pPr>
        <w:spacing w:after="240" w:before="240" w:lineRule="auto"/>
        <w:ind w:left="0" w:firstLine="0"/>
        <w:rPr/>
      </w:pPr>
      <w:r w:rsidDel="00000000" w:rsidR="00000000" w:rsidRPr="00000000">
        <w:rPr>
          <w:rtl w:val="0"/>
        </w:rPr>
        <w:t xml:space="preserve">#introductions</w:t>
      </w:r>
    </w:p>
    <w:p w:rsidR="00000000" w:rsidDel="00000000" w:rsidP="00000000" w:rsidRDefault="00000000" w:rsidRPr="00000000" w14:paraId="0000065A">
      <w:pPr>
        <w:spacing w:after="240" w:before="240" w:lineRule="auto"/>
        <w:ind w:left="0" w:firstLine="0"/>
        <w:rPr/>
      </w:pPr>
      <w:r w:rsidDel="00000000" w:rsidR="00000000" w:rsidRPr="00000000">
        <w:rPr>
          <w:rtl w:val="0"/>
        </w:rPr>
        <w:t xml:space="preserve">#general-chat</w:t>
      </w:r>
    </w:p>
    <w:p w:rsidR="00000000" w:rsidDel="00000000" w:rsidP="00000000" w:rsidRDefault="00000000" w:rsidRPr="00000000" w14:paraId="0000065B">
      <w:pPr>
        <w:spacing w:after="240" w:before="240" w:lineRule="auto"/>
        <w:ind w:left="0" w:firstLine="0"/>
        <w:rPr/>
      </w:pPr>
      <w:r w:rsidDel="00000000" w:rsidR="00000000" w:rsidRPr="00000000">
        <w:rPr>
          <w:rtl w:val="0"/>
        </w:rPr>
        <w:t xml:space="preserve">#gratitude</w:t>
      </w:r>
    </w:p>
    <w:p w:rsidR="00000000" w:rsidDel="00000000" w:rsidP="00000000" w:rsidRDefault="00000000" w:rsidRPr="00000000" w14:paraId="0000065C">
      <w:pPr>
        <w:spacing w:after="240" w:before="240" w:lineRule="auto"/>
        <w:ind w:left="0" w:firstLine="0"/>
        <w:rPr/>
      </w:pPr>
      <w:r w:rsidDel="00000000" w:rsidR="00000000" w:rsidRPr="00000000">
        <w:rPr>
          <w:rtl w:val="0"/>
        </w:rPr>
        <w:t xml:space="preserve">#requests-for-support</w:t>
      </w:r>
    </w:p>
    <w:p w:rsidR="00000000" w:rsidDel="00000000" w:rsidP="00000000" w:rsidRDefault="00000000" w:rsidRPr="00000000" w14:paraId="0000065D">
      <w:pPr>
        <w:spacing w:after="240" w:before="240" w:lineRule="auto"/>
        <w:ind w:left="0" w:firstLine="0"/>
        <w:rPr/>
      </w:pPr>
      <w:r w:rsidDel="00000000" w:rsidR="00000000" w:rsidRPr="00000000">
        <w:rPr>
          <w:rtl w:val="0"/>
        </w:rPr>
        <w:t xml:space="preserve">#offers-of-support</w:t>
      </w:r>
    </w:p>
    <w:p w:rsidR="00000000" w:rsidDel="00000000" w:rsidP="00000000" w:rsidRDefault="00000000" w:rsidRPr="00000000" w14:paraId="0000065E">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F">
      <w:pPr>
        <w:pStyle w:val="Heading3"/>
        <w:keepNext w:val="0"/>
        <w:keepLines w:val="0"/>
        <w:ind w:left="0" w:firstLine="0"/>
        <w:rPr>
          <w:sz w:val="26"/>
          <w:szCs w:val="26"/>
        </w:rPr>
      </w:pPr>
      <w:bookmarkStart w:colFirst="0" w:colLast="0" w:name="_g5ovm0y1xpq8" w:id="127"/>
      <w:bookmarkEnd w:id="127"/>
      <w:r w:rsidDel="00000000" w:rsidR="00000000" w:rsidRPr="00000000">
        <w:rPr>
          <w:sz w:val="26"/>
          <w:szCs w:val="26"/>
          <w:rtl w:val="0"/>
        </w:rPr>
        <w:t xml:space="preserve">🧬 CATEGORY 2 — GUILDS &amp; ROLES</w:t>
      </w:r>
    </w:p>
    <w:p w:rsidR="00000000" w:rsidDel="00000000" w:rsidP="00000000" w:rsidRDefault="00000000" w:rsidRPr="00000000" w14:paraId="00000660">
      <w:pPr>
        <w:spacing w:after="240" w:before="240" w:lineRule="auto"/>
        <w:ind w:left="0" w:firstLine="0"/>
        <w:rPr/>
      </w:pPr>
      <w:r w:rsidDel="00000000" w:rsidR="00000000" w:rsidRPr="00000000">
        <w:rPr>
          <w:rtl w:val="0"/>
        </w:rPr>
        <w:t xml:space="preserve">#guild-formation</w:t>
      </w:r>
    </w:p>
    <w:p w:rsidR="00000000" w:rsidDel="00000000" w:rsidP="00000000" w:rsidRDefault="00000000" w:rsidRPr="00000000" w14:paraId="00000661">
      <w:pPr>
        <w:spacing w:after="240" w:before="240" w:lineRule="auto"/>
        <w:ind w:left="0" w:firstLine="0"/>
        <w:rPr/>
      </w:pPr>
      <w:r w:rsidDel="00000000" w:rsidR="00000000" w:rsidRPr="00000000">
        <w:rPr>
          <w:rtl w:val="0"/>
        </w:rPr>
        <w:t xml:space="preserve">#guild-capital</w:t>
      </w:r>
    </w:p>
    <w:p w:rsidR="00000000" w:rsidDel="00000000" w:rsidP="00000000" w:rsidRDefault="00000000" w:rsidRPr="00000000" w14:paraId="00000662">
      <w:pPr>
        <w:spacing w:after="240" w:before="240" w:lineRule="auto"/>
        <w:ind w:left="0" w:firstLine="0"/>
        <w:rPr/>
      </w:pPr>
      <w:r w:rsidDel="00000000" w:rsidR="00000000" w:rsidRPr="00000000">
        <w:rPr>
          <w:rtl w:val="0"/>
        </w:rPr>
        <w:t xml:space="preserve">#guild-storytelling</w:t>
      </w:r>
    </w:p>
    <w:p w:rsidR="00000000" w:rsidDel="00000000" w:rsidP="00000000" w:rsidRDefault="00000000" w:rsidRPr="00000000" w14:paraId="00000663">
      <w:pPr>
        <w:spacing w:after="240" w:before="240" w:lineRule="auto"/>
        <w:ind w:left="0" w:firstLine="0"/>
        <w:rPr/>
      </w:pPr>
      <w:r w:rsidDel="00000000" w:rsidR="00000000" w:rsidRPr="00000000">
        <w:rPr>
          <w:rtl w:val="0"/>
        </w:rPr>
        <w:t xml:space="preserve">#guild-tech</w:t>
      </w:r>
    </w:p>
    <w:p w:rsidR="00000000" w:rsidDel="00000000" w:rsidP="00000000" w:rsidRDefault="00000000" w:rsidRPr="00000000" w14:paraId="00000664">
      <w:pPr>
        <w:spacing w:after="240" w:before="240" w:lineRule="auto"/>
        <w:ind w:left="0" w:firstLine="0"/>
        <w:rPr/>
      </w:pPr>
      <w:r w:rsidDel="00000000" w:rsidR="00000000" w:rsidRPr="00000000">
        <w:rPr>
          <w:rtl w:val="0"/>
        </w:rPr>
        <w:t xml:space="preserve">#guild-governance</w:t>
      </w:r>
    </w:p>
    <w:p w:rsidR="00000000" w:rsidDel="00000000" w:rsidP="00000000" w:rsidRDefault="00000000" w:rsidRPr="00000000" w14:paraId="00000665">
      <w:pPr>
        <w:spacing w:after="240" w:before="240" w:lineRule="auto"/>
        <w:ind w:left="0" w:firstLine="0"/>
        <w:rPr/>
      </w:pPr>
      <w:r w:rsidDel="00000000" w:rsidR="00000000" w:rsidRPr="00000000">
        <w:rPr>
          <w:rtl w:val="0"/>
        </w:rPr>
        <w:t xml:space="preserve">#guild-living-systems</w:t>
      </w:r>
    </w:p>
    <w:p w:rsidR="00000000" w:rsidDel="00000000" w:rsidP="00000000" w:rsidRDefault="00000000" w:rsidRPr="00000000" w14:paraId="00000666">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7">
      <w:pPr>
        <w:pStyle w:val="Heading3"/>
        <w:keepNext w:val="0"/>
        <w:keepLines w:val="0"/>
        <w:ind w:left="0" w:firstLine="0"/>
        <w:rPr>
          <w:sz w:val="26"/>
          <w:szCs w:val="26"/>
        </w:rPr>
      </w:pPr>
      <w:bookmarkStart w:colFirst="0" w:colLast="0" w:name="_o369m8c8x7ss" w:id="128"/>
      <w:bookmarkEnd w:id="128"/>
      <w:r w:rsidDel="00000000" w:rsidR="00000000" w:rsidRPr="00000000">
        <w:rPr>
          <w:sz w:val="26"/>
          <w:szCs w:val="26"/>
          <w:rtl w:val="0"/>
        </w:rPr>
        <w:t xml:space="preserve">⚖️ CATEGORY 3 — GOVERNANCE &amp; PROTOCOL</w:t>
      </w:r>
    </w:p>
    <w:p w:rsidR="00000000" w:rsidDel="00000000" w:rsidP="00000000" w:rsidRDefault="00000000" w:rsidRPr="00000000" w14:paraId="00000668">
      <w:pPr>
        <w:spacing w:after="240" w:before="240" w:lineRule="auto"/>
        <w:ind w:left="0" w:firstLine="0"/>
        <w:rPr/>
      </w:pPr>
      <w:r w:rsidDel="00000000" w:rsidR="00000000" w:rsidRPr="00000000">
        <w:rPr>
          <w:rtl w:val="0"/>
        </w:rPr>
        <w:t xml:space="preserve">#governance-design</w:t>
      </w:r>
    </w:p>
    <w:p w:rsidR="00000000" w:rsidDel="00000000" w:rsidP="00000000" w:rsidRDefault="00000000" w:rsidRPr="00000000" w14:paraId="00000669">
      <w:pPr>
        <w:spacing w:after="240" w:before="240" w:lineRule="auto"/>
        <w:ind w:left="0" w:firstLine="0"/>
        <w:rPr/>
      </w:pPr>
      <w:r w:rsidDel="00000000" w:rsidR="00000000" w:rsidRPr="00000000">
        <w:rPr>
          <w:rtl w:val="0"/>
        </w:rPr>
        <w:t xml:space="preserve">#protocol-drafts</w:t>
      </w:r>
    </w:p>
    <w:p w:rsidR="00000000" w:rsidDel="00000000" w:rsidP="00000000" w:rsidRDefault="00000000" w:rsidRPr="00000000" w14:paraId="0000066A">
      <w:pPr>
        <w:spacing w:after="240" w:before="240" w:lineRule="auto"/>
        <w:ind w:left="0" w:firstLine="0"/>
        <w:rPr/>
      </w:pPr>
      <w:r w:rsidDel="00000000" w:rsidR="00000000" w:rsidRPr="00000000">
        <w:rPr>
          <w:rtl w:val="0"/>
        </w:rPr>
        <w:t xml:space="preserve">#decision-making</w:t>
      </w:r>
    </w:p>
    <w:p w:rsidR="00000000" w:rsidDel="00000000" w:rsidP="00000000" w:rsidRDefault="00000000" w:rsidRPr="00000000" w14:paraId="0000066B">
      <w:pPr>
        <w:spacing w:after="240" w:before="240" w:lineRule="auto"/>
        <w:ind w:left="0" w:firstLine="0"/>
        <w:rPr/>
      </w:pPr>
      <w:r w:rsidDel="00000000" w:rsidR="00000000" w:rsidRPr="00000000">
        <w:rPr>
          <w:rtl w:val="0"/>
        </w:rPr>
        <w:t xml:space="preserve">#agreements</w:t>
      </w:r>
    </w:p>
    <w:p w:rsidR="00000000" w:rsidDel="00000000" w:rsidP="00000000" w:rsidRDefault="00000000" w:rsidRPr="00000000" w14:paraId="0000066C">
      <w:pPr>
        <w:spacing w:after="240" w:before="240" w:lineRule="auto"/>
        <w:ind w:left="0" w:firstLine="0"/>
        <w:rPr/>
      </w:pPr>
      <w:r w:rsidDel="00000000" w:rsidR="00000000" w:rsidRPr="00000000">
        <w:rPr>
          <w:rtl w:val="0"/>
        </w:rPr>
        <w:t xml:space="preserve">#conflict-resilience</w:t>
      </w:r>
    </w:p>
    <w:p w:rsidR="00000000" w:rsidDel="00000000" w:rsidP="00000000" w:rsidRDefault="00000000" w:rsidRPr="00000000" w14:paraId="0000066D">
      <w:pPr>
        <w:spacing w:after="240" w:before="240" w:lineRule="auto"/>
        <w:ind w:left="0" w:firstLine="0"/>
        <w:rPr/>
      </w:pPr>
      <w:r w:rsidDel="00000000" w:rsidR="00000000" w:rsidRPr="00000000">
        <w:rPr>
          <w:rtl w:val="0"/>
        </w:rPr>
        <w:t xml:space="preserve">#advice-process</w:t>
      </w:r>
    </w:p>
    <w:p w:rsidR="00000000" w:rsidDel="00000000" w:rsidP="00000000" w:rsidRDefault="00000000" w:rsidRPr="00000000" w14:paraId="0000066E">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F">
      <w:pPr>
        <w:pStyle w:val="Heading3"/>
        <w:keepNext w:val="0"/>
        <w:keepLines w:val="0"/>
        <w:ind w:left="0" w:firstLine="0"/>
        <w:rPr>
          <w:sz w:val="26"/>
          <w:szCs w:val="26"/>
        </w:rPr>
      </w:pPr>
      <w:bookmarkStart w:colFirst="0" w:colLast="0" w:name="_d46f2ahywm2e" w:id="129"/>
      <w:bookmarkEnd w:id="129"/>
      <w:r w:rsidDel="00000000" w:rsidR="00000000" w:rsidRPr="00000000">
        <w:rPr>
          <w:sz w:val="26"/>
          <w:szCs w:val="26"/>
          <w:rtl w:val="0"/>
        </w:rPr>
        <w:t xml:space="preserve">🧠 CATEGORY 4 — SYSTEMS &amp; STRATEGY</w:t>
      </w:r>
    </w:p>
    <w:p w:rsidR="00000000" w:rsidDel="00000000" w:rsidP="00000000" w:rsidRDefault="00000000" w:rsidRPr="00000000" w14:paraId="00000670">
      <w:pPr>
        <w:spacing w:after="240" w:before="240" w:lineRule="auto"/>
        <w:ind w:left="0" w:firstLine="0"/>
        <w:rPr/>
      </w:pPr>
      <w:r w:rsidDel="00000000" w:rsidR="00000000" w:rsidRPr="00000000">
        <w:rPr>
          <w:rtl w:val="0"/>
        </w:rPr>
        <w:t xml:space="preserve">#systems-mapping</w:t>
      </w:r>
    </w:p>
    <w:p w:rsidR="00000000" w:rsidDel="00000000" w:rsidP="00000000" w:rsidRDefault="00000000" w:rsidRPr="00000000" w14:paraId="00000671">
      <w:pPr>
        <w:spacing w:after="240" w:before="240" w:lineRule="auto"/>
        <w:ind w:left="0" w:firstLine="0"/>
        <w:rPr/>
      </w:pPr>
      <w:r w:rsidDel="00000000" w:rsidR="00000000" w:rsidRPr="00000000">
        <w:rPr>
          <w:rtl w:val="0"/>
        </w:rPr>
        <w:t xml:space="preserve">#leverage-points</w:t>
      </w:r>
    </w:p>
    <w:p w:rsidR="00000000" w:rsidDel="00000000" w:rsidP="00000000" w:rsidRDefault="00000000" w:rsidRPr="00000000" w14:paraId="00000672">
      <w:pPr>
        <w:spacing w:after="240" w:before="240" w:lineRule="auto"/>
        <w:ind w:left="0" w:firstLine="0"/>
        <w:rPr/>
      </w:pPr>
      <w:r w:rsidDel="00000000" w:rsidR="00000000" w:rsidRPr="00000000">
        <w:rPr>
          <w:rtl w:val="0"/>
        </w:rPr>
        <w:t xml:space="preserve">#collective-intelligence</w:t>
      </w:r>
    </w:p>
    <w:p w:rsidR="00000000" w:rsidDel="00000000" w:rsidP="00000000" w:rsidRDefault="00000000" w:rsidRPr="00000000" w14:paraId="00000673">
      <w:pPr>
        <w:spacing w:after="240" w:before="240" w:lineRule="auto"/>
        <w:ind w:left="0" w:firstLine="0"/>
        <w:rPr/>
      </w:pPr>
      <w:r w:rsidDel="00000000" w:rsidR="00000000" w:rsidRPr="00000000">
        <w:rPr>
          <w:rtl w:val="0"/>
        </w:rPr>
        <w:t xml:space="preserve">#regenerative-finance</w:t>
      </w:r>
    </w:p>
    <w:p w:rsidR="00000000" w:rsidDel="00000000" w:rsidP="00000000" w:rsidRDefault="00000000" w:rsidRPr="00000000" w14:paraId="00000674">
      <w:pPr>
        <w:spacing w:after="240" w:before="240" w:lineRule="auto"/>
        <w:ind w:left="0" w:firstLine="0"/>
        <w:rPr/>
      </w:pPr>
      <w:r w:rsidDel="00000000" w:rsidR="00000000" w:rsidRPr="00000000">
        <w:rPr>
          <w:rtl w:val="0"/>
        </w:rPr>
        <w:t xml:space="preserve">#bioregional-coordination</w:t>
      </w:r>
    </w:p>
    <w:p w:rsidR="00000000" w:rsidDel="00000000" w:rsidP="00000000" w:rsidRDefault="00000000" w:rsidRPr="00000000" w14:paraId="00000675">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6">
      <w:pPr>
        <w:pStyle w:val="Heading3"/>
        <w:keepNext w:val="0"/>
        <w:keepLines w:val="0"/>
        <w:ind w:left="0" w:firstLine="0"/>
        <w:rPr>
          <w:sz w:val="26"/>
          <w:szCs w:val="26"/>
        </w:rPr>
      </w:pPr>
      <w:bookmarkStart w:colFirst="0" w:colLast="0" w:name="_ex1m4bq89omg" w:id="130"/>
      <w:bookmarkEnd w:id="130"/>
      <w:r w:rsidDel="00000000" w:rsidR="00000000" w:rsidRPr="00000000">
        <w:rPr>
          <w:sz w:val="26"/>
          <w:szCs w:val="26"/>
          <w:rtl w:val="0"/>
        </w:rPr>
        <w:t xml:space="preserve">🎭 CATEGORY 5 — CULTURE &amp; STORYTELLING</w:t>
      </w:r>
    </w:p>
    <w:p w:rsidR="00000000" w:rsidDel="00000000" w:rsidP="00000000" w:rsidRDefault="00000000" w:rsidRPr="00000000" w14:paraId="00000677">
      <w:pPr>
        <w:spacing w:after="240" w:before="240" w:lineRule="auto"/>
        <w:ind w:left="0" w:firstLine="0"/>
        <w:rPr/>
      </w:pPr>
      <w:r w:rsidDel="00000000" w:rsidR="00000000" w:rsidRPr="00000000">
        <w:rPr>
          <w:rtl w:val="0"/>
        </w:rPr>
        <w:t xml:space="preserve">#myth-making</w:t>
      </w:r>
    </w:p>
    <w:p w:rsidR="00000000" w:rsidDel="00000000" w:rsidP="00000000" w:rsidRDefault="00000000" w:rsidRPr="00000000" w14:paraId="00000678">
      <w:pPr>
        <w:spacing w:after="240" w:before="240" w:lineRule="auto"/>
        <w:ind w:left="0" w:firstLine="0"/>
        <w:rPr/>
      </w:pPr>
      <w:r w:rsidDel="00000000" w:rsidR="00000000" w:rsidRPr="00000000">
        <w:rPr>
          <w:rtl w:val="0"/>
        </w:rPr>
        <w:t xml:space="preserve">#storytelling</w:t>
      </w:r>
    </w:p>
    <w:p w:rsidR="00000000" w:rsidDel="00000000" w:rsidP="00000000" w:rsidRDefault="00000000" w:rsidRPr="00000000" w14:paraId="00000679">
      <w:pPr>
        <w:spacing w:after="240" w:before="240" w:lineRule="auto"/>
        <w:ind w:left="0" w:firstLine="0"/>
        <w:rPr/>
      </w:pPr>
      <w:r w:rsidDel="00000000" w:rsidR="00000000" w:rsidRPr="00000000">
        <w:rPr>
          <w:rtl w:val="0"/>
        </w:rPr>
        <w:t xml:space="preserve">#media-ideas</w:t>
      </w:r>
    </w:p>
    <w:p w:rsidR="00000000" w:rsidDel="00000000" w:rsidP="00000000" w:rsidRDefault="00000000" w:rsidRPr="00000000" w14:paraId="0000067A">
      <w:pPr>
        <w:spacing w:after="240" w:before="240" w:lineRule="auto"/>
        <w:ind w:left="0" w:firstLine="0"/>
        <w:rPr/>
      </w:pPr>
      <w:r w:rsidDel="00000000" w:rsidR="00000000" w:rsidRPr="00000000">
        <w:rPr>
          <w:rtl w:val="0"/>
        </w:rPr>
        <w:t xml:space="preserve">#campaign-concepts</w:t>
      </w:r>
    </w:p>
    <w:p w:rsidR="00000000" w:rsidDel="00000000" w:rsidP="00000000" w:rsidRDefault="00000000" w:rsidRPr="00000000" w14:paraId="0000067B">
      <w:pPr>
        <w:spacing w:after="240" w:before="240" w:lineRule="auto"/>
        <w:ind w:left="0" w:firstLine="0"/>
        <w:rPr/>
      </w:pPr>
      <w:r w:rsidDel="00000000" w:rsidR="00000000" w:rsidRPr="00000000">
        <w:rPr>
          <w:rtl w:val="0"/>
        </w:rPr>
        <w:t xml:space="preserve">#rituals</w:t>
      </w:r>
    </w:p>
    <w:p w:rsidR="00000000" w:rsidDel="00000000" w:rsidP="00000000" w:rsidRDefault="00000000" w:rsidRPr="00000000" w14:paraId="0000067C">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D">
      <w:pPr>
        <w:pStyle w:val="Heading3"/>
        <w:keepNext w:val="0"/>
        <w:keepLines w:val="0"/>
        <w:ind w:left="0" w:firstLine="0"/>
        <w:rPr>
          <w:sz w:val="26"/>
          <w:szCs w:val="26"/>
        </w:rPr>
      </w:pPr>
      <w:bookmarkStart w:colFirst="0" w:colLast="0" w:name="_n31nb0icnv2t" w:id="131"/>
      <w:bookmarkEnd w:id="131"/>
      <w:r w:rsidDel="00000000" w:rsidR="00000000" w:rsidRPr="00000000">
        <w:rPr>
          <w:sz w:val="26"/>
          <w:szCs w:val="26"/>
          <w:rtl w:val="0"/>
        </w:rPr>
        <w:t xml:space="preserve">🌐 CATEGORY 6 — BIOREGIONAL HUBS</w:t>
      </w:r>
    </w:p>
    <w:p w:rsidR="00000000" w:rsidDel="00000000" w:rsidP="00000000" w:rsidRDefault="00000000" w:rsidRPr="00000000" w14:paraId="0000067E">
      <w:pPr>
        <w:spacing w:after="240" w:before="240" w:lineRule="auto"/>
        <w:ind w:left="0" w:firstLine="0"/>
        <w:rPr/>
      </w:pPr>
      <w:r w:rsidDel="00000000" w:rsidR="00000000" w:rsidRPr="00000000">
        <w:rPr>
          <w:rtl w:val="0"/>
        </w:rPr>
        <w:t xml:space="preserve">(Create subchannels as needed later)</w:t>
      </w:r>
    </w:p>
    <w:p w:rsidR="00000000" w:rsidDel="00000000" w:rsidP="00000000" w:rsidRDefault="00000000" w:rsidRPr="00000000" w14:paraId="0000067F">
      <w:pPr>
        <w:spacing w:after="240" w:before="240" w:lineRule="auto"/>
        <w:ind w:left="0" w:firstLine="0"/>
        <w:rPr/>
      </w:pPr>
      <w:r w:rsidDel="00000000" w:rsidR="00000000" w:rsidRPr="00000000">
        <w:rPr>
          <w:rtl w:val="0"/>
        </w:rPr>
        <w:t xml:space="preserve">#bioregion-northeast</w:t>
      </w:r>
    </w:p>
    <w:p w:rsidR="00000000" w:rsidDel="00000000" w:rsidP="00000000" w:rsidRDefault="00000000" w:rsidRPr="00000000" w14:paraId="00000680">
      <w:pPr>
        <w:spacing w:after="240" w:before="240" w:lineRule="auto"/>
        <w:ind w:left="0" w:firstLine="0"/>
        <w:rPr/>
      </w:pPr>
      <w:r w:rsidDel="00000000" w:rsidR="00000000" w:rsidRPr="00000000">
        <w:rPr>
          <w:rtl w:val="0"/>
        </w:rPr>
        <w:t xml:space="preserve">#bioregion-cascadia</w:t>
      </w:r>
    </w:p>
    <w:p w:rsidR="00000000" w:rsidDel="00000000" w:rsidP="00000000" w:rsidRDefault="00000000" w:rsidRPr="00000000" w14:paraId="00000681">
      <w:pPr>
        <w:spacing w:after="240" w:before="240" w:lineRule="auto"/>
        <w:ind w:left="0" w:firstLine="0"/>
        <w:rPr/>
      </w:pPr>
      <w:r w:rsidDel="00000000" w:rsidR="00000000" w:rsidRPr="00000000">
        <w:rPr>
          <w:rtl w:val="0"/>
        </w:rPr>
        <w:t xml:space="preserve">#bioregion-mexico</w:t>
      </w:r>
    </w:p>
    <w:p w:rsidR="00000000" w:rsidDel="00000000" w:rsidP="00000000" w:rsidRDefault="00000000" w:rsidRPr="00000000" w14:paraId="00000682">
      <w:pPr>
        <w:spacing w:after="240" w:before="240" w:lineRule="auto"/>
        <w:ind w:left="0" w:firstLine="0"/>
        <w:rPr/>
      </w:pPr>
      <w:r w:rsidDel="00000000" w:rsidR="00000000" w:rsidRPr="00000000">
        <w:rPr>
          <w:rtl w:val="0"/>
        </w:rPr>
        <w:t xml:space="preserve">#bioregion-europe</w:t>
      </w:r>
    </w:p>
    <w:p w:rsidR="00000000" w:rsidDel="00000000" w:rsidP="00000000" w:rsidRDefault="00000000" w:rsidRPr="00000000" w14:paraId="00000683">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4">
      <w:pPr>
        <w:pStyle w:val="Heading3"/>
        <w:keepNext w:val="0"/>
        <w:keepLines w:val="0"/>
        <w:ind w:left="0" w:firstLine="0"/>
        <w:rPr>
          <w:sz w:val="26"/>
          <w:szCs w:val="26"/>
        </w:rPr>
      </w:pPr>
      <w:bookmarkStart w:colFirst="0" w:colLast="0" w:name="_obesggir1hn7" w:id="132"/>
      <w:bookmarkEnd w:id="132"/>
      <w:r w:rsidDel="00000000" w:rsidR="00000000" w:rsidRPr="00000000">
        <w:rPr>
          <w:sz w:val="26"/>
          <w:szCs w:val="26"/>
          <w:rtl w:val="0"/>
        </w:rPr>
        <w:t xml:space="preserve">🤝 CATEGORY 7 — CO-CREATION</w:t>
      </w:r>
    </w:p>
    <w:p w:rsidR="00000000" w:rsidDel="00000000" w:rsidP="00000000" w:rsidRDefault="00000000" w:rsidRPr="00000000" w14:paraId="00000685">
      <w:pPr>
        <w:spacing w:after="240" w:before="240" w:lineRule="auto"/>
        <w:ind w:left="0" w:firstLine="0"/>
        <w:rPr/>
      </w:pPr>
      <w:r w:rsidDel="00000000" w:rsidR="00000000" w:rsidRPr="00000000">
        <w:rPr>
          <w:rtl w:val="0"/>
        </w:rPr>
        <w:t xml:space="preserve">#working-groups</w:t>
      </w:r>
    </w:p>
    <w:p w:rsidR="00000000" w:rsidDel="00000000" w:rsidP="00000000" w:rsidRDefault="00000000" w:rsidRPr="00000000" w14:paraId="00000686">
      <w:pPr>
        <w:spacing w:after="240" w:before="240" w:lineRule="auto"/>
        <w:ind w:left="0" w:firstLine="0"/>
        <w:rPr/>
      </w:pPr>
      <w:r w:rsidDel="00000000" w:rsidR="00000000" w:rsidRPr="00000000">
        <w:rPr>
          <w:rtl w:val="0"/>
        </w:rPr>
        <w:t xml:space="preserve">#collaboration-requests</w:t>
      </w:r>
    </w:p>
    <w:p w:rsidR="00000000" w:rsidDel="00000000" w:rsidP="00000000" w:rsidRDefault="00000000" w:rsidRPr="00000000" w14:paraId="00000687">
      <w:pPr>
        <w:spacing w:after="240" w:before="240" w:lineRule="auto"/>
        <w:ind w:left="0" w:firstLine="0"/>
        <w:rPr/>
      </w:pPr>
      <w:r w:rsidDel="00000000" w:rsidR="00000000" w:rsidRPr="00000000">
        <w:rPr>
          <w:rtl w:val="0"/>
        </w:rPr>
        <w:t xml:space="preserve">#volunteer-opportunities</w:t>
      </w:r>
    </w:p>
    <w:p w:rsidR="00000000" w:rsidDel="00000000" w:rsidP="00000000" w:rsidRDefault="00000000" w:rsidRPr="00000000" w14:paraId="00000688">
      <w:pPr>
        <w:spacing w:after="240" w:before="240" w:lineRule="auto"/>
        <w:ind w:left="0" w:firstLine="0"/>
        <w:rPr/>
      </w:pPr>
      <w:r w:rsidDel="00000000" w:rsidR="00000000" w:rsidRPr="00000000">
        <w:rPr>
          <w:rtl w:val="0"/>
        </w:rPr>
        <w:t xml:space="preserve">#feedback-and-ideas</w:t>
      </w:r>
    </w:p>
    <w:p w:rsidR="00000000" w:rsidDel="00000000" w:rsidP="00000000" w:rsidRDefault="00000000" w:rsidRPr="00000000" w14:paraId="00000689">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A">
      <w:pPr>
        <w:pStyle w:val="Heading3"/>
        <w:keepNext w:val="0"/>
        <w:keepLines w:val="0"/>
        <w:ind w:left="0" w:firstLine="0"/>
        <w:rPr>
          <w:sz w:val="26"/>
          <w:szCs w:val="26"/>
        </w:rPr>
      </w:pPr>
      <w:bookmarkStart w:colFirst="0" w:colLast="0" w:name="_gpr08xy22m2w" w:id="133"/>
      <w:bookmarkEnd w:id="133"/>
      <w:r w:rsidDel="00000000" w:rsidR="00000000" w:rsidRPr="00000000">
        <w:rPr>
          <w:sz w:val="26"/>
          <w:szCs w:val="26"/>
          <w:rtl w:val="0"/>
        </w:rPr>
        <w:t xml:space="preserve">📚 CATEGORY 8 — ARCHIVES</w:t>
      </w:r>
    </w:p>
    <w:p w:rsidR="00000000" w:rsidDel="00000000" w:rsidP="00000000" w:rsidRDefault="00000000" w:rsidRPr="00000000" w14:paraId="0000068B">
      <w:pPr>
        <w:spacing w:after="240" w:before="240" w:lineRule="auto"/>
        <w:ind w:left="0" w:firstLine="0"/>
        <w:rPr/>
      </w:pPr>
      <w:r w:rsidDel="00000000" w:rsidR="00000000" w:rsidRPr="00000000">
        <w:rPr>
          <w:rtl w:val="0"/>
        </w:rPr>
        <w:t xml:space="preserve">#session-replays (Read-only)</w:t>
      </w:r>
    </w:p>
    <w:p w:rsidR="00000000" w:rsidDel="00000000" w:rsidP="00000000" w:rsidRDefault="00000000" w:rsidRPr="00000000" w14:paraId="0000068C">
      <w:pPr>
        <w:spacing w:after="240" w:before="240" w:lineRule="auto"/>
        <w:ind w:left="0" w:firstLine="0"/>
        <w:rPr/>
      </w:pPr>
      <w:r w:rsidDel="00000000" w:rsidR="00000000" w:rsidRPr="00000000">
        <w:rPr>
          <w:rtl w:val="0"/>
        </w:rPr>
        <w:t xml:space="preserve">#session-notes</w:t>
      </w:r>
    </w:p>
    <w:p w:rsidR="00000000" w:rsidDel="00000000" w:rsidP="00000000" w:rsidRDefault="00000000" w:rsidRPr="00000000" w14:paraId="0000068D">
      <w:pPr>
        <w:spacing w:after="240" w:before="240" w:lineRule="auto"/>
        <w:ind w:left="0" w:firstLine="0"/>
        <w:rPr/>
      </w:pPr>
      <w:r w:rsidDel="00000000" w:rsidR="00000000" w:rsidRPr="00000000">
        <w:rPr>
          <w:rtl w:val="0"/>
        </w:rPr>
        <w:t xml:space="preserve">#resource-library</w:t>
      </w:r>
    </w:p>
    <w:p w:rsidR="00000000" w:rsidDel="00000000" w:rsidP="00000000" w:rsidRDefault="00000000" w:rsidRPr="00000000" w14:paraId="0000068E">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F">
      <w:pPr>
        <w:pStyle w:val="Heading3"/>
        <w:keepNext w:val="0"/>
        <w:keepLines w:val="0"/>
        <w:ind w:left="0" w:firstLine="0"/>
        <w:rPr>
          <w:sz w:val="26"/>
          <w:szCs w:val="26"/>
        </w:rPr>
      </w:pPr>
      <w:bookmarkStart w:colFirst="0" w:colLast="0" w:name="_508amx9j5ruq" w:id="134"/>
      <w:bookmarkEnd w:id="134"/>
      <w:r w:rsidDel="00000000" w:rsidR="00000000" w:rsidRPr="00000000">
        <w:rPr>
          <w:sz w:val="26"/>
          <w:szCs w:val="26"/>
          <w:rtl w:val="0"/>
        </w:rPr>
        <w:t xml:space="preserve">🔒 CATEGORY 9 — PRIVATE (MODS ONLY)</w:t>
      </w:r>
    </w:p>
    <w:p w:rsidR="00000000" w:rsidDel="00000000" w:rsidP="00000000" w:rsidRDefault="00000000" w:rsidRPr="00000000" w14:paraId="00000690">
      <w:pPr>
        <w:spacing w:after="240" w:before="240" w:lineRule="auto"/>
        <w:ind w:left="0" w:firstLine="0"/>
        <w:rPr/>
      </w:pPr>
      <w:r w:rsidDel="00000000" w:rsidR="00000000" w:rsidRPr="00000000">
        <w:rPr>
          <w:rtl w:val="0"/>
        </w:rPr>
        <w:t xml:space="preserve">#mod-hub</w:t>
      </w:r>
    </w:p>
    <w:p w:rsidR="00000000" w:rsidDel="00000000" w:rsidP="00000000" w:rsidRDefault="00000000" w:rsidRPr="00000000" w14:paraId="00000691">
      <w:pPr>
        <w:spacing w:after="240" w:before="240" w:lineRule="auto"/>
        <w:ind w:left="0" w:firstLine="0"/>
        <w:rPr/>
      </w:pPr>
      <w:r w:rsidDel="00000000" w:rsidR="00000000" w:rsidRPr="00000000">
        <w:rPr>
          <w:rtl w:val="0"/>
        </w:rPr>
        <w:t xml:space="preserve">#tech-support</w:t>
      </w:r>
    </w:p>
    <w:p w:rsidR="00000000" w:rsidDel="00000000" w:rsidP="00000000" w:rsidRDefault="00000000" w:rsidRPr="00000000" w14:paraId="00000692">
      <w:pPr>
        <w:spacing w:after="240" w:before="240" w:lineRule="auto"/>
        <w:ind w:left="0" w:firstLine="0"/>
        <w:rPr/>
      </w:pPr>
      <w:r w:rsidDel="00000000" w:rsidR="00000000" w:rsidRPr="00000000">
        <w:rPr>
          <w:rtl w:val="0"/>
        </w:rPr>
        <w:t xml:space="preserve">#ecosystem-strategy</w:t>
      </w:r>
    </w:p>
    <w:p w:rsidR="00000000" w:rsidDel="00000000" w:rsidP="00000000" w:rsidRDefault="00000000" w:rsidRPr="00000000" w14:paraId="00000693">
      <w:pPr>
        <w:spacing w:after="240" w:before="240" w:lineRule="auto"/>
        <w:ind w:left="0" w:firstLine="0"/>
        <w:rPr/>
      </w:pPr>
      <w:r w:rsidDel="00000000" w:rsidR="00000000" w:rsidRPr="00000000">
        <w:rPr>
          <w:rtl w:val="0"/>
        </w:rPr>
        <w:t xml:space="preserve">#funder-strategy (optional, role-gated)</w:t>
      </w:r>
    </w:p>
    <w:p w:rsidR="00000000" w:rsidDel="00000000" w:rsidP="00000000" w:rsidRDefault="00000000" w:rsidRPr="00000000" w14:paraId="00000694">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5">
      <w:pPr>
        <w:pStyle w:val="Heading1"/>
        <w:keepNext w:val="0"/>
        <w:keepLines w:val="0"/>
        <w:ind w:left="0" w:firstLine="0"/>
        <w:rPr>
          <w:sz w:val="46"/>
          <w:szCs w:val="46"/>
        </w:rPr>
      </w:pPr>
      <w:bookmarkStart w:colFirst="0" w:colLast="0" w:name="_uuwi7930dv7" w:id="135"/>
      <w:bookmarkEnd w:id="135"/>
      <w:r w:rsidDel="00000000" w:rsidR="00000000" w:rsidRPr="00000000">
        <w:rPr>
          <w:sz w:val="46"/>
          <w:szCs w:val="46"/>
          <w:rtl w:val="0"/>
        </w:rPr>
        <w:t xml:space="preserve">💔 SERVER 4</w:t>
      </w:r>
    </w:p>
    <w:p w:rsidR="00000000" w:rsidDel="00000000" w:rsidP="00000000" w:rsidRDefault="00000000" w:rsidRPr="00000000" w14:paraId="00000696">
      <w:pPr>
        <w:pStyle w:val="Heading2"/>
        <w:keepNext w:val="0"/>
        <w:keepLines w:val="0"/>
        <w:ind w:left="0" w:firstLine="0"/>
        <w:rPr>
          <w:sz w:val="34"/>
          <w:szCs w:val="34"/>
        </w:rPr>
      </w:pPr>
      <w:bookmarkStart w:colFirst="0" w:colLast="0" w:name="_eh261zc0a6lz" w:id="136"/>
      <w:bookmarkEnd w:id="136"/>
      <w:r w:rsidDel="00000000" w:rsidR="00000000" w:rsidRPr="00000000">
        <w:rPr>
          <w:sz w:val="34"/>
          <w:szCs w:val="34"/>
          <w:rtl w:val="0"/>
        </w:rPr>
        <w:t xml:space="preserve">Grief &amp; Grief Transmutation Circles</w:t>
      </w:r>
    </w:p>
    <w:p w:rsidR="00000000" w:rsidDel="00000000" w:rsidP="00000000" w:rsidRDefault="00000000" w:rsidRPr="00000000" w14:paraId="00000697">
      <w:pPr>
        <w:spacing w:after="240" w:before="240" w:lineRule="auto"/>
        <w:ind w:left="0" w:firstLine="0"/>
        <w:rPr/>
      </w:pPr>
      <w:r w:rsidDel="00000000" w:rsidR="00000000" w:rsidRPr="00000000">
        <w:rPr>
          <w:rtl w:val="0"/>
        </w:rPr>
        <w:t xml:space="preserve">Server Purpose:</w:t>
      </w:r>
    </w:p>
    <w:p w:rsidR="00000000" w:rsidDel="00000000" w:rsidP="00000000" w:rsidRDefault="00000000" w:rsidRPr="00000000" w14:paraId="00000698">
      <w:pPr>
        <w:spacing w:after="240" w:before="240" w:lineRule="auto"/>
        <w:ind w:left="0" w:firstLine="0"/>
        <w:rPr/>
      </w:pPr>
      <w:r w:rsidDel="00000000" w:rsidR="00000000" w:rsidRPr="00000000">
        <w:rPr>
          <w:rtl w:val="0"/>
        </w:rPr>
        <w:t xml:space="preserve">A sacred, trauma-informed container for emotional processing, regulation, and collective resilience.</w:t>
      </w:r>
    </w:p>
    <w:p w:rsidR="00000000" w:rsidDel="00000000" w:rsidP="00000000" w:rsidRDefault="00000000" w:rsidRPr="00000000" w14:paraId="00000699">
      <w:pPr>
        <w:spacing w:after="240" w:before="240" w:lineRule="auto"/>
        <w:ind w:left="0" w:firstLine="0"/>
        <w:rPr/>
      </w:pPr>
      <w:r w:rsidDel="00000000" w:rsidR="00000000" w:rsidRPr="00000000">
        <w:rPr>
          <w:rtl w:val="0"/>
        </w:rPr>
        <w:t xml:space="preserve">Tone: Gentle, quiet, reverent, supportive</w:t>
      </w:r>
    </w:p>
    <w:p w:rsidR="00000000" w:rsidDel="00000000" w:rsidP="00000000" w:rsidRDefault="00000000" w:rsidRPr="00000000" w14:paraId="0000069A">
      <w:pPr>
        <w:spacing w:after="240" w:before="240" w:lineRule="auto"/>
        <w:ind w:left="0" w:firstLine="0"/>
        <w:rPr/>
      </w:pPr>
      <w:r w:rsidDel="00000000" w:rsidR="00000000" w:rsidRPr="00000000">
        <w:rPr>
          <w:rtl w:val="0"/>
        </w:rPr>
        <w:t xml:space="preserve">Growth Target: 20–150 members</w:t>
      </w:r>
    </w:p>
    <w:p w:rsidR="00000000" w:rsidDel="00000000" w:rsidP="00000000" w:rsidRDefault="00000000" w:rsidRPr="00000000" w14:paraId="0000069B">
      <w:pPr>
        <w:spacing w:after="240" w:before="240" w:lineRule="auto"/>
        <w:ind w:left="0" w:firstLine="0"/>
        <w:rPr/>
      </w:pPr>
      <w:r w:rsidDel="00000000" w:rsidR="00000000" w:rsidRPr="00000000">
        <w:rPr>
          <w:rtl w:val="0"/>
        </w:rPr>
        <w:t xml:space="preserve">Moderation Level: High</w:t>
      </w:r>
    </w:p>
    <w:p w:rsidR="00000000" w:rsidDel="00000000" w:rsidP="00000000" w:rsidRDefault="00000000" w:rsidRPr="00000000" w14:paraId="0000069C">
      <w:pPr>
        <w:spacing w:after="240" w:before="240" w:lineRule="auto"/>
        <w:ind w:left="0" w:firstLine="0"/>
        <w:rPr/>
      </w:pPr>
      <w:r w:rsidDel="00000000" w:rsidR="00000000" w:rsidRPr="00000000">
        <w:rPr>
          <w:rtl w:val="0"/>
        </w:rPr>
        <w:t xml:space="preserve">Use Case: Integration, reflection, resourcing between circles</w:t>
      </w:r>
    </w:p>
    <w:p w:rsidR="00000000" w:rsidDel="00000000" w:rsidP="00000000" w:rsidRDefault="00000000" w:rsidRPr="00000000" w14:paraId="0000069D">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E">
      <w:pPr>
        <w:pStyle w:val="Heading3"/>
        <w:keepNext w:val="0"/>
        <w:keepLines w:val="0"/>
        <w:ind w:left="0" w:firstLine="0"/>
        <w:rPr>
          <w:sz w:val="26"/>
          <w:szCs w:val="26"/>
        </w:rPr>
      </w:pPr>
      <w:bookmarkStart w:colFirst="0" w:colLast="0" w:name="_1yl231n1rluh" w:id="137"/>
      <w:bookmarkEnd w:id="137"/>
      <w:r w:rsidDel="00000000" w:rsidR="00000000" w:rsidRPr="00000000">
        <w:rPr>
          <w:sz w:val="26"/>
          <w:szCs w:val="26"/>
          <w:rtl w:val="0"/>
        </w:rPr>
        <w:t xml:space="preserve">🔐 CATEGORY 0 — WELCOME &amp; SAFETY</w:t>
      </w:r>
    </w:p>
    <w:p w:rsidR="00000000" w:rsidDel="00000000" w:rsidP="00000000" w:rsidRDefault="00000000" w:rsidRPr="00000000" w14:paraId="0000069F">
      <w:pPr>
        <w:spacing w:after="240" w:before="240" w:lineRule="auto"/>
        <w:ind w:left="0" w:firstLine="0"/>
        <w:rPr/>
      </w:pPr>
      <w:r w:rsidDel="00000000" w:rsidR="00000000" w:rsidRPr="00000000">
        <w:rPr>
          <w:rtl w:val="0"/>
        </w:rPr>
        <w:t xml:space="preserve">#welcome</w:t>
      </w:r>
    </w:p>
    <w:p w:rsidR="00000000" w:rsidDel="00000000" w:rsidP="00000000" w:rsidRDefault="00000000" w:rsidRPr="00000000" w14:paraId="000006A0">
      <w:pPr>
        <w:spacing w:after="240" w:before="240" w:lineRule="auto"/>
        <w:ind w:left="0" w:firstLine="0"/>
        <w:rPr/>
      </w:pPr>
      <w:r w:rsidDel="00000000" w:rsidR="00000000" w:rsidRPr="00000000">
        <w:rPr>
          <w:rtl w:val="0"/>
        </w:rPr>
        <w:t xml:space="preserve">#start-here</w:t>
      </w:r>
    </w:p>
    <w:p w:rsidR="00000000" w:rsidDel="00000000" w:rsidP="00000000" w:rsidRDefault="00000000" w:rsidRPr="00000000" w14:paraId="000006A1">
      <w:pPr>
        <w:spacing w:after="240" w:before="240" w:lineRule="auto"/>
        <w:ind w:left="0" w:firstLine="0"/>
        <w:rPr/>
      </w:pPr>
      <w:r w:rsidDel="00000000" w:rsidR="00000000" w:rsidRPr="00000000">
        <w:rPr>
          <w:rtl w:val="0"/>
        </w:rPr>
        <w:t xml:space="preserve">#grief-guidelines (Read-only)</w:t>
      </w:r>
    </w:p>
    <w:p w:rsidR="00000000" w:rsidDel="00000000" w:rsidP="00000000" w:rsidRDefault="00000000" w:rsidRPr="00000000" w14:paraId="000006A2">
      <w:pPr>
        <w:spacing w:after="240" w:before="240" w:lineRule="auto"/>
        <w:ind w:left="0" w:firstLine="0"/>
        <w:rPr/>
      </w:pPr>
      <w:r w:rsidDel="00000000" w:rsidR="00000000" w:rsidRPr="00000000">
        <w:rPr>
          <w:rtl w:val="0"/>
        </w:rPr>
        <w:t xml:space="preserve">#confidentiality (Read-only)</w:t>
      </w:r>
    </w:p>
    <w:p w:rsidR="00000000" w:rsidDel="00000000" w:rsidP="00000000" w:rsidRDefault="00000000" w:rsidRPr="00000000" w14:paraId="000006A3">
      <w:pPr>
        <w:spacing w:after="240" w:before="240" w:lineRule="auto"/>
        <w:ind w:left="0" w:firstLine="0"/>
        <w:rPr/>
      </w:pPr>
      <w:r w:rsidDel="00000000" w:rsidR="00000000" w:rsidRPr="00000000">
        <w:rPr>
          <w:rtl w:val="0"/>
        </w:rPr>
        <w:t xml:space="preserve">#circle-announcements (Mods only)</w:t>
      </w:r>
    </w:p>
    <w:p w:rsidR="00000000" w:rsidDel="00000000" w:rsidP="00000000" w:rsidRDefault="00000000" w:rsidRPr="00000000" w14:paraId="000006A4">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5">
      <w:pPr>
        <w:pStyle w:val="Heading3"/>
        <w:keepNext w:val="0"/>
        <w:keepLines w:val="0"/>
        <w:ind w:left="0" w:firstLine="0"/>
        <w:rPr>
          <w:sz w:val="26"/>
          <w:szCs w:val="26"/>
        </w:rPr>
      </w:pPr>
      <w:bookmarkStart w:colFirst="0" w:colLast="0" w:name="_a0j8xfzaic3r" w:id="138"/>
      <w:bookmarkEnd w:id="138"/>
      <w:r w:rsidDel="00000000" w:rsidR="00000000" w:rsidRPr="00000000">
        <w:rPr>
          <w:sz w:val="26"/>
          <w:szCs w:val="26"/>
          <w:rtl w:val="0"/>
        </w:rPr>
        <w:t xml:space="preserve">🌿 CATEGORY 1 — INTEGRATION &amp; REFLECTION</w:t>
      </w:r>
    </w:p>
    <w:p w:rsidR="00000000" w:rsidDel="00000000" w:rsidP="00000000" w:rsidRDefault="00000000" w:rsidRPr="00000000" w14:paraId="000006A6">
      <w:pPr>
        <w:spacing w:after="240" w:before="240" w:lineRule="auto"/>
        <w:ind w:left="0" w:firstLine="0"/>
        <w:rPr/>
      </w:pPr>
      <w:r w:rsidDel="00000000" w:rsidR="00000000" w:rsidRPr="00000000">
        <w:rPr>
          <w:rtl w:val="0"/>
        </w:rPr>
        <w:t xml:space="preserve">#grief-reflections</w:t>
      </w:r>
    </w:p>
    <w:p w:rsidR="00000000" w:rsidDel="00000000" w:rsidP="00000000" w:rsidRDefault="00000000" w:rsidRPr="00000000" w14:paraId="000006A7">
      <w:pPr>
        <w:spacing w:after="240" w:before="240" w:lineRule="auto"/>
        <w:ind w:left="0" w:firstLine="0"/>
        <w:rPr/>
      </w:pPr>
      <w:r w:rsidDel="00000000" w:rsidR="00000000" w:rsidRPr="00000000">
        <w:rPr>
          <w:rtl w:val="0"/>
        </w:rPr>
        <w:t xml:space="preserve">#integration-journals</w:t>
      </w:r>
    </w:p>
    <w:p w:rsidR="00000000" w:rsidDel="00000000" w:rsidP="00000000" w:rsidRDefault="00000000" w:rsidRPr="00000000" w14:paraId="000006A8">
      <w:pPr>
        <w:spacing w:after="240" w:before="240" w:lineRule="auto"/>
        <w:ind w:left="0" w:firstLine="0"/>
        <w:rPr/>
      </w:pPr>
      <w:r w:rsidDel="00000000" w:rsidR="00000000" w:rsidRPr="00000000">
        <w:rPr>
          <w:rtl w:val="0"/>
        </w:rPr>
        <w:t xml:space="preserve">#gentle-sharing</w:t>
      </w:r>
    </w:p>
    <w:p w:rsidR="00000000" w:rsidDel="00000000" w:rsidP="00000000" w:rsidRDefault="00000000" w:rsidRPr="00000000" w14:paraId="000006A9">
      <w:pPr>
        <w:spacing w:after="240" w:before="240" w:lineRule="auto"/>
        <w:ind w:left="0" w:firstLine="0"/>
        <w:rPr/>
      </w:pPr>
      <w:r w:rsidDel="00000000" w:rsidR="00000000" w:rsidRPr="00000000">
        <w:rPr>
          <w:rtl w:val="0"/>
        </w:rPr>
        <w:t xml:space="preserve">#check-ins</w:t>
      </w:r>
    </w:p>
    <w:p w:rsidR="00000000" w:rsidDel="00000000" w:rsidP="00000000" w:rsidRDefault="00000000" w:rsidRPr="00000000" w14:paraId="000006AA">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B">
      <w:pPr>
        <w:pStyle w:val="Heading3"/>
        <w:keepNext w:val="0"/>
        <w:keepLines w:val="0"/>
        <w:ind w:left="0" w:firstLine="0"/>
        <w:rPr>
          <w:sz w:val="26"/>
          <w:szCs w:val="26"/>
        </w:rPr>
      </w:pPr>
      <w:bookmarkStart w:colFirst="0" w:colLast="0" w:name="_pbj5d3jxllec" w:id="139"/>
      <w:bookmarkEnd w:id="139"/>
      <w:r w:rsidDel="00000000" w:rsidR="00000000" w:rsidRPr="00000000">
        <w:rPr>
          <w:sz w:val="26"/>
          <w:szCs w:val="26"/>
          <w:rtl w:val="0"/>
        </w:rPr>
        <w:t xml:space="preserve">🧘 CATEGORY 2 — REGULATION &amp; RESOURCING</w:t>
      </w:r>
    </w:p>
    <w:p w:rsidR="00000000" w:rsidDel="00000000" w:rsidP="00000000" w:rsidRDefault="00000000" w:rsidRPr="00000000" w14:paraId="000006AC">
      <w:pPr>
        <w:spacing w:after="240" w:before="240" w:lineRule="auto"/>
        <w:ind w:left="0" w:firstLine="0"/>
        <w:rPr/>
      </w:pPr>
      <w:r w:rsidDel="00000000" w:rsidR="00000000" w:rsidRPr="00000000">
        <w:rPr>
          <w:rtl w:val="0"/>
        </w:rPr>
        <w:t xml:space="preserve">#grounding-practices</w:t>
      </w:r>
    </w:p>
    <w:p w:rsidR="00000000" w:rsidDel="00000000" w:rsidP="00000000" w:rsidRDefault="00000000" w:rsidRPr="00000000" w14:paraId="000006AD">
      <w:pPr>
        <w:spacing w:after="240" w:before="240" w:lineRule="auto"/>
        <w:ind w:left="0" w:firstLine="0"/>
        <w:rPr/>
      </w:pPr>
      <w:r w:rsidDel="00000000" w:rsidR="00000000" w:rsidRPr="00000000">
        <w:rPr>
          <w:rtl w:val="0"/>
        </w:rPr>
        <w:t xml:space="preserve">#somatic-tools</w:t>
      </w:r>
    </w:p>
    <w:p w:rsidR="00000000" w:rsidDel="00000000" w:rsidP="00000000" w:rsidRDefault="00000000" w:rsidRPr="00000000" w14:paraId="000006AE">
      <w:pPr>
        <w:spacing w:after="240" w:before="240" w:lineRule="auto"/>
        <w:ind w:left="0" w:firstLine="0"/>
        <w:rPr/>
      </w:pPr>
      <w:r w:rsidDel="00000000" w:rsidR="00000000" w:rsidRPr="00000000">
        <w:rPr>
          <w:rtl w:val="0"/>
        </w:rPr>
        <w:t xml:space="preserve">#breathwork</w:t>
      </w:r>
    </w:p>
    <w:p w:rsidR="00000000" w:rsidDel="00000000" w:rsidP="00000000" w:rsidRDefault="00000000" w:rsidRPr="00000000" w14:paraId="000006AF">
      <w:pPr>
        <w:spacing w:after="240" w:before="240" w:lineRule="auto"/>
        <w:ind w:left="0" w:firstLine="0"/>
        <w:rPr/>
      </w:pPr>
      <w:r w:rsidDel="00000000" w:rsidR="00000000" w:rsidRPr="00000000">
        <w:rPr>
          <w:rtl w:val="0"/>
        </w:rPr>
        <w:t xml:space="preserve">#sound-and-silence</w:t>
      </w:r>
    </w:p>
    <w:p w:rsidR="00000000" w:rsidDel="00000000" w:rsidP="00000000" w:rsidRDefault="00000000" w:rsidRPr="00000000" w14:paraId="000006B0">
      <w:pPr>
        <w:spacing w:after="240" w:before="240" w:lineRule="auto"/>
        <w:ind w:left="0" w:firstLine="0"/>
        <w:rPr/>
      </w:pPr>
      <w:r w:rsidDel="00000000" w:rsidR="00000000" w:rsidRPr="00000000">
        <w:rPr>
          <w:rtl w:val="0"/>
        </w:rPr>
        <w:t xml:space="preserve">#nervous-system-care</w:t>
      </w:r>
    </w:p>
    <w:p w:rsidR="00000000" w:rsidDel="00000000" w:rsidP="00000000" w:rsidRDefault="00000000" w:rsidRPr="00000000" w14:paraId="000006B1">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2">
      <w:pPr>
        <w:pStyle w:val="Heading3"/>
        <w:keepNext w:val="0"/>
        <w:keepLines w:val="0"/>
        <w:ind w:left="0" w:firstLine="0"/>
        <w:rPr>
          <w:sz w:val="26"/>
          <w:szCs w:val="26"/>
        </w:rPr>
      </w:pPr>
      <w:bookmarkStart w:colFirst="0" w:colLast="0" w:name="_bvb4xfhnnd8j" w:id="140"/>
      <w:bookmarkEnd w:id="140"/>
      <w:r w:rsidDel="00000000" w:rsidR="00000000" w:rsidRPr="00000000">
        <w:rPr>
          <w:sz w:val="26"/>
          <w:szCs w:val="26"/>
          <w:rtl w:val="0"/>
        </w:rPr>
        <w:t xml:space="preserve">🎨 CATEGORY 3 — CREATIVE TRANSMUTATION</w:t>
      </w:r>
    </w:p>
    <w:p w:rsidR="00000000" w:rsidDel="00000000" w:rsidP="00000000" w:rsidRDefault="00000000" w:rsidRPr="00000000" w14:paraId="000006B3">
      <w:pPr>
        <w:spacing w:after="240" w:before="240" w:lineRule="auto"/>
        <w:ind w:left="0" w:firstLine="0"/>
        <w:rPr/>
      </w:pPr>
      <w:r w:rsidDel="00000000" w:rsidR="00000000" w:rsidRPr="00000000">
        <w:rPr>
          <w:rtl w:val="0"/>
        </w:rPr>
        <w:t xml:space="preserve">#heartsharing-art</w:t>
      </w:r>
    </w:p>
    <w:p w:rsidR="00000000" w:rsidDel="00000000" w:rsidP="00000000" w:rsidRDefault="00000000" w:rsidRPr="00000000" w14:paraId="000006B4">
      <w:pPr>
        <w:spacing w:after="240" w:before="240" w:lineRule="auto"/>
        <w:ind w:left="0" w:firstLine="0"/>
        <w:rPr/>
      </w:pPr>
      <w:r w:rsidDel="00000000" w:rsidR="00000000" w:rsidRPr="00000000">
        <w:rPr>
          <w:rtl w:val="0"/>
        </w:rPr>
        <w:t xml:space="preserve">#poetry</w:t>
      </w:r>
    </w:p>
    <w:p w:rsidR="00000000" w:rsidDel="00000000" w:rsidP="00000000" w:rsidRDefault="00000000" w:rsidRPr="00000000" w14:paraId="000006B5">
      <w:pPr>
        <w:spacing w:after="240" w:before="240" w:lineRule="auto"/>
        <w:ind w:left="0" w:firstLine="0"/>
        <w:rPr/>
      </w:pPr>
      <w:r w:rsidDel="00000000" w:rsidR="00000000" w:rsidRPr="00000000">
        <w:rPr>
          <w:rtl w:val="0"/>
        </w:rPr>
        <w:t xml:space="preserve">#music</w:t>
      </w:r>
    </w:p>
    <w:p w:rsidR="00000000" w:rsidDel="00000000" w:rsidP="00000000" w:rsidRDefault="00000000" w:rsidRPr="00000000" w14:paraId="000006B6">
      <w:pPr>
        <w:spacing w:after="240" w:before="240" w:lineRule="auto"/>
        <w:ind w:left="0" w:firstLine="0"/>
        <w:rPr/>
      </w:pPr>
      <w:r w:rsidDel="00000000" w:rsidR="00000000" w:rsidRPr="00000000">
        <w:rPr>
          <w:rtl w:val="0"/>
        </w:rPr>
        <w:t xml:space="preserve">#visual-expression</w:t>
      </w:r>
    </w:p>
    <w:p w:rsidR="00000000" w:rsidDel="00000000" w:rsidP="00000000" w:rsidRDefault="00000000" w:rsidRPr="00000000" w14:paraId="000006B7">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8">
      <w:pPr>
        <w:pStyle w:val="Heading3"/>
        <w:keepNext w:val="0"/>
        <w:keepLines w:val="0"/>
        <w:ind w:left="0" w:firstLine="0"/>
        <w:rPr>
          <w:sz w:val="26"/>
          <w:szCs w:val="26"/>
        </w:rPr>
      </w:pPr>
      <w:bookmarkStart w:colFirst="0" w:colLast="0" w:name="_gdaijvvbaeke" w:id="141"/>
      <w:bookmarkEnd w:id="141"/>
      <w:r w:rsidDel="00000000" w:rsidR="00000000" w:rsidRPr="00000000">
        <w:rPr>
          <w:sz w:val="26"/>
          <w:szCs w:val="26"/>
          <w:rtl w:val="0"/>
        </w:rPr>
        <w:t xml:space="preserve">📚 CATEGORY 4 — RESOURCES</w:t>
      </w:r>
    </w:p>
    <w:p w:rsidR="00000000" w:rsidDel="00000000" w:rsidP="00000000" w:rsidRDefault="00000000" w:rsidRPr="00000000" w14:paraId="000006B9">
      <w:pPr>
        <w:spacing w:after="240" w:before="240" w:lineRule="auto"/>
        <w:ind w:left="0" w:firstLine="0"/>
        <w:rPr/>
      </w:pPr>
      <w:r w:rsidDel="00000000" w:rsidR="00000000" w:rsidRPr="00000000">
        <w:rPr>
          <w:rtl w:val="0"/>
        </w:rPr>
        <w:t xml:space="preserve">#heartsharing-resources</w:t>
      </w:r>
    </w:p>
    <w:p w:rsidR="00000000" w:rsidDel="00000000" w:rsidP="00000000" w:rsidRDefault="00000000" w:rsidRPr="00000000" w14:paraId="000006BA">
      <w:pPr>
        <w:spacing w:after="240" w:before="240" w:lineRule="auto"/>
        <w:ind w:left="0" w:firstLine="0"/>
        <w:rPr/>
      </w:pPr>
      <w:r w:rsidDel="00000000" w:rsidR="00000000" w:rsidRPr="00000000">
        <w:rPr>
          <w:rtl w:val="0"/>
        </w:rPr>
        <w:t xml:space="preserve">#mental-health-support</w:t>
      </w:r>
    </w:p>
    <w:p w:rsidR="00000000" w:rsidDel="00000000" w:rsidP="00000000" w:rsidRDefault="00000000" w:rsidRPr="00000000" w14:paraId="000006BB">
      <w:pPr>
        <w:spacing w:after="240" w:before="240" w:lineRule="auto"/>
        <w:ind w:left="0" w:firstLine="0"/>
        <w:rPr/>
      </w:pPr>
      <w:r w:rsidDel="00000000" w:rsidR="00000000" w:rsidRPr="00000000">
        <w:rPr>
          <w:rtl w:val="0"/>
        </w:rPr>
        <w:t xml:space="preserve">#trauma-informed-content</w:t>
      </w:r>
    </w:p>
    <w:p w:rsidR="00000000" w:rsidDel="00000000" w:rsidP="00000000" w:rsidRDefault="00000000" w:rsidRPr="00000000" w14:paraId="000006BC">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D">
      <w:pPr>
        <w:pStyle w:val="Heading3"/>
        <w:keepNext w:val="0"/>
        <w:keepLines w:val="0"/>
        <w:ind w:left="0" w:firstLine="0"/>
        <w:rPr>
          <w:sz w:val="26"/>
          <w:szCs w:val="26"/>
        </w:rPr>
      </w:pPr>
      <w:bookmarkStart w:colFirst="0" w:colLast="0" w:name="_7oar2q10r0l4" w:id="142"/>
      <w:bookmarkEnd w:id="142"/>
      <w:r w:rsidDel="00000000" w:rsidR="00000000" w:rsidRPr="00000000">
        <w:rPr>
          <w:sz w:val="26"/>
          <w:szCs w:val="26"/>
          <w:rtl w:val="0"/>
        </w:rPr>
        <w:t xml:space="preserve">🔒 CATEGORY 5 — PRIVATE (FACILITATORS ONLY)</w:t>
      </w:r>
    </w:p>
    <w:p w:rsidR="00000000" w:rsidDel="00000000" w:rsidP="00000000" w:rsidRDefault="00000000" w:rsidRPr="00000000" w14:paraId="000006BE">
      <w:pPr>
        <w:spacing w:after="240" w:before="240" w:lineRule="auto"/>
        <w:ind w:left="0" w:firstLine="0"/>
        <w:rPr/>
      </w:pPr>
      <w:r w:rsidDel="00000000" w:rsidR="00000000" w:rsidRPr="00000000">
        <w:rPr>
          <w:rtl w:val="0"/>
        </w:rPr>
        <w:t xml:space="preserve">#facilitator-hub</w:t>
      </w:r>
    </w:p>
    <w:p w:rsidR="00000000" w:rsidDel="00000000" w:rsidP="00000000" w:rsidRDefault="00000000" w:rsidRPr="00000000" w14:paraId="000006BF">
      <w:pPr>
        <w:spacing w:after="240" w:before="240" w:lineRule="auto"/>
        <w:ind w:left="0" w:firstLine="0"/>
        <w:rPr/>
      </w:pPr>
      <w:r w:rsidDel="00000000" w:rsidR="00000000" w:rsidRPr="00000000">
        <w:rPr>
          <w:rtl w:val="0"/>
        </w:rPr>
        <w:t xml:space="preserve">#incident-support</w:t>
      </w:r>
    </w:p>
    <w:p w:rsidR="00000000" w:rsidDel="00000000" w:rsidP="00000000" w:rsidRDefault="00000000" w:rsidRPr="00000000" w14:paraId="000006C0">
      <w:pPr>
        <w:spacing w:after="240" w:before="240" w:lineRule="auto"/>
        <w:ind w:left="0" w:firstLine="0"/>
        <w:rPr/>
      </w:pPr>
      <w:r w:rsidDel="00000000" w:rsidR="00000000" w:rsidRPr="00000000">
        <w:rPr>
          <w:rtl w:val="0"/>
        </w:rPr>
        <w:t xml:space="preserve">#care-coordination</w:t>
      </w:r>
    </w:p>
    <w:p w:rsidR="00000000" w:rsidDel="00000000" w:rsidP="00000000" w:rsidRDefault="00000000" w:rsidRPr="00000000" w14:paraId="000006C1">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2">
      <w:pPr>
        <w:spacing w:after="240" w:before="240" w:lineRule="auto"/>
        <w:ind w:left="0" w:firstLine="0"/>
        <w:rPr/>
      </w:pPr>
      <w:r w:rsidDel="00000000" w:rsidR="00000000" w:rsidRPr="00000000">
        <w:rPr>
          <w:rtl w:val="0"/>
        </w:rPr>
      </w:r>
    </w:p>
    <w:p w:rsidR="00000000" w:rsidDel="00000000" w:rsidP="00000000" w:rsidRDefault="00000000" w:rsidRPr="00000000" w14:paraId="000006C3">
      <w:pPr>
        <w:spacing w:after="240" w:before="240" w:lineRule="auto"/>
        <w:ind w:left="0" w:firstLine="0"/>
        <w:rPr/>
      </w:pPr>
      <w:r w:rsidDel="00000000" w:rsidR="00000000" w:rsidRPr="00000000">
        <w:rPr>
          <w:rtl w:val="0"/>
        </w:rPr>
      </w:r>
    </w:p>
    <w:p w:rsidR="00000000" w:rsidDel="00000000" w:rsidP="00000000" w:rsidRDefault="00000000" w:rsidRPr="00000000" w14:paraId="000006C4">
      <w:pPr>
        <w:spacing w:after="240" w:before="240" w:lineRule="auto"/>
        <w:ind w:left="0" w:firstLine="0"/>
        <w:rPr/>
      </w:pPr>
      <w:r w:rsidDel="00000000" w:rsidR="00000000" w:rsidRPr="00000000">
        <w:rPr>
          <w:rtl w:val="0"/>
        </w:rPr>
      </w:r>
    </w:p>
    <w:p w:rsidR="00000000" w:rsidDel="00000000" w:rsidP="00000000" w:rsidRDefault="00000000" w:rsidRPr="00000000" w14:paraId="000006C5">
      <w:pPr>
        <w:spacing w:after="240" w:before="240" w:lineRule="auto"/>
        <w:ind w:left="0" w:firstLine="0"/>
        <w:rPr/>
      </w:pPr>
      <w:r w:rsidDel="00000000" w:rsidR="00000000" w:rsidRPr="00000000">
        <w:rPr>
          <w:rtl w:val="0"/>
        </w:rPr>
        <w:t xml:space="preserve">Administrator-ready outline of:</w:t>
      </w:r>
    </w:p>
    <w:p w:rsidR="00000000" w:rsidDel="00000000" w:rsidP="00000000" w:rsidRDefault="00000000" w:rsidRPr="00000000" w14:paraId="000006C6">
      <w:pPr>
        <w:numPr>
          <w:ilvl w:val="0"/>
          <w:numId w:val="46"/>
        </w:numPr>
        <w:spacing w:after="0" w:afterAutospacing="0" w:before="480" w:lineRule="auto"/>
        <w:ind w:left="720" w:hanging="360"/>
      </w:pPr>
      <w:r w:rsidDel="00000000" w:rsidR="00000000" w:rsidRPr="00000000">
        <w:rPr>
          <w:rtl w:val="0"/>
        </w:rPr>
        <w:t xml:space="preserve">The categories of support you need</w:t>
        <w:br w:type="textWrapping"/>
      </w:r>
    </w:p>
    <w:p w:rsidR="00000000" w:rsidDel="00000000" w:rsidP="00000000" w:rsidRDefault="00000000" w:rsidRPr="00000000" w14:paraId="000006C7">
      <w:pPr>
        <w:numPr>
          <w:ilvl w:val="0"/>
          <w:numId w:val="46"/>
        </w:numPr>
        <w:spacing w:after="0" w:afterAutospacing="0" w:before="0" w:beforeAutospacing="0" w:lineRule="auto"/>
        <w:ind w:left="720" w:hanging="360"/>
      </w:pPr>
      <w:r w:rsidDel="00000000" w:rsidR="00000000" w:rsidRPr="00000000">
        <w:rPr>
          <w:rtl w:val="0"/>
        </w:rPr>
        <w:t xml:space="preserve">The specific roles inside each category</w:t>
        <w:br w:type="textWrapping"/>
      </w:r>
    </w:p>
    <w:p w:rsidR="00000000" w:rsidDel="00000000" w:rsidP="00000000" w:rsidRDefault="00000000" w:rsidRPr="00000000" w14:paraId="000006C8">
      <w:pPr>
        <w:numPr>
          <w:ilvl w:val="0"/>
          <w:numId w:val="46"/>
        </w:numPr>
        <w:spacing w:after="0" w:afterAutospacing="0" w:before="0" w:beforeAutospacing="0" w:lineRule="auto"/>
        <w:ind w:left="720" w:hanging="360"/>
      </w:pPr>
      <w:r w:rsidDel="00000000" w:rsidR="00000000" w:rsidRPr="00000000">
        <w:rPr>
          <w:rtl w:val="0"/>
        </w:rPr>
        <w:t xml:space="preserve">What each role is responsible for</w:t>
        <w:br w:type="textWrapping"/>
      </w:r>
    </w:p>
    <w:p w:rsidR="00000000" w:rsidDel="00000000" w:rsidP="00000000" w:rsidRDefault="00000000" w:rsidRPr="00000000" w14:paraId="000006C9">
      <w:pPr>
        <w:numPr>
          <w:ilvl w:val="0"/>
          <w:numId w:val="46"/>
        </w:numPr>
        <w:spacing w:after="0" w:afterAutospacing="0" w:before="0" w:beforeAutospacing="0" w:lineRule="auto"/>
        <w:ind w:left="720" w:hanging="360"/>
      </w:pPr>
      <w:r w:rsidDel="00000000" w:rsidR="00000000" w:rsidRPr="00000000">
        <w:rPr>
          <w:rtl w:val="0"/>
        </w:rPr>
        <w:t xml:space="preserve">Remote vs. in-person needs</w:t>
        <w:br w:type="textWrapping"/>
      </w:r>
    </w:p>
    <w:p w:rsidR="00000000" w:rsidDel="00000000" w:rsidP="00000000" w:rsidRDefault="00000000" w:rsidRPr="00000000" w14:paraId="000006CA">
      <w:pPr>
        <w:numPr>
          <w:ilvl w:val="0"/>
          <w:numId w:val="46"/>
        </w:numPr>
        <w:spacing w:after="0" w:afterAutospacing="0" w:before="0" w:beforeAutospacing="0" w:lineRule="auto"/>
        <w:ind w:left="720" w:hanging="360"/>
      </w:pPr>
      <w:r w:rsidDel="00000000" w:rsidR="00000000" w:rsidRPr="00000000">
        <w:rPr>
          <w:rtl w:val="0"/>
        </w:rPr>
        <w:t xml:space="preserve">Where roles could be combined</w:t>
        <w:br w:type="textWrapping"/>
      </w:r>
    </w:p>
    <w:p w:rsidR="00000000" w:rsidDel="00000000" w:rsidP="00000000" w:rsidRDefault="00000000" w:rsidRPr="00000000" w14:paraId="000006CB">
      <w:pPr>
        <w:numPr>
          <w:ilvl w:val="0"/>
          <w:numId w:val="46"/>
        </w:numPr>
        <w:spacing w:after="480" w:before="0" w:beforeAutospacing="0" w:lineRule="auto"/>
        <w:ind w:left="720" w:hanging="360"/>
      </w:pPr>
      <w:r w:rsidDel="00000000" w:rsidR="00000000" w:rsidRPr="00000000">
        <w:rPr>
          <w:rtl w:val="0"/>
        </w:rPr>
        <w:t xml:space="preserve">What to ask candidates to propose (scope + funding needs)</w:t>
        <w:br w:type="textWrapping"/>
      </w:r>
    </w:p>
    <w:p w:rsidR="00000000" w:rsidDel="00000000" w:rsidP="00000000" w:rsidRDefault="00000000" w:rsidRPr="00000000" w14:paraId="000006CC">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D">
      <w:pPr>
        <w:pStyle w:val="Heading1"/>
        <w:keepNext w:val="0"/>
        <w:keepLines w:val="0"/>
        <w:ind w:left="0" w:firstLine="0"/>
        <w:rPr>
          <w:sz w:val="46"/>
          <w:szCs w:val="46"/>
        </w:rPr>
      </w:pPr>
      <w:bookmarkStart w:colFirst="0" w:colLast="0" w:name="_mcxxgvgkgbnv" w:id="143"/>
      <w:bookmarkEnd w:id="143"/>
      <w:r w:rsidDel="00000000" w:rsidR="00000000" w:rsidRPr="00000000">
        <w:rPr>
          <w:sz w:val="46"/>
          <w:szCs w:val="46"/>
          <w:rtl w:val="0"/>
        </w:rPr>
        <w:t xml:space="preserve">🧭 LIVE WITH SYD</w:t>
      </w:r>
    </w:p>
    <w:p w:rsidR="00000000" w:rsidDel="00000000" w:rsidP="00000000" w:rsidRDefault="00000000" w:rsidRPr="00000000" w14:paraId="000006CE">
      <w:pPr>
        <w:pStyle w:val="Heading2"/>
        <w:keepNext w:val="0"/>
        <w:keepLines w:val="0"/>
        <w:ind w:left="0" w:firstLine="0"/>
        <w:rPr>
          <w:sz w:val="34"/>
          <w:szCs w:val="34"/>
        </w:rPr>
      </w:pPr>
      <w:bookmarkStart w:colFirst="0" w:colLast="0" w:name="_iw4i203sw5v0" w:id="144"/>
      <w:bookmarkEnd w:id="144"/>
      <w:r w:rsidDel="00000000" w:rsidR="00000000" w:rsidRPr="00000000">
        <w:rPr>
          <w:sz w:val="34"/>
          <w:szCs w:val="34"/>
          <w:rtl w:val="0"/>
        </w:rPr>
        <w:t xml:space="preserve">Support Structure &amp; Roles Outline</w:t>
      </w:r>
    </w:p>
    <w:p w:rsidR="00000000" w:rsidDel="00000000" w:rsidP="00000000" w:rsidRDefault="00000000" w:rsidRPr="00000000" w14:paraId="000006CF">
      <w:pPr>
        <w:spacing w:after="240" w:before="240" w:lineRule="auto"/>
        <w:ind w:left="0" w:firstLine="0"/>
        <w:rPr/>
      </w:pPr>
      <w:r w:rsidDel="00000000" w:rsidR="00000000" w:rsidRPr="00000000">
        <w:rPr>
          <w:rtl w:val="0"/>
        </w:rPr>
        <w:t xml:space="preserve">For Administrator Use — Hiring &amp; Coordination Guide - </w:t>
      </w:r>
    </w:p>
    <w:p w:rsidR="00000000" w:rsidDel="00000000" w:rsidP="00000000" w:rsidRDefault="00000000" w:rsidRPr="00000000" w14:paraId="000006D0">
      <w:pPr>
        <w:spacing w:after="240" w:before="240" w:lineRule="auto"/>
        <w:ind w:left="0" w:firstLine="0"/>
        <w:rPr/>
      </w:pPr>
      <w:r w:rsidDel="00000000" w:rsidR="00000000" w:rsidRPr="00000000">
        <w:rPr>
          <w:rtl w:val="0"/>
        </w:rPr>
        <w:t xml:space="preserve">This outlines the different types of support needed to launch and sustain Live with Syd as a values-aligned, scalable, and operationally sane ecosystem.</w:t>
      </w:r>
    </w:p>
    <w:p w:rsidR="00000000" w:rsidDel="00000000" w:rsidP="00000000" w:rsidRDefault="00000000" w:rsidRPr="00000000" w14:paraId="000006D1">
      <w:pPr>
        <w:spacing w:after="240" w:before="240" w:lineRule="auto"/>
        <w:ind w:left="0" w:firstLine="0"/>
        <w:rPr/>
      </w:pPr>
      <w:r w:rsidDel="00000000" w:rsidR="00000000" w:rsidRPr="00000000">
        <w:rPr>
          <w:rtl w:val="0"/>
        </w:rPr>
        <w:t xml:space="preserve">Each role includes:</w:t>
      </w:r>
    </w:p>
    <w:p w:rsidR="00000000" w:rsidDel="00000000" w:rsidP="00000000" w:rsidRDefault="00000000" w:rsidRPr="00000000" w14:paraId="000006D2">
      <w:pPr>
        <w:numPr>
          <w:ilvl w:val="0"/>
          <w:numId w:val="97"/>
        </w:numPr>
        <w:spacing w:after="0" w:afterAutospacing="0" w:before="480" w:lineRule="auto"/>
        <w:ind w:left="720" w:hanging="360"/>
      </w:pPr>
      <w:r w:rsidDel="00000000" w:rsidR="00000000" w:rsidRPr="00000000">
        <w:rPr>
          <w:rtl w:val="0"/>
        </w:rPr>
        <w:t xml:space="preserve">Core responsibilities</w:t>
        <w:br w:type="textWrapping"/>
      </w:r>
    </w:p>
    <w:p w:rsidR="00000000" w:rsidDel="00000000" w:rsidP="00000000" w:rsidRDefault="00000000" w:rsidRPr="00000000" w14:paraId="000006D3">
      <w:pPr>
        <w:numPr>
          <w:ilvl w:val="0"/>
          <w:numId w:val="97"/>
        </w:numPr>
        <w:spacing w:after="0" w:afterAutospacing="0" w:before="0" w:beforeAutospacing="0" w:lineRule="auto"/>
        <w:ind w:left="720" w:hanging="360"/>
      </w:pPr>
      <w:r w:rsidDel="00000000" w:rsidR="00000000" w:rsidRPr="00000000">
        <w:rPr>
          <w:rtl w:val="0"/>
        </w:rPr>
        <w:t xml:space="preserve">Skill profile</w:t>
        <w:br w:type="textWrapping"/>
      </w:r>
    </w:p>
    <w:p w:rsidR="00000000" w:rsidDel="00000000" w:rsidP="00000000" w:rsidRDefault="00000000" w:rsidRPr="00000000" w14:paraId="000006D4">
      <w:pPr>
        <w:numPr>
          <w:ilvl w:val="0"/>
          <w:numId w:val="97"/>
        </w:numPr>
        <w:spacing w:after="0" w:afterAutospacing="0" w:before="0" w:beforeAutospacing="0" w:lineRule="auto"/>
        <w:ind w:left="720" w:hanging="360"/>
      </w:pPr>
      <w:r w:rsidDel="00000000" w:rsidR="00000000" w:rsidRPr="00000000">
        <w:rPr>
          <w:rtl w:val="0"/>
        </w:rPr>
        <w:t xml:space="preserve">Time horizon (setup vs. ongoing)</w:t>
        <w:br w:type="textWrapping"/>
      </w:r>
    </w:p>
    <w:p w:rsidR="00000000" w:rsidDel="00000000" w:rsidP="00000000" w:rsidRDefault="00000000" w:rsidRPr="00000000" w14:paraId="000006D5">
      <w:pPr>
        <w:numPr>
          <w:ilvl w:val="0"/>
          <w:numId w:val="97"/>
        </w:numPr>
        <w:spacing w:after="0" w:afterAutospacing="0" w:before="0" w:beforeAutospacing="0" w:lineRule="auto"/>
        <w:ind w:left="720" w:hanging="360"/>
      </w:pPr>
      <w:r w:rsidDel="00000000" w:rsidR="00000000" w:rsidRPr="00000000">
        <w:rPr>
          <w:rtl w:val="0"/>
        </w:rPr>
        <w:t xml:space="preserve">Remote vs. in-person needs</w:t>
        <w:br w:type="textWrapping"/>
      </w:r>
    </w:p>
    <w:p w:rsidR="00000000" w:rsidDel="00000000" w:rsidP="00000000" w:rsidRDefault="00000000" w:rsidRPr="00000000" w14:paraId="000006D6">
      <w:pPr>
        <w:numPr>
          <w:ilvl w:val="0"/>
          <w:numId w:val="97"/>
        </w:numPr>
        <w:spacing w:after="0" w:afterAutospacing="0" w:before="0" w:beforeAutospacing="0" w:lineRule="auto"/>
        <w:ind w:left="720" w:hanging="360"/>
      </w:pPr>
      <w:r w:rsidDel="00000000" w:rsidR="00000000" w:rsidRPr="00000000">
        <w:rPr>
          <w:rtl w:val="0"/>
        </w:rPr>
        <w:t xml:space="preserve">Where roles can be combined</w:t>
        <w:br w:type="textWrapping"/>
      </w:r>
    </w:p>
    <w:p w:rsidR="00000000" w:rsidDel="00000000" w:rsidP="00000000" w:rsidRDefault="00000000" w:rsidRPr="00000000" w14:paraId="000006D7">
      <w:pPr>
        <w:numPr>
          <w:ilvl w:val="0"/>
          <w:numId w:val="97"/>
        </w:numPr>
        <w:spacing w:after="480" w:before="0" w:beforeAutospacing="0" w:lineRule="auto"/>
        <w:ind w:left="720" w:hanging="360"/>
      </w:pPr>
      <w:r w:rsidDel="00000000" w:rsidR="00000000" w:rsidRPr="00000000">
        <w:rPr>
          <w:rtl w:val="0"/>
        </w:rPr>
        <w:t xml:space="preserve">What we ask candidates to submit (scope + budget)</w:t>
        <w:br w:type="textWrapping"/>
      </w:r>
    </w:p>
    <w:p w:rsidR="00000000" w:rsidDel="00000000" w:rsidP="00000000" w:rsidRDefault="00000000" w:rsidRPr="00000000" w14:paraId="000006D8">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9">
      <w:pPr>
        <w:pStyle w:val="Heading2"/>
        <w:keepNext w:val="0"/>
        <w:keepLines w:val="0"/>
        <w:ind w:left="0" w:firstLine="0"/>
        <w:rPr>
          <w:sz w:val="34"/>
          <w:szCs w:val="34"/>
        </w:rPr>
      </w:pPr>
      <w:bookmarkStart w:colFirst="0" w:colLast="0" w:name="_28jyuyqvhpaj" w:id="145"/>
      <w:bookmarkEnd w:id="145"/>
      <w:r w:rsidDel="00000000" w:rsidR="00000000" w:rsidRPr="00000000">
        <w:rPr>
          <w:sz w:val="34"/>
          <w:szCs w:val="34"/>
          <w:rtl w:val="0"/>
        </w:rPr>
        <w:t xml:space="preserve">CATEGORY 1 — TECH INFRASTRUCTURE &amp; SYSTEMS</w:t>
      </w:r>
    </w:p>
    <w:p w:rsidR="00000000" w:rsidDel="00000000" w:rsidP="00000000" w:rsidRDefault="00000000" w:rsidRPr="00000000" w14:paraId="000006DA">
      <w:pPr>
        <w:pStyle w:val="Heading3"/>
        <w:keepNext w:val="0"/>
        <w:keepLines w:val="0"/>
        <w:ind w:left="0" w:firstLine="0"/>
        <w:rPr>
          <w:sz w:val="26"/>
          <w:szCs w:val="26"/>
        </w:rPr>
      </w:pPr>
      <w:bookmarkStart w:colFirst="0" w:colLast="0" w:name="_dap25nv5fn9s" w:id="146"/>
      <w:bookmarkEnd w:id="146"/>
      <w:r w:rsidDel="00000000" w:rsidR="00000000" w:rsidRPr="00000000">
        <w:rPr>
          <w:sz w:val="26"/>
          <w:szCs w:val="26"/>
          <w:rtl w:val="0"/>
        </w:rPr>
        <w:t xml:space="preserve">1.1 Tech Architect / Systems Integrator</w:t>
      </w:r>
    </w:p>
    <w:p w:rsidR="00000000" w:rsidDel="00000000" w:rsidP="00000000" w:rsidRDefault="00000000" w:rsidRPr="00000000" w14:paraId="000006DB">
      <w:pPr>
        <w:spacing w:after="240" w:before="240" w:lineRule="auto"/>
        <w:ind w:left="0" w:firstLine="0"/>
        <w:rPr/>
      </w:pPr>
      <w:r w:rsidDel="00000000" w:rsidR="00000000" w:rsidRPr="00000000">
        <w:rPr>
          <w:rtl w:val="0"/>
        </w:rPr>
        <w:t xml:space="preserve">Purpose:</w:t>
      </w:r>
    </w:p>
    <w:p w:rsidR="00000000" w:rsidDel="00000000" w:rsidP="00000000" w:rsidRDefault="00000000" w:rsidRPr="00000000" w14:paraId="000006DC">
      <w:pPr>
        <w:spacing w:after="240" w:before="240" w:lineRule="auto"/>
        <w:ind w:left="0" w:firstLine="0"/>
        <w:rPr/>
      </w:pPr>
      <w:r w:rsidDel="00000000" w:rsidR="00000000" w:rsidRPr="00000000">
        <w:rPr>
          <w:rtl w:val="0"/>
        </w:rPr>
        <w:t xml:space="preserve">Design and implement the full tech stack in alignment with privacy, ethics, and scalability constraints.</w:t>
      </w:r>
    </w:p>
    <w:p w:rsidR="00000000" w:rsidDel="00000000" w:rsidP="00000000" w:rsidRDefault="00000000" w:rsidRPr="00000000" w14:paraId="000006DD">
      <w:pPr>
        <w:spacing w:after="240" w:before="240" w:lineRule="auto"/>
        <w:ind w:left="0" w:firstLine="0"/>
        <w:rPr/>
      </w:pPr>
      <w:r w:rsidDel="00000000" w:rsidR="00000000" w:rsidRPr="00000000">
        <w:rPr>
          <w:rtl w:val="0"/>
        </w:rPr>
        <w:t xml:space="preserve">Core Responsibilities</w:t>
      </w:r>
    </w:p>
    <w:p w:rsidR="00000000" w:rsidDel="00000000" w:rsidP="00000000" w:rsidRDefault="00000000" w:rsidRPr="00000000" w14:paraId="000006DE">
      <w:pPr>
        <w:numPr>
          <w:ilvl w:val="0"/>
          <w:numId w:val="45"/>
        </w:numPr>
        <w:spacing w:after="0" w:afterAutospacing="0" w:before="480" w:lineRule="auto"/>
        <w:ind w:left="720" w:hanging="360"/>
      </w:pPr>
      <w:r w:rsidDel="00000000" w:rsidR="00000000" w:rsidRPr="00000000">
        <w:rPr>
          <w:rtl w:val="0"/>
        </w:rPr>
        <w:t xml:space="preserve">Finalize tool stack (Jitsi / BigBlueButton / Tally / Airtable / Notion / OBS)</w:t>
        <w:br w:type="textWrapping"/>
      </w:r>
    </w:p>
    <w:p w:rsidR="00000000" w:rsidDel="00000000" w:rsidP="00000000" w:rsidRDefault="00000000" w:rsidRPr="00000000" w14:paraId="000006DF">
      <w:pPr>
        <w:numPr>
          <w:ilvl w:val="0"/>
          <w:numId w:val="45"/>
        </w:numPr>
        <w:spacing w:after="0" w:afterAutospacing="0" w:before="0" w:beforeAutospacing="0" w:lineRule="auto"/>
        <w:ind w:left="720" w:hanging="360"/>
      </w:pPr>
      <w:r w:rsidDel="00000000" w:rsidR="00000000" w:rsidRPr="00000000">
        <w:rPr>
          <w:rtl w:val="0"/>
        </w:rPr>
        <w:t xml:space="preserve">Configure live room defaults (mute, lobby, permissions)</w:t>
        <w:br w:type="textWrapping"/>
      </w:r>
    </w:p>
    <w:p w:rsidR="00000000" w:rsidDel="00000000" w:rsidP="00000000" w:rsidRDefault="00000000" w:rsidRPr="00000000" w14:paraId="000006E0">
      <w:pPr>
        <w:numPr>
          <w:ilvl w:val="0"/>
          <w:numId w:val="45"/>
        </w:numPr>
        <w:spacing w:after="0" w:afterAutospacing="0" w:before="0" w:beforeAutospacing="0" w:lineRule="auto"/>
        <w:ind w:left="720" w:hanging="360"/>
      </w:pPr>
      <w:r w:rsidDel="00000000" w:rsidR="00000000" w:rsidRPr="00000000">
        <w:rPr>
          <w:rtl w:val="0"/>
        </w:rPr>
        <w:t xml:space="preserve">Build registration and speaker intake flows</w:t>
        <w:br w:type="textWrapping"/>
      </w:r>
    </w:p>
    <w:p w:rsidR="00000000" w:rsidDel="00000000" w:rsidP="00000000" w:rsidRDefault="00000000" w:rsidRPr="00000000" w14:paraId="000006E1">
      <w:pPr>
        <w:numPr>
          <w:ilvl w:val="0"/>
          <w:numId w:val="45"/>
        </w:numPr>
        <w:spacing w:after="0" w:afterAutospacing="0" w:before="0" w:beforeAutospacing="0" w:lineRule="auto"/>
        <w:ind w:left="720" w:hanging="360"/>
      </w:pPr>
      <w:r w:rsidDel="00000000" w:rsidR="00000000" w:rsidRPr="00000000">
        <w:rPr>
          <w:rtl w:val="0"/>
        </w:rPr>
        <w:t xml:space="preserve">Connect automations (email, session reminders, approvals)</w:t>
        <w:br w:type="textWrapping"/>
      </w:r>
    </w:p>
    <w:p w:rsidR="00000000" w:rsidDel="00000000" w:rsidP="00000000" w:rsidRDefault="00000000" w:rsidRPr="00000000" w14:paraId="000006E2">
      <w:pPr>
        <w:numPr>
          <w:ilvl w:val="0"/>
          <w:numId w:val="45"/>
        </w:numPr>
        <w:spacing w:after="0" w:afterAutospacing="0" w:before="0" w:beforeAutospacing="0" w:lineRule="auto"/>
        <w:ind w:left="720" w:hanging="360"/>
      </w:pPr>
      <w:r w:rsidDel="00000000" w:rsidR="00000000" w:rsidRPr="00000000">
        <w:rPr>
          <w:rtl w:val="0"/>
        </w:rPr>
        <w:t xml:space="preserve">Set up backend databases</w:t>
        <w:br w:type="textWrapping"/>
      </w:r>
    </w:p>
    <w:p w:rsidR="00000000" w:rsidDel="00000000" w:rsidP="00000000" w:rsidRDefault="00000000" w:rsidRPr="00000000" w14:paraId="000006E3">
      <w:pPr>
        <w:numPr>
          <w:ilvl w:val="0"/>
          <w:numId w:val="45"/>
        </w:numPr>
        <w:spacing w:after="0" w:afterAutospacing="0" w:before="0" w:beforeAutospacing="0" w:lineRule="auto"/>
        <w:ind w:left="720" w:hanging="360"/>
      </w:pPr>
      <w:r w:rsidDel="00000000" w:rsidR="00000000" w:rsidRPr="00000000">
        <w:rPr>
          <w:rtl w:val="0"/>
        </w:rPr>
        <w:t xml:space="preserve">Embed public views into Notion</w:t>
        <w:br w:type="textWrapping"/>
      </w:r>
    </w:p>
    <w:p w:rsidR="00000000" w:rsidDel="00000000" w:rsidP="00000000" w:rsidRDefault="00000000" w:rsidRPr="00000000" w14:paraId="000006E4">
      <w:pPr>
        <w:numPr>
          <w:ilvl w:val="0"/>
          <w:numId w:val="45"/>
        </w:numPr>
        <w:spacing w:after="0" w:afterAutospacing="0" w:before="0" w:beforeAutospacing="0" w:lineRule="auto"/>
        <w:ind w:left="720" w:hanging="360"/>
      </w:pPr>
      <w:r w:rsidDel="00000000" w:rsidR="00000000" w:rsidRPr="00000000">
        <w:rPr>
          <w:rtl w:val="0"/>
        </w:rPr>
        <w:t xml:space="preserve">Document system architecture</w:t>
        <w:br w:type="textWrapping"/>
      </w:r>
    </w:p>
    <w:p w:rsidR="00000000" w:rsidDel="00000000" w:rsidP="00000000" w:rsidRDefault="00000000" w:rsidRPr="00000000" w14:paraId="000006E5">
      <w:pPr>
        <w:numPr>
          <w:ilvl w:val="0"/>
          <w:numId w:val="45"/>
        </w:numPr>
        <w:spacing w:after="480" w:before="0" w:beforeAutospacing="0" w:lineRule="auto"/>
        <w:ind w:left="720" w:hanging="360"/>
      </w:pPr>
      <w:r w:rsidDel="00000000" w:rsidR="00000000" w:rsidRPr="00000000">
        <w:rPr>
          <w:rtl w:val="0"/>
        </w:rPr>
        <w:t xml:space="preserve">Train Syd on core workflows</w:t>
        <w:br w:type="textWrapping"/>
      </w:r>
    </w:p>
    <w:p w:rsidR="00000000" w:rsidDel="00000000" w:rsidP="00000000" w:rsidRDefault="00000000" w:rsidRPr="00000000" w14:paraId="000006E6">
      <w:pPr>
        <w:spacing w:after="240" w:before="240" w:lineRule="auto"/>
        <w:ind w:left="0" w:firstLine="0"/>
        <w:rPr/>
      </w:pPr>
      <w:r w:rsidDel="00000000" w:rsidR="00000000" w:rsidRPr="00000000">
        <w:rPr>
          <w:rtl w:val="0"/>
        </w:rPr>
        <w:t xml:space="preserve">Skill Profile</w:t>
      </w:r>
    </w:p>
    <w:p w:rsidR="00000000" w:rsidDel="00000000" w:rsidP="00000000" w:rsidRDefault="00000000" w:rsidRPr="00000000" w14:paraId="000006E7">
      <w:pPr>
        <w:numPr>
          <w:ilvl w:val="0"/>
          <w:numId w:val="236"/>
        </w:numPr>
        <w:spacing w:after="0" w:afterAutospacing="0" w:before="480" w:lineRule="auto"/>
        <w:ind w:left="720" w:hanging="360"/>
      </w:pPr>
      <w:r w:rsidDel="00000000" w:rsidR="00000000" w:rsidRPr="00000000">
        <w:rPr>
          <w:rtl w:val="0"/>
        </w:rPr>
        <w:t xml:space="preserve">No-code / low-code systems</w:t>
        <w:br w:type="textWrapping"/>
      </w:r>
    </w:p>
    <w:p w:rsidR="00000000" w:rsidDel="00000000" w:rsidP="00000000" w:rsidRDefault="00000000" w:rsidRPr="00000000" w14:paraId="000006E8">
      <w:pPr>
        <w:numPr>
          <w:ilvl w:val="0"/>
          <w:numId w:val="236"/>
        </w:numPr>
        <w:spacing w:after="0" w:afterAutospacing="0" w:before="0" w:beforeAutospacing="0" w:lineRule="auto"/>
        <w:ind w:left="720" w:hanging="360"/>
      </w:pPr>
      <w:r w:rsidDel="00000000" w:rsidR="00000000" w:rsidRPr="00000000">
        <w:rPr>
          <w:rtl w:val="0"/>
        </w:rPr>
        <w:t xml:space="preserve">Airtable + automation tools (Zapier / Make / Peltarion)</w:t>
        <w:br w:type="textWrapping"/>
      </w:r>
    </w:p>
    <w:p w:rsidR="00000000" w:rsidDel="00000000" w:rsidP="00000000" w:rsidRDefault="00000000" w:rsidRPr="00000000" w14:paraId="000006E9">
      <w:pPr>
        <w:numPr>
          <w:ilvl w:val="0"/>
          <w:numId w:val="236"/>
        </w:numPr>
        <w:spacing w:after="0" w:afterAutospacing="0" w:before="0" w:beforeAutospacing="0" w:lineRule="auto"/>
        <w:ind w:left="720" w:hanging="360"/>
      </w:pPr>
      <w:r w:rsidDel="00000000" w:rsidR="00000000" w:rsidRPr="00000000">
        <w:rPr>
          <w:rtl w:val="0"/>
        </w:rPr>
        <w:t xml:space="preserve">Video conferencing platform setup</w:t>
        <w:br w:type="textWrapping"/>
      </w:r>
    </w:p>
    <w:p w:rsidR="00000000" w:rsidDel="00000000" w:rsidP="00000000" w:rsidRDefault="00000000" w:rsidRPr="00000000" w14:paraId="000006EA">
      <w:pPr>
        <w:numPr>
          <w:ilvl w:val="0"/>
          <w:numId w:val="236"/>
        </w:numPr>
        <w:spacing w:after="0" w:afterAutospacing="0" w:before="0" w:beforeAutospacing="0" w:lineRule="auto"/>
        <w:ind w:left="720" w:hanging="360"/>
      </w:pPr>
      <w:r w:rsidDel="00000000" w:rsidR="00000000" w:rsidRPr="00000000">
        <w:rPr>
          <w:rtl w:val="0"/>
        </w:rPr>
        <w:t xml:space="preserve">Privacy-first infrastructure</w:t>
        <w:br w:type="textWrapping"/>
      </w:r>
    </w:p>
    <w:p w:rsidR="00000000" w:rsidDel="00000000" w:rsidP="00000000" w:rsidRDefault="00000000" w:rsidRPr="00000000" w14:paraId="000006EB">
      <w:pPr>
        <w:numPr>
          <w:ilvl w:val="0"/>
          <w:numId w:val="236"/>
        </w:numPr>
        <w:spacing w:after="480" w:before="0" w:beforeAutospacing="0" w:lineRule="auto"/>
        <w:ind w:left="720" w:hanging="360"/>
      </w:pPr>
      <w:r w:rsidDel="00000000" w:rsidR="00000000" w:rsidRPr="00000000">
        <w:rPr>
          <w:rtl w:val="0"/>
        </w:rPr>
        <w:t xml:space="preserve">UX simplicity mindset</w:t>
        <w:br w:type="textWrapping"/>
      </w:r>
    </w:p>
    <w:p w:rsidR="00000000" w:rsidDel="00000000" w:rsidP="00000000" w:rsidRDefault="00000000" w:rsidRPr="00000000" w14:paraId="000006EC">
      <w:pPr>
        <w:spacing w:after="240" w:before="240" w:lineRule="auto"/>
        <w:ind w:left="0" w:firstLine="0"/>
        <w:rPr/>
      </w:pPr>
      <w:r w:rsidDel="00000000" w:rsidR="00000000" w:rsidRPr="00000000">
        <w:rPr>
          <w:rtl w:val="0"/>
        </w:rPr>
        <w:t xml:space="preserve">Time Horizon</w:t>
      </w:r>
    </w:p>
    <w:p w:rsidR="00000000" w:rsidDel="00000000" w:rsidP="00000000" w:rsidRDefault="00000000" w:rsidRPr="00000000" w14:paraId="000006ED">
      <w:pPr>
        <w:numPr>
          <w:ilvl w:val="0"/>
          <w:numId w:val="98"/>
        </w:numPr>
        <w:spacing w:after="0" w:afterAutospacing="0" w:before="480" w:lineRule="auto"/>
        <w:ind w:left="720" w:hanging="360"/>
      </w:pPr>
      <w:r w:rsidDel="00000000" w:rsidR="00000000" w:rsidRPr="00000000">
        <w:rPr>
          <w:rtl w:val="0"/>
        </w:rPr>
        <w:t xml:space="preserve">Heavy lift: 2–4 weeks</w:t>
        <w:br w:type="textWrapping"/>
      </w:r>
    </w:p>
    <w:p w:rsidR="00000000" w:rsidDel="00000000" w:rsidP="00000000" w:rsidRDefault="00000000" w:rsidRPr="00000000" w14:paraId="000006EE">
      <w:pPr>
        <w:numPr>
          <w:ilvl w:val="0"/>
          <w:numId w:val="98"/>
        </w:numPr>
        <w:spacing w:after="480" w:before="0" w:beforeAutospacing="0" w:lineRule="auto"/>
        <w:ind w:left="720" w:hanging="360"/>
      </w:pPr>
      <w:r w:rsidDel="00000000" w:rsidR="00000000" w:rsidRPr="00000000">
        <w:rPr>
          <w:rtl w:val="0"/>
        </w:rPr>
        <w:t xml:space="preserve">Light maintenance: as-needed</w:t>
        <w:br w:type="textWrapping"/>
      </w:r>
    </w:p>
    <w:p w:rsidR="00000000" w:rsidDel="00000000" w:rsidP="00000000" w:rsidRDefault="00000000" w:rsidRPr="00000000" w14:paraId="000006EF">
      <w:pPr>
        <w:spacing w:after="240" w:before="240" w:lineRule="auto"/>
        <w:ind w:left="0" w:firstLine="0"/>
        <w:rPr/>
      </w:pPr>
      <w:r w:rsidDel="00000000" w:rsidR="00000000" w:rsidRPr="00000000">
        <w:rPr>
          <w:rtl w:val="0"/>
        </w:rPr>
        <w:t xml:space="preserve">Remote vs In-Person</w:t>
      </w:r>
    </w:p>
    <w:p w:rsidR="00000000" w:rsidDel="00000000" w:rsidP="00000000" w:rsidRDefault="00000000" w:rsidRPr="00000000" w14:paraId="000006F0">
      <w:pPr>
        <w:numPr>
          <w:ilvl w:val="0"/>
          <w:numId w:val="260"/>
        </w:numPr>
        <w:spacing w:after="0" w:afterAutospacing="0" w:before="480" w:lineRule="auto"/>
        <w:ind w:left="720" w:hanging="360"/>
      </w:pPr>
      <w:r w:rsidDel="00000000" w:rsidR="00000000" w:rsidRPr="00000000">
        <w:rPr>
          <w:rtl w:val="0"/>
        </w:rPr>
        <w:t xml:space="preserve">90% remote</w:t>
        <w:br w:type="textWrapping"/>
      </w:r>
    </w:p>
    <w:p w:rsidR="00000000" w:rsidDel="00000000" w:rsidP="00000000" w:rsidRDefault="00000000" w:rsidRPr="00000000" w14:paraId="000006F1">
      <w:pPr>
        <w:numPr>
          <w:ilvl w:val="0"/>
          <w:numId w:val="260"/>
        </w:numPr>
        <w:spacing w:after="480" w:before="0" w:beforeAutospacing="0" w:lineRule="auto"/>
        <w:ind w:left="720" w:hanging="360"/>
      </w:pPr>
      <w:r w:rsidDel="00000000" w:rsidR="00000000" w:rsidRPr="00000000">
        <w:rPr>
          <w:rtl w:val="0"/>
        </w:rPr>
        <w:t xml:space="preserve">Optional in-person day for studio/tech setup (see Role 1.3)</w:t>
        <w:br w:type="textWrapping"/>
      </w:r>
    </w:p>
    <w:p w:rsidR="00000000" w:rsidDel="00000000" w:rsidP="00000000" w:rsidRDefault="00000000" w:rsidRPr="00000000" w14:paraId="000006F2">
      <w:pPr>
        <w:spacing w:after="240" w:before="240" w:lineRule="auto"/>
        <w:ind w:left="0" w:firstLine="0"/>
        <w:rPr/>
      </w:pPr>
      <w:r w:rsidDel="00000000" w:rsidR="00000000" w:rsidRPr="00000000">
        <w:rPr>
          <w:rtl w:val="0"/>
        </w:rPr>
        <w:t xml:space="preserve">Can Be Combined With</w:t>
      </w:r>
    </w:p>
    <w:p w:rsidR="00000000" w:rsidDel="00000000" w:rsidP="00000000" w:rsidRDefault="00000000" w:rsidRPr="00000000" w14:paraId="000006F3">
      <w:pPr>
        <w:numPr>
          <w:ilvl w:val="0"/>
          <w:numId w:val="72"/>
        </w:numPr>
        <w:spacing w:after="0" w:afterAutospacing="0" w:before="480" w:lineRule="auto"/>
        <w:ind w:left="720" w:hanging="360"/>
      </w:pPr>
      <w:r w:rsidDel="00000000" w:rsidR="00000000" w:rsidRPr="00000000">
        <w:rPr>
          <w:rtl w:val="0"/>
        </w:rPr>
        <w:t xml:space="preserve">Automation Engineer</w:t>
        <w:br w:type="textWrapping"/>
      </w:r>
    </w:p>
    <w:p w:rsidR="00000000" w:rsidDel="00000000" w:rsidP="00000000" w:rsidRDefault="00000000" w:rsidRPr="00000000" w14:paraId="000006F4">
      <w:pPr>
        <w:numPr>
          <w:ilvl w:val="0"/>
          <w:numId w:val="72"/>
        </w:numPr>
        <w:spacing w:after="480" w:before="0" w:beforeAutospacing="0" w:lineRule="auto"/>
        <w:ind w:left="720" w:hanging="360"/>
      </w:pPr>
      <w:r w:rsidDel="00000000" w:rsidR="00000000" w:rsidRPr="00000000">
        <w:rPr>
          <w:rtl w:val="0"/>
        </w:rPr>
        <w:t xml:space="preserve">Streaming Producer (early stage)</w:t>
        <w:br w:type="textWrapping"/>
      </w:r>
    </w:p>
    <w:p w:rsidR="00000000" w:rsidDel="00000000" w:rsidP="00000000" w:rsidRDefault="00000000" w:rsidRPr="00000000" w14:paraId="000006F5">
      <w:pPr>
        <w:spacing w:after="240" w:before="240" w:lineRule="auto"/>
        <w:ind w:left="0" w:firstLine="0"/>
        <w:rPr/>
      </w:pPr>
      <w:r w:rsidDel="00000000" w:rsidR="00000000" w:rsidRPr="00000000">
        <w:rPr>
          <w:rtl w:val="0"/>
        </w:rPr>
        <w:t xml:space="preserve">Ask Candidates to Submit</w:t>
      </w:r>
    </w:p>
    <w:p w:rsidR="00000000" w:rsidDel="00000000" w:rsidP="00000000" w:rsidRDefault="00000000" w:rsidRPr="00000000" w14:paraId="000006F6">
      <w:pPr>
        <w:numPr>
          <w:ilvl w:val="0"/>
          <w:numId w:val="234"/>
        </w:numPr>
        <w:spacing w:after="0" w:afterAutospacing="0" w:before="480" w:lineRule="auto"/>
        <w:ind w:left="720" w:hanging="360"/>
      </w:pPr>
      <w:r w:rsidDel="00000000" w:rsidR="00000000" w:rsidRPr="00000000">
        <w:rPr>
          <w:rtl w:val="0"/>
        </w:rPr>
        <w:t xml:space="preserve">Fixed-price or hourly estimate</w:t>
        <w:br w:type="textWrapping"/>
      </w:r>
    </w:p>
    <w:p w:rsidR="00000000" w:rsidDel="00000000" w:rsidP="00000000" w:rsidRDefault="00000000" w:rsidRPr="00000000" w14:paraId="000006F7">
      <w:pPr>
        <w:numPr>
          <w:ilvl w:val="0"/>
          <w:numId w:val="234"/>
        </w:numPr>
        <w:spacing w:after="0" w:afterAutospacing="0" w:before="0" w:beforeAutospacing="0" w:lineRule="auto"/>
        <w:ind w:left="720" w:hanging="360"/>
      </w:pPr>
      <w:r w:rsidDel="00000000" w:rsidR="00000000" w:rsidRPr="00000000">
        <w:rPr>
          <w:rtl w:val="0"/>
        </w:rPr>
        <w:t xml:space="preserve">Timeline</w:t>
        <w:br w:type="textWrapping"/>
      </w:r>
    </w:p>
    <w:p w:rsidR="00000000" w:rsidDel="00000000" w:rsidP="00000000" w:rsidRDefault="00000000" w:rsidRPr="00000000" w14:paraId="000006F8">
      <w:pPr>
        <w:numPr>
          <w:ilvl w:val="0"/>
          <w:numId w:val="234"/>
        </w:numPr>
        <w:spacing w:after="0" w:afterAutospacing="0" w:before="0" w:beforeAutospacing="0" w:lineRule="auto"/>
        <w:ind w:left="720" w:hanging="360"/>
      </w:pPr>
      <w:r w:rsidDel="00000000" w:rsidR="00000000" w:rsidRPr="00000000">
        <w:rPr>
          <w:rtl w:val="0"/>
        </w:rPr>
        <w:t xml:space="preserve">Tool stack rationale</w:t>
        <w:br w:type="textWrapping"/>
      </w:r>
    </w:p>
    <w:p w:rsidR="00000000" w:rsidDel="00000000" w:rsidP="00000000" w:rsidRDefault="00000000" w:rsidRPr="00000000" w14:paraId="000006F9">
      <w:pPr>
        <w:numPr>
          <w:ilvl w:val="0"/>
          <w:numId w:val="234"/>
        </w:numPr>
        <w:spacing w:after="480" w:before="0" w:beforeAutospacing="0" w:lineRule="auto"/>
        <w:ind w:left="720" w:hanging="360"/>
      </w:pPr>
      <w:r w:rsidDel="00000000" w:rsidR="00000000" w:rsidRPr="00000000">
        <w:rPr>
          <w:rtl w:val="0"/>
        </w:rPr>
        <w:t xml:space="preserve">Ongoing maintenance cost (optional retainer)</w:t>
        <w:br w:type="textWrapping"/>
      </w:r>
    </w:p>
    <w:p w:rsidR="00000000" w:rsidDel="00000000" w:rsidP="00000000" w:rsidRDefault="00000000" w:rsidRPr="00000000" w14:paraId="000006FA">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B">
      <w:pPr>
        <w:pStyle w:val="Heading3"/>
        <w:keepNext w:val="0"/>
        <w:keepLines w:val="0"/>
        <w:ind w:left="0" w:firstLine="0"/>
        <w:rPr>
          <w:sz w:val="26"/>
          <w:szCs w:val="26"/>
        </w:rPr>
      </w:pPr>
      <w:bookmarkStart w:colFirst="0" w:colLast="0" w:name="_ajrqscl7gsyc" w:id="147"/>
      <w:bookmarkEnd w:id="147"/>
      <w:r w:rsidDel="00000000" w:rsidR="00000000" w:rsidRPr="00000000">
        <w:rPr>
          <w:sz w:val="26"/>
          <w:szCs w:val="26"/>
          <w:rtl w:val="0"/>
        </w:rPr>
        <w:t xml:space="preserve">1.2 Automation Engineer</w:t>
      </w:r>
    </w:p>
    <w:p w:rsidR="00000000" w:rsidDel="00000000" w:rsidP="00000000" w:rsidRDefault="00000000" w:rsidRPr="00000000" w14:paraId="000006FC">
      <w:pPr>
        <w:spacing w:after="240" w:before="240" w:lineRule="auto"/>
        <w:ind w:left="0" w:firstLine="0"/>
        <w:rPr/>
      </w:pPr>
      <w:r w:rsidDel="00000000" w:rsidR="00000000" w:rsidRPr="00000000">
        <w:rPr>
          <w:rtl w:val="0"/>
        </w:rPr>
        <w:t xml:space="preserve">Purpose:</w:t>
      </w:r>
    </w:p>
    <w:p w:rsidR="00000000" w:rsidDel="00000000" w:rsidP="00000000" w:rsidRDefault="00000000" w:rsidRPr="00000000" w14:paraId="000006FD">
      <w:pPr>
        <w:spacing w:after="240" w:before="240" w:lineRule="auto"/>
        <w:ind w:left="0" w:firstLine="0"/>
        <w:rPr/>
      </w:pPr>
      <w:r w:rsidDel="00000000" w:rsidR="00000000" w:rsidRPr="00000000">
        <w:rPr>
          <w:rtl w:val="0"/>
        </w:rPr>
        <w:t xml:space="preserve">Make the system run without manual bottlenecks.</w:t>
      </w:r>
    </w:p>
    <w:p w:rsidR="00000000" w:rsidDel="00000000" w:rsidP="00000000" w:rsidRDefault="00000000" w:rsidRPr="00000000" w14:paraId="000006FE">
      <w:pPr>
        <w:spacing w:after="240" w:before="240" w:lineRule="auto"/>
        <w:ind w:left="0" w:firstLine="0"/>
        <w:rPr/>
      </w:pPr>
      <w:r w:rsidDel="00000000" w:rsidR="00000000" w:rsidRPr="00000000">
        <w:rPr>
          <w:rtl w:val="0"/>
        </w:rPr>
        <w:t xml:space="preserve">Core Responsibilities</w:t>
      </w:r>
    </w:p>
    <w:p w:rsidR="00000000" w:rsidDel="00000000" w:rsidP="00000000" w:rsidRDefault="00000000" w:rsidRPr="00000000" w14:paraId="000006FF">
      <w:pPr>
        <w:numPr>
          <w:ilvl w:val="0"/>
          <w:numId w:val="4"/>
        </w:numPr>
        <w:spacing w:after="0" w:afterAutospacing="0" w:before="480" w:lineRule="auto"/>
        <w:ind w:left="720" w:hanging="360"/>
      </w:pPr>
      <w:r w:rsidDel="00000000" w:rsidR="00000000" w:rsidRPr="00000000">
        <w:rPr>
          <w:rFonts w:ascii="Cardo" w:cs="Cardo" w:eastAsia="Cardo" w:hAnsi="Cardo"/>
          <w:rtl w:val="0"/>
        </w:rPr>
        <w:t xml:space="preserve">Build Tally → Airtable → Email automations</w:t>
        <w:br w:type="textWrapping"/>
      </w:r>
    </w:p>
    <w:p w:rsidR="00000000" w:rsidDel="00000000" w:rsidP="00000000" w:rsidRDefault="00000000" w:rsidRPr="00000000" w14:paraId="00000700">
      <w:pPr>
        <w:numPr>
          <w:ilvl w:val="0"/>
          <w:numId w:val="4"/>
        </w:numPr>
        <w:spacing w:after="0" w:afterAutospacing="0" w:before="0" w:beforeAutospacing="0" w:lineRule="auto"/>
        <w:ind w:left="720" w:hanging="360"/>
      </w:pPr>
      <w:r w:rsidDel="00000000" w:rsidR="00000000" w:rsidRPr="00000000">
        <w:rPr>
          <w:rtl w:val="0"/>
        </w:rPr>
        <w:t xml:space="preserve">Configure reminder flows (24h + 1h)</w:t>
        <w:br w:type="textWrapping"/>
      </w:r>
    </w:p>
    <w:p w:rsidR="00000000" w:rsidDel="00000000" w:rsidP="00000000" w:rsidRDefault="00000000" w:rsidRPr="00000000" w14:paraId="00000701">
      <w:pPr>
        <w:numPr>
          <w:ilvl w:val="0"/>
          <w:numId w:val="4"/>
        </w:numPr>
        <w:spacing w:after="0" w:afterAutospacing="0" w:before="0" w:beforeAutospacing="0" w:lineRule="auto"/>
        <w:ind w:left="720" w:hanging="360"/>
      </w:pPr>
      <w:r w:rsidDel="00000000" w:rsidR="00000000" w:rsidRPr="00000000">
        <w:rPr>
          <w:rtl w:val="0"/>
        </w:rPr>
        <w:t xml:space="preserve">Set up post-session replay emails</w:t>
        <w:br w:type="textWrapping"/>
      </w:r>
    </w:p>
    <w:p w:rsidR="00000000" w:rsidDel="00000000" w:rsidP="00000000" w:rsidRDefault="00000000" w:rsidRPr="00000000" w14:paraId="00000702">
      <w:pPr>
        <w:numPr>
          <w:ilvl w:val="0"/>
          <w:numId w:val="4"/>
        </w:numPr>
        <w:spacing w:after="0" w:afterAutospacing="0" w:before="0" w:beforeAutospacing="0" w:lineRule="auto"/>
        <w:ind w:left="720" w:hanging="360"/>
      </w:pPr>
      <w:r w:rsidDel="00000000" w:rsidR="00000000" w:rsidRPr="00000000">
        <w:rPr>
          <w:rtl w:val="0"/>
        </w:rPr>
        <w:t xml:space="preserve">Toggle between auto-approve and manual approval</w:t>
        <w:br w:type="textWrapping"/>
      </w:r>
    </w:p>
    <w:p w:rsidR="00000000" w:rsidDel="00000000" w:rsidP="00000000" w:rsidRDefault="00000000" w:rsidRPr="00000000" w14:paraId="00000703">
      <w:pPr>
        <w:numPr>
          <w:ilvl w:val="0"/>
          <w:numId w:val="4"/>
        </w:numPr>
        <w:spacing w:after="0" w:afterAutospacing="0" w:before="0" w:beforeAutospacing="0" w:lineRule="auto"/>
        <w:ind w:left="720" w:hanging="360"/>
      </w:pPr>
      <w:r w:rsidDel="00000000" w:rsidR="00000000" w:rsidRPr="00000000">
        <w:rPr>
          <w:rtl w:val="0"/>
        </w:rPr>
        <w:t xml:space="preserve">Create admin dashboards</w:t>
        <w:br w:type="textWrapping"/>
      </w:r>
    </w:p>
    <w:p w:rsidR="00000000" w:rsidDel="00000000" w:rsidP="00000000" w:rsidRDefault="00000000" w:rsidRPr="00000000" w14:paraId="00000704">
      <w:pPr>
        <w:numPr>
          <w:ilvl w:val="0"/>
          <w:numId w:val="4"/>
        </w:numPr>
        <w:spacing w:after="480" w:before="0" w:beforeAutospacing="0" w:lineRule="auto"/>
        <w:ind w:left="720" w:hanging="360"/>
      </w:pPr>
      <w:r w:rsidDel="00000000" w:rsidR="00000000" w:rsidRPr="00000000">
        <w:rPr>
          <w:rtl w:val="0"/>
        </w:rPr>
        <w:t xml:space="preserve">Monitor error handling</w:t>
        <w:br w:type="textWrapping"/>
      </w:r>
    </w:p>
    <w:p w:rsidR="00000000" w:rsidDel="00000000" w:rsidP="00000000" w:rsidRDefault="00000000" w:rsidRPr="00000000" w14:paraId="00000705">
      <w:pPr>
        <w:spacing w:after="240" w:before="240" w:lineRule="auto"/>
        <w:ind w:left="0" w:firstLine="0"/>
        <w:rPr/>
      </w:pPr>
      <w:r w:rsidDel="00000000" w:rsidR="00000000" w:rsidRPr="00000000">
        <w:rPr>
          <w:rtl w:val="0"/>
        </w:rPr>
        <w:t xml:space="preserve">Skill Profile</w:t>
      </w:r>
    </w:p>
    <w:p w:rsidR="00000000" w:rsidDel="00000000" w:rsidP="00000000" w:rsidRDefault="00000000" w:rsidRPr="00000000" w14:paraId="00000706">
      <w:pPr>
        <w:numPr>
          <w:ilvl w:val="0"/>
          <w:numId w:val="271"/>
        </w:numPr>
        <w:spacing w:after="0" w:afterAutospacing="0" w:before="480" w:lineRule="auto"/>
        <w:ind w:left="720" w:hanging="360"/>
      </w:pPr>
      <w:r w:rsidDel="00000000" w:rsidR="00000000" w:rsidRPr="00000000">
        <w:rPr>
          <w:rtl w:val="0"/>
        </w:rPr>
        <w:t xml:space="preserve">Zapier / Make / Peltarion</w:t>
        <w:br w:type="textWrapping"/>
      </w:r>
    </w:p>
    <w:p w:rsidR="00000000" w:rsidDel="00000000" w:rsidP="00000000" w:rsidRDefault="00000000" w:rsidRPr="00000000" w14:paraId="00000707">
      <w:pPr>
        <w:numPr>
          <w:ilvl w:val="0"/>
          <w:numId w:val="271"/>
        </w:numPr>
        <w:spacing w:after="0" w:afterAutospacing="0" w:before="0" w:beforeAutospacing="0" w:lineRule="auto"/>
        <w:ind w:left="720" w:hanging="360"/>
      </w:pPr>
      <w:r w:rsidDel="00000000" w:rsidR="00000000" w:rsidRPr="00000000">
        <w:rPr>
          <w:rtl w:val="0"/>
        </w:rPr>
        <w:t xml:space="preserve">Email automation (ConvertKit / Buttondown / Ghost)</w:t>
        <w:br w:type="textWrapping"/>
      </w:r>
    </w:p>
    <w:p w:rsidR="00000000" w:rsidDel="00000000" w:rsidP="00000000" w:rsidRDefault="00000000" w:rsidRPr="00000000" w14:paraId="00000708">
      <w:pPr>
        <w:numPr>
          <w:ilvl w:val="0"/>
          <w:numId w:val="271"/>
        </w:numPr>
        <w:spacing w:after="0" w:afterAutospacing="0" w:before="0" w:beforeAutospacing="0" w:lineRule="auto"/>
        <w:ind w:left="720" w:hanging="360"/>
      </w:pPr>
      <w:r w:rsidDel="00000000" w:rsidR="00000000" w:rsidRPr="00000000">
        <w:rPr>
          <w:rtl w:val="0"/>
        </w:rPr>
        <w:t xml:space="preserve">Data hygiene</w:t>
        <w:br w:type="textWrapping"/>
      </w:r>
    </w:p>
    <w:p w:rsidR="00000000" w:rsidDel="00000000" w:rsidP="00000000" w:rsidRDefault="00000000" w:rsidRPr="00000000" w14:paraId="00000709">
      <w:pPr>
        <w:numPr>
          <w:ilvl w:val="0"/>
          <w:numId w:val="271"/>
        </w:numPr>
        <w:spacing w:after="480" w:before="0" w:beforeAutospacing="0" w:lineRule="auto"/>
        <w:ind w:left="720" w:hanging="360"/>
      </w:pPr>
      <w:r w:rsidDel="00000000" w:rsidR="00000000" w:rsidRPr="00000000">
        <w:rPr>
          <w:rtl w:val="0"/>
        </w:rPr>
        <w:t xml:space="preserve">Edge-case testing</w:t>
        <w:br w:type="textWrapping"/>
      </w:r>
    </w:p>
    <w:p w:rsidR="00000000" w:rsidDel="00000000" w:rsidP="00000000" w:rsidRDefault="00000000" w:rsidRPr="00000000" w14:paraId="0000070A">
      <w:pPr>
        <w:spacing w:after="240" w:before="240" w:lineRule="auto"/>
        <w:ind w:left="0" w:firstLine="0"/>
        <w:rPr/>
      </w:pPr>
      <w:r w:rsidDel="00000000" w:rsidR="00000000" w:rsidRPr="00000000">
        <w:rPr>
          <w:rtl w:val="0"/>
        </w:rPr>
        <w:t xml:space="preserve">Time Horizon</w:t>
      </w:r>
    </w:p>
    <w:p w:rsidR="00000000" w:rsidDel="00000000" w:rsidP="00000000" w:rsidRDefault="00000000" w:rsidRPr="00000000" w14:paraId="0000070B">
      <w:pPr>
        <w:numPr>
          <w:ilvl w:val="0"/>
          <w:numId w:val="25"/>
        </w:numPr>
        <w:spacing w:after="0" w:afterAutospacing="0" w:before="480" w:lineRule="auto"/>
        <w:ind w:left="720" w:hanging="360"/>
      </w:pPr>
      <w:r w:rsidDel="00000000" w:rsidR="00000000" w:rsidRPr="00000000">
        <w:rPr>
          <w:rtl w:val="0"/>
        </w:rPr>
        <w:t xml:space="preserve">Setup: 1–2 weeks</w:t>
        <w:br w:type="textWrapping"/>
      </w:r>
    </w:p>
    <w:p w:rsidR="00000000" w:rsidDel="00000000" w:rsidP="00000000" w:rsidRDefault="00000000" w:rsidRPr="00000000" w14:paraId="0000070C">
      <w:pPr>
        <w:numPr>
          <w:ilvl w:val="0"/>
          <w:numId w:val="25"/>
        </w:numPr>
        <w:spacing w:after="480" w:before="0" w:beforeAutospacing="0" w:lineRule="auto"/>
        <w:ind w:left="720" w:hanging="360"/>
      </w:pPr>
      <w:r w:rsidDel="00000000" w:rsidR="00000000" w:rsidRPr="00000000">
        <w:rPr>
          <w:rtl w:val="0"/>
        </w:rPr>
        <w:t xml:space="preserve">Ongoing: 2–5 hrs/month</w:t>
        <w:br w:type="textWrapping"/>
      </w:r>
    </w:p>
    <w:p w:rsidR="00000000" w:rsidDel="00000000" w:rsidP="00000000" w:rsidRDefault="00000000" w:rsidRPr="00000000" w14:paraId="0000070D">
      <w:pPr>
        <w:spacing w:after="240" w:before="240" w:lineRule="auto"/>
        <w:ind w:left="0" w:firstLine="0"/>
        <w:rPr/>
      </w:pPr>
      <w:r w:rsidDel="00000000" w:rsidR="00000000" w:rsidRPr="00000000">
        <w:rPr>
          <w:rtl w:val="0"/>
        </w:rPr>
        <w:t xml:space="preserve">Remote vs In-Person</w:t>
      </w:r>
    </w:p>
    <w:p w:rsidR="00000000" w:rsidDel="00000000" w:rsidP="00000000" w:rsidRDefault="00000000" w:rsidRPr="00000000" w14:paraId="0000070E">
      <w:pPr>
        <w:numPr>
          <w:ilvl w:val="0"/>
          <w:numId w:val="68"/>
        </w:numPr>
        <w:spacing w:after="480" w:before="480" w:lineRule="auto"/>
        <w:ind w:left="720" w:hanging="360"/>
      </w:pPr>
      <w:r w:rsidDel="00000000" w:rsidR="00000000" w:rsidRPr="00000000">
        <w:rPr>
          <w:rtl w:val="0"/>
        </w:rPr>
        <w:t xml:space="preserve">Fully remote</w:t>
        <w:br w:type="textWrapping"/>
      </w:r>
    </w:p>
    <w:p w:rsidR="00000000" w:rsidDel="00000000" w:rsidP="00000000" w:rsidRDefault="00000000" w:rsidRPr="00000000" w14:paraId="0000070F">
      <w:pPr>
        <w:spacing w:after="240" w:before="240" w:lineRule="auto"/>
        <w:ind w:left="0" w:firstLine="0"/>
        <w:rPr/>
      </w:pPr>
      <w:r w:rsidDel="00000000" w:rsidR="00000000" w:rsidRPr="00000000">
        <w:rPr>
          <w:rtl w:val="0"/>
        </w:rPr>
        <w:t xml:space="preserve">Can Be Combined With</w:t>
      </w:r>
    </w:p>
    <w:p w:rsidR="00000000" w:rsidDel="00000000" w:rsidP="00000000" w:rsidRDefault="00000000" w:rsidRPr="00000000" w14:paraId="00000710">
      <w:pPr>
        <w:numPr>
          <w:ilvl w:val="0"/>
          <w:numId w:val="241"/>
        </w:numPr>
        <w:spacing w:after="480" w:before="480" w:lineRule="auto"/>
        <w:ind w:left="720" w:hanging="360"/>
      </w:pPr>
      <w:r w:rsidDel="00000000" w:rsidR="00000000" w:rsidRPr="00000000">
        <w:rPr>
          <w:rtl w:val="0"/>
        </w:rPr>
        <w:t xml:space="preserve">Tech Architect (early stage)</w:t>
        <w:br w:type="textWrapping"/>
      </w:r>
    </w:p>
    <w:p w:rsidR="00000000" w:rsidDel="00000000" w:rsidP="00000000" w:rsidRDefault="00000000" w:rsidRPr="00000000" w14:paraId="00000711">
      <w:pPr>
        <w:spacing w:after="240" w:before="240" w:lineRule="auto"/>
        <w:ind w:left="0" w:firstLine="0"/>
        <w:rPr/>
      </w:pPr>
      <w:r w:rsidDel="00000000" w:rsidR="00000000" w:rsidRPr="00000000">
        <w:rPr>
          <w:rtl w:val="0"/>
        </w:rPr>
        <w:t xml:space="preserve">Ask Candidates to Submit</w:t>
      </w:r>
    </w:p>
    <w:p w:rsidR="00000000" w:rsidDel="00000000" w:rsidP="00000000" w:rsidRDefault="00000000" w:rsidRPr="00000000" w14:paraId="00000712">
      <w:pPr>
        <w:numPr>
          <w:ilvl w:val="0"/>
          <w:numId w:val="248"/>
        </w:numPr>
        <w:spacing w:after="0" w:afterAutospacing="0" w:before="480" w:lineRule="auto"/>
        <w:ind w:left="720" w:hanging="360"/>
      </w:pPr>
      <w:r w:rsidDel="00000000" w:rsidR="00000000" w:rsidRPr="00000000">
        <w:rPr>
          <w:rtl w:val="0"/>
        </w:rPr>
        <w:t xml:space="preserve">Setup cost</w:t>
        <w:br w:type="textWrapping"/>
      </w:r>
    </w:p>
    <w:p w:rsidR="00000000" w:rsidDel="00000000" w:rsidP="00000000" w:rsidRDefault="00000000" w:rsidRPr="00000000" w14:paraId="00000713">
      <w:pPr>
        <w:numPr>
          <w:ilvl w:val="0"/>
          <w:numId w:val="248"/>
        </w:numPr>
        <w:spacing w:after="0" w:afterAutospacing="0" w:before="0" w:beforeAutospacing="0" w:lineRule="auto"/>
        <w:ind w:left="720" w:hanging="360"/>
      </w:pPr>
      <w:r w:rsidDel="00000000" w:rsidR="00000000" w:rsidRPr="00000000">
        <w:rPr>
          <w:rtl w:val="0"/>
        </w:rPr>
        <w:t xml:space="preserve">Monthly maintenance cost</w:t>
        <w:br w:type="textWrapping"/>
      </w:r>
    </w:p>
    <w:p w:rsidR="00000000" w:rsidDel="00000000" w:rsidP="00000000" w:rsidRDefault="00000000" w:rsidRPr="00000000" w14:paraId="00000714">
      <w:pPr>
        <w:numPr>
          <w:ilvl w:val="0"/>
          <w:numId w:val="248"/>
        </w:numPr>
        <w:spacing w:after="0" w:afterAutospacing="0" w:before="0" w:beforeAutospacing="0" w:lineRule="auto"/>
        <w:ind w:left="720" w:hanging="360"/>
      </w:pPr>
      <w:r w:rsidDel="00000000" w:rsidR="00000000" w:rsidRPr="00000000">
        <w:rPr>
          <w:rtl w:val="0"/>
        </w:rPr>
        <w:t xml:space="preserve">Automation map</w:t>
        <w:br w:type="textWrapping"/>
      </w:r>
    </w:p>
    <w:p w:rsidR="00000000" w:rsidDel="00000000" w:rsidP="00000000" w:rsidRDefault="00000000" w:rsidRPr="00000000" w14:paraId="00000715">
      <w:pPr>
        <w:numPr>
          <w:ilvl w:val="0"/>
          <w:numId w:val="248"/>
        </w:numPr>
        <w:spacing w:after="480" w:before="0" w:beforeAutospacing="0" w:lineRule="auto"/>
        <w:ind w:left="720" w:hanging="360"/>
      </w:pPr>
      <w:r w:rsidDel="00000000" w:rsidR="00000000" w:rsidRPr="00000000">
        <w:rPr>
          <w:rtl w:val="0"/>
        </w:rPr>
        <w:t xml:space="preserve">Error response protocol</w:t>
        <w:br w:type="textWrapping"/>
      </w:r>
    </w:p>
    <w:p w:rsidR="00000000" w:rsidDel="00000000" w:rsidP="00000000" w:rsidRDefault="00000000" w:rsidRPr="00000000" w14:paraId="00000716">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7">
      <w:pPr>
        <w:pStyle w:val="Heading3"/>
        <w:keepNext w:val="0"/>
        <w:keepLines w:val="0"/>
        <w:ind w:left="0" w:firstLine="0"/>
        <w:rPr>
          <w:sz w:val="26"/>
          <w:szCs w:val="26"/>
        </w:rPr>
      </w:pPr>
      <w:bookmarkStart w:colFirst="0" w:colLast="0" w:name="_8q210982mtsu" w:id="148"/>
      <w:bookmarkEnd w:id="148"/>
      <w:r w:rsidDel="00000000" w:rsidR="00000000" w:rsidRPr="00000000">
        <w:rPr>
          <w:sz w:val="26"/>
          <w:szCs w:val="26"/>
          <w:rtl w:val="0"/>
        </w:rPr>
        <w:t xml:space="preserve">1.3 Studio / On-Site Tech Setup Specialist</w:t>
      </w:r>
    </w:p>
    <w:p w:rsidR="00000000" w:rsidDel="00000000" w:rsidP="00000000" w:rsidRDefault="00000000" w:rsidRPr="00000000" w14:paraId="00000718">
      <w:pPr>
        <w:spacing w:after="240" w:before="240" w:lineRule="auto"/>
        <w:ind w:left="0" w:firstLine="0"/>
        <w:rPr/>
      </w:pPr>
      <w:r w:rsidDel="00000000" w:rsidR="00000000" w:rsidRPr="00000000">
        <w:rPr>
          <w:rtl w:val="0"/>
        </w:rPr>
        <w:t xml:space="preserve">Purpose:</w:t>
      </w:r>
    </w:p>
    <w:p w:rsidR="00000000" w:rsidDel="00000000" w:rsidP="00000000" w:rsidRDefault="00000000" w:rsidRPr="00000000" w14:paraId="00000719">
      <w:pPr>
        <w:spacing w:after="240" w:before="240" w:lineRule="auto"/>
        <w:ind w:left="0" w:firstLine="0"/>
        <w:rPr/>
      </w:pPr>
      <w:r w:rsidDel="00000000" w:rsidR="00000000" w:rsidRPr="00000000">
        <w:rPr>
          <w:rtl w:val="0"/>
        </w:rPr>
        <w:t xml:space="preserve">Ensure your physical hosting environment is professional, stable, and low-stress.</w:t>
      </w:r>
    </w:p>
    <w:p w:rsidR="00000000" w:rsidDel="00000000" w:rsidP="00000000" w:rsidRDefault="00000000" w:rsidRPr="00000000" w14:paraId="0000071A">
      <w:pPr>
        <w:spacing w:after="240" w:before="240" w:lineRule="auto"/>
        <w:ind w:left="0" w:firstLine="0"/>
        <w:rPr/>
      </w:pPr>
      <w:r w:rsidDel="00000000" w:rsidR="00000000" w:rsidRPr="00000000">
        <w:rPr>
          <w:rtl w:val="0"/>
        </w:rPr>
        <w:t xml:space="preserve">Core Responsibilities</w:t>
      </w:r>
    </w:p>
    <w:p w:rsidR="00000000" w:rsidDel="00000000" w:rsidP="00000000" w:rsidRDefault="00000000" w:rsidRPr="00000000" w14:paraId="0000071B">
      <w:pPr>
        <w:numPr>
          <w:ilvl w:val="0"/>
          <w:numId w:val="11"/>
        </w:numPr>
        <w:spacing w:after="0" w:afterAutospacing="0" w:before="480" w:lineRule="auto"/>
        <w:ind w:left="720" w:hanging="360"/>
      </w:pPr>
      <w:r w:rsidDel="00000000" w:rsidR="00000000" w:rsidRPr="00000000">
        <w:rPr>
          <w:rtl w:val="0"/>
        </w:rPr>
        <w:t xml:space="preserve">Design your filming setup (camera, mic, lighting, backdrop)</w:t>
        <w:br w:type="textWrapping"/>
      </w:r>
    </w:p>
    <w:p w:rsidR="00000000" w:rsidDel="00000000" w:rsidP="00000000" w:rsidRDefault="00000000" w:rsidRPr="00000000" w14:paraId="0000071C">
      <w:pPr>
        <w:numPr>
          <w:ilvl w:val="0"/>
          <w:numId w:val="11"/>
        </w:numPr>
        <w:spacing w:after="0" w:afterAutospacing="0" w:before="0" w:beforeAutospacing="0" w:lineRule="auto"/>
        <w:ind w:left="720" w:hanging="360"/>
      </w:pPr>
      <w:r w:rsidDel="00000000" w:rsidR="00000000" w:rsidRPr="00000000">
        <w:rPr>
          <w:rtl w:val="0"/>
        </w:rPr>
        <w:t xml:space="preserve">Configure OBS scenes</w:t>
        <w:br w:type="textWrapping"/>
      </w:r>
    </w:p>
    <w:p w:rsidR="00000000" w:rsidDel="00000000" w:rsidP="00000000" w:rsidRDefault="00000000" w:rsidRPr="00000000" w14:paraId="0000071D">
      <w:pPr>
        <w:numPr>
          <w:ilvl w:val="0"/>
          <w:numId w:val="11"/>
        </w:numPr>
        <w:spacing w:after="0" w:afterAutospacing="0" w:before="0" w:beforeAutospacing="0" w:lineRule="auto"/>
        <w:ind w:left="720" w:hanging="360"/>
      </w:pPr>
      <w:r w:rsidDel="00000000" w:rsidR="00000000" w:rsidRPr="00000000">
        <w:rPr>
          <w:rtl w:val="0"/>
        </w:rPr>
        <w:t xml:space="preserve">Optimize audio quality</w:t>
        <w:br w:type="textWrapping"/>
      </w:r>
    </w:p>
    <w:p w:rsidR="00000000" w:rsidDel="00000000" w:rsidP="00000000" w:rsidRDefault="00000000" w:rsidRPr="00000000" w14:paraId="0000071E">
      <w:pPr>
        <w:numPr>
          <w:ilvl w:val="0"/>
          <w:numId w:val="11"/>
        </w:numPr>
        <w:spacing w:after="0" w:afterAutospacing="0" w:before="0" w:beforeAutospacing="0" w:lineRule="auto"/>
        <w:ind w:left="720" w:hanging="360"/>
      </w:pPr>
      <w:r w:rsidDel="00000000" w:rsidR="00000000" w:rsidRPr="00000000">
        <w:rPr>
          <w:rtl w:val="0"/>
        </w:rPr>
        <w:t xml:space="preserve">Install and test all software</w:t>
        <w:br w:type="textWrapping"/>
      </w:r>
    </w:p>
    <w:p w:rsidR="00000000" w:rsidDel="00000000" w:rsidP="00000000" w:rsidRDefault="00000000" w:rsidRPr="00000000" w14:paraId="0000071F">
      <w:pPr>
        <w:numPr>
          <w:ilvl w:val="0"/>
          <w:numId w:val="11"/>
        </w:numPr>
        <w:spacing w:after="0" w:afterAutospacing="0" w:before="0" w:beforeAutospacing="0" w:lineRule="auto"/>
        <w:ind w:left="720" w:hanging="360"/>
      </w:pPr>
      <w:r w:rsidDel="00000000" w:rsidR="00000000" w:rsidRPr="00000000">
        <w:rPr>
          <w:rtl w:val="0"/>
        </w:rPr>
        <w:t xml:space="preserve">Build a “go live in 1-click” workflow</w:t>
        <w:br w:type="textWrapping"/>
      </w:r>
    </w:p>
    <w:p w:rsidR="00000000" w:rsidDel="00000000" w:rsidP="00000000" w:rsidRDefault="00000000" w:rsidRPr="00000000" w14:paraId="00000720">
      <w:pPr>
        <w:numPr>
          <w:ilvl w:val="0"/>
          <w:numId w:val="11"/>
        </w:numPr>
        <w:spacing w:after="0" w:afterAutospacing="0" w:before="0" w:beforeAutospacing="0" w:lineRule="auto"/>
        <w:ind w:left="720" w:hanging="360"/>
      </w:pPr>
      <w:r w:rsidDel="00000000" w:rsidR="00000000" w:rsidRPr="00000000">
        <w:rPr>
          <w:rtl w:val="0"/>
        </w:rPr>
        <w:t xml:space="preserve">Stress-test bandwidth and backups</w:t>
        <w:br w:type="textWrapping"/>
      </w:r>
    </w:p>
    <w:p w:rsidR="00000000" w:rsidDel="00000000" w:rsidP="00000000" w:rsidRDefault="00000000" w:rsidRPr="00000000" w14:paraId="00000721">
      <w:pPr>
        <w:numPr>
          <w:ilvl w:val="0"/>
          <w:numId w:val="11"/>
        </w:numPr>
        <w:spacing w:after="480" w:before="0" w:beforeAutospacing="0" w:lineRule="auto"/>
        <w:ind w:left="720" w:hanging="360"/>
      </w:pPr>
      <w:r w:rsidDel="00000000" w:rsidR="00000000" w:rsidRPr="00000000">
        <w:rPr>
          <w:rtl w:val="0"/>
        </w:rPr>
        <w:t xml:space="preserve">Create a physical studio SOP</w:t>
        <w:br w:type="textWrapping"/>
      </w:r>
    </w:p>
    <w:p w:rsidR="00000000" w:rsidDel="00000000" w:rsidP="00000000" w:rsidRDefault="00000000" w:rsidRPr="00000000" w14:paraId="00000722">
      <w:pPr>
        <w:spacing w:after="240" w:before="240" w:lineRule="auto"/>
        <w:ind w:left="0" w:firstLine="0"/>
        <w:rPr/>
      </w:pPr>
      <w:r w:rsidDel="00000000" w:rsidR="00000000" w:rsidRPr="00000000">
        <w:rPr>
          <w:rtl w:val="0"/>
        </w:rPr>
        <w:t xml:space="preserve">Skill Profile</w:t>
      </w:r>
    </w:p>
    <w:p w:rsidR="00000000" w:rsidDel="00000000" w:rsidP="00000000" w:rsidRDefault="00000000" w:rsidRPr="00000000" w14:paraId="00000723">
      <w:pPr>
        <w:numPr>
          <w:ilvl w:val="0"/>
          <w:numId w:val="105"/>
        </w:numPr>
        <w:spacing w:after="0" w:afterAutospacing="0" w:before="480" w:lineRule="auto"/>
        <w:ind w:left="720" w:hanging="360"/>
      </w:pPr>
      <w:r w:rsidDel="00000000" w:rsidR="00000000" w:rsidRPr="00000000">
        <w:rPr>
          <w:rtl w:val="0"/>
        </w:rPr>
        <w:t xml:space="preserve">AV production</w:t>
        <w:br w:type="textWrapping"/>
      </w:r>
    </w:p>
    <w:p w:rsidR="00000000" w:rsidDel="00000000" w:rsidP="00000000" w:rsidRDefault="00000000" w:rsidRPr="00000000" w14:paraId="00000724">
      <w:pPr>
        <w:numPr>
          <w:ilvl w:val="0"/>
          <w:numId w:val="105"/>
        </w:numPr>
        <w:spacing w:after="0" w:afterAutospacing="0" w:before="0" w:beforeAutospacing="0" w:lineRule="auto"/>
        <w:ind w:left="720" w:hanging="360"/>
      </w:pPr>
      <w:r w:rsidDel="00000000" w:rsidR="00000000" w:rsidRPr="00000000">
        <w:rPr>
          <w:rtl w:val="0"/>
        </w:rPr>
        <w:t xml:space="preserve">OBS</w:t>
        <w:br w:type="textWrapping"/>
      </w:r>
    </w:p>
    <w:p w:rsidR="00000000" w:rsidDel="00000000" w:rsidP="00000000" w:rsidRDefault="00000000" w:rsidRPr="00000000" w14:paraId="00000725">
      <w:pPr>
        <w:numPr>
          <w:ilvl w:val="0"/>
          <w:numId w:val="105"/>
        </w:numPr>
        <w:spacing w:after="0" w:afterAutospacing="0" w:before="0" w:beforeAutospacing="0" w:lineRule="auto"/>
        <w:ind w:left="720" w:hanging="360"/>
      </w:pPr>
      <w:r w:rsidDel="00000000" w:rsidR="00000000" w:rsidRPr="00000000">
        <w:rPr>
          <w:rtl w:val="0"/>
        </w:rPr>
        <w:t xml:space="preserve">Live streaming</w:t>
        <w:br w:type="textWrapping"/>
      </w:r>
    </w:p>
    <w:p w:rsidR="00000000" w:rsidDel="00000000" w:rsidP="00000000" w:rsidRDefault="00000000" w:rsidRPr="00000000" w14:paraId="00000726">
      <w:pPr>
        <w:numPr>
          <w:ilvl w:val="0"/>
          <w:numId w:val="105"/>
        </w:numPr>
        <w:spacing w:after="0" w:afterAutospacing="0" w:before="0" w:beforeAutospacing="0" w:lineRule="auto"/>
        <w:ind w:left="720" w:hanging="360"/>
      </w:pPr>
      <w:r w:rsidDel="00000000" w:rsidR="00000000" w:rsidRPr="00000000">
        <w:rPr>
          <w:rtl w:val="0"/>
        </w:rPr>
        <w:t xml:space="preserve">Home studio design</w:t>
        <w:br w:type="textWrapping"/>
      </w:r>
    </w:p>
    <w:p w:rsidR="00000000" w:rsidDel="00000000" w:rsidP="00000000" w:rsidRDefault="00000000" w:rsidRPr="00000000" w14:paraId="00000727">
      <w:pPr>
        <w:numPr>
          <w:ilvl w:val="0"/>
          <w:numId w:val="105"/>
        </w:numPr>
        <w:spacing w:after="480" w:before="0" w:beforeAutospacing="0" w:lineRule="auto"/>
        <w:ind w:left="720" w:hanging="360"/>
      </w:pPr>
      <w:r w:rsidDel="00000000" w:rsidR="00000000" w:rsidRPr="00000000">
        <w:rPr>
          <w:rtl w:val="0"/>
        </w:rPr>
        <w:t xml:space="preserve">Troubleshooting under pressure</w:t>
        <w:br w:type="textWrapping"/>
      </w:r>
    </w:p>
    <w:p w:rsidR="00000000" w:rsidDel="00000000" w:rsidP="00000000" w:rsidRDefault="00000000" w:rsidRPr="00000000" w14:paraId="00000728">
      <w:pPr>
        <w:spacing w:after="240" w:before="240" w:lineRule="auto"/>
        <w:ind w:left="0" w:firstLine="0"/>
        <w:rPr/>
      </w:pPr>
      <w:r w:rsidDel="00000000" w:rsidR="00000000" w:rsidRPr="00000000">
        <w:rPr>
          <w:rtl w:val="0"/>
        </w:rPr>
        <w:t xml:space="preserve">Time Horizon</w:t>
      </w:r>
    </w:p>
    <w:p w:rsidR="00000000" w:rsidDel="00000000" w:rsidP="00000000" w:rsidRDefault="00000000" w:rsidRPr="00000000" w14:paraId="00000729">
      <w:pPr>
        <w:numPr>
          <w:ilvl w:val="0"/>
          <w:numId w:val="88"/>
        </w:numPr>
        <w:spacing w:after="0" w:afterAutospacing="0" w:before="480" w:lineRule="auto"/>
        <w:ind w:left="720" w:hanging="360"/>
      </w:pPr>
      <w:r w:rsidDel="00000000" w:rsidR="00000000" w:rsidRPr="00000000">
        <w:rPr>
          <w:rtl w:val="0"/>
        </w:rPr>
        <w:t xml:space="preserve">One-time setup: 1–3 days</w:t>
        <w:br w:type="textWrapping"/>
      </w:r>
    </w:p>
    <w:p w:rsidR="00000000" w:rsidDel="00000000" w:rsidP="00000000" w:rsidRDefault="00000000" w:rsidRPr="00000000" w14:paraId="0000072A">
      <w:pPr>
        <w:numPr>
          <w:ilvl w:val="0"/>
          <w:numId w:val="88"/>
        </w:numPr>
        <w:spacing w:after="480" w:before="0" w:beforeAutospacing="0" w:lineRule="auto"/>
        <w:ind w:left="720" w:hanging="360"/>
      </w:pPr>
      <w:r w:rsidDel="00000000" w:rsidR="00000000" w:rsidRPr="00000000">
        <w:rPr>
          <w:rtl w:val="0"/>
        </w:rPr>
        <w:t xml:space="preserve">Optional quarterly tune-ups</w:t>
        <w:br w:type="textWrapping"/>
      </w:r>
    </w:p>
    <w:p w:rsidR="00000000" w:rsidDel="00000000" w:rsidP="00000000" w:rsidRDefault="00000000" w:rsidRPr="00000000" w14:paraId="0000072B">
      <w:pPr>
        <w:spacing w:after="240" w:before="240" w:lineRule="auto"/>
        <w:ind w:left="0" w:firstLine="0"/>
        <w:rPr/>
      </w:pPr>
      <w:r w:rsidDel="00000000" w:rsidR="00000000" w:rsidRPr="00000000">
        <w:rPr>
          <w:rtl w:val="0"/>
        </w:rPr>
        <w:t xml:space="preserve">Remote vs In-Person</w:t>
      </w:r>
    </w:p>
    <w:p w:rsidR="00000000" w:rsidDel="00000000" w:rsidP="00000000" w:rsidRDefault="00000000" w:rsidRPr="00000000" w14:paraId="0000072C">
      <w:pPr>
        <w:numPr>
          <w:ilvl w:val="0"/>
          <w:numId w:val="26"/>
        </w:numPr>
        <w:spacing w:after="0" w:afterAutospacing="0" w:before="480" w:lineRule="auto"/>
        <w:ind w:left="720" w:hanging="360"/>
      </w:pPr>
      <w:r w:rsidDel="00000000" w:rsidR="00000000" w:rsidRPr="00000000">
        <w:rPr>
          <w:rtl w:val="0"/>
        </w:rPr>
        <w:t xml:space="preserve">Ideally in-person</w:t>
        <w:br w:type="textWrapping"/>
      </w:r>
    </w:p>
    <w:p w:rsidR="00000000" w:rsidDel="00000000" w:rsidP="00000000" w:rsidRDefault="00000000" w:rsidRPr="00000000" w14:paraId="0000072D">
      <w:pPr>
        <w:numPr>
          <w:ilvl w:val="0"/>
          <w:numId w:val="26"/>
        </w:numPr>
        <w:spacing w:after="480" w:before="0" w:beforeAutospacing="0" w:lineRule="auto"/>
        <w:ind w:left="720" w:hanging="360"/>
      </w:pPr>
      <w:r w:rsidDel="00000000" w:rsidR="00000000" w:rsidRPr="00000000">
        <w:rPr>
          <w:rtl w:val="0"/>
        </w:rPr>
        <w:t xml:space="preserve">Remote possible if you’re tech-comfortable</w:t>
        <w:br w:type="textWrapping"/>
      </w:r>
    </w:p>
    <w:p w:rsidR="00000000" w:rsidDel="00000000" w:rsidP="00000000" w:rsidRDefault="00000000" w:rsidRPr="00000000" w14:paraId="0000072E">
      <w:pPr>
        <w:spacing w:after="240" w:before="240" w:lineRule="auto"/>
        <w:ind w:left="0" w:firstLine="0"/>
        <w:rPr/>
      </w:pPr>
      <w:r w:rsidDel="00000000" w:rsidR="00000000" w:rsidRPr="00000000">
        <w:rPr>
          <w:rtl w:val="0"/>
        </w:rPr>
        <w:t xml:space="preserve">Can Be Combined With</w:t>
      </w:r>
    </w:p>
    <w:p w:rsidR="00000000" w:rsidDel="00000000" w:rsidP="00000000" w:rsidRDefault="00000000" w:rsidRPr="00000000" w14:paraId="0000072F">
      <w:pPr>
        <w:numPr>
          <w:ilvl w:val="0"/>
          <w:numId w:val="223"/>
        </w:numPr>
        <w:spacing w:after="480" w:before="480" w:lineRule="auto"/>
        <w:ind w:left="720" w:hanging="360"/>
      </w:pPr>
      <w:r w:rsidDel="00000000" w:rsidR="00000000" w:rsidRPr="00000000">
        <w:rPr>
          <w:rtl w:val="0"/>
        </w:rPr>
        <w:t xml:space="preserve">Streaming Producer</w:t>
        <w:br w:type="textWrapping"/>
      </w:r>
    </w:p>
    <w:p w:rsidR="00000000" w:rsidDel="00000000" w:rsidP="00000000" w:rsidRDefault="00000000" w:rsidRPr="00000000" w14:paraId="00000730">
      <w:pPr>
        <w:spacing w:after="240" w:before="240" w:lineRule="auto"/>
        <w:ind w:left="0" w:firstLine="0"/>
        <w:rPr/>
      </w:pPr>
      <w:r w:rsidDel="00000000" w:rsidR="00000000" w:rsidRPr="00000000">
        <w:rPr>
          <w:rtl w:val="0"/>
        </w:rPr>
        <w:t xml:space="preserve">Ask Candidates to Submit</w:t>
      </w:r>
    </w:p>
    <w:p w:rsidR="00000000" w:rsidDel="00000000" w:rsidP="00000000" w:rsidRDefault="00000000" w:rsidRPr="00000000" w14:paraId="00000731">
      <w:pPr>
        <w:numPr>
          <w:ilvl w:val="0"/>
          <w:numId w:val="82"/>
        </w:numPr>
        <w:spacing w:after="0" w:afterAutospacing="0" w:before="480" w:lineRule="auto"/>
        <w:ind w:left="720" w:hanging="360"/>
      </w:pPr>
      <w:r w:rsidDel="00000000" w:rsidR="00000000" w:rsidRPr="00000000">
        <w:rPr>
          <w:rtl w:val="0"/>
        </w:rPr>
        <w:t xml:space="preserve">Day rate</w:t>
        <w:br w:type="textWrapping"/>
      </w:r>
    </w:p>
    <w:p w:rsidR="00000000" w:rsidDel="00000000" w:rsidP="00000000" w:rsidRDefault="00000000" w:rsidRPr="00000000" w14:paraId="00000732">
      <w:pPr>
        <w:numPr>
          <w:ilvl w:val="0"/>
          <w:numId w:val="82"/>
        </w:numPr>
        <w:spacing w:after="0" w:afterAutospacing="0" w:before="0" w:beforeAutospacing="0" w:lineRule="auto"/>
        <w:ind w:left="720" w:hanging="360"/>
      </w:pPr>
      <w:r w:rsidDel="00000000" w:rsidR="00000000" w:rsidRPr="00000000">
        <w:rPr>
          <w:rtl w:val="0"/>
        </w:rPr>
        <w:t xml:space="preserve">Equipment recommendations</w:t>
        <w:br w:type="textWrapping"/>
      </w:r>
    </w:p>
    <w:p w:rsidR="00000000" w:rsidDel="00000000" w:rsidP="00000000" w:rsidRDefault="00000000" w:rsidRPr="00000000" w14:paraId="00000733">
      <w:pPr>
        <w:numPr>
          <w:ilvl w:val="0"/>
          <w:numId w:val="82"/>
        </w:numPr>
        <w:spacing w:after="0" w:afterAutospacing="0" w:before="0" w:beforeAutospacing="0" w:lineRule="auto"/>
        <w:ind w:left="720" w:hanging="360"/>
      </w:pPr>
      <w:r w:rsidDel="00000000" w:rsidR="00000000" w:rsidRPr="00000000">
        <w:rPr>
          <w:rtl w:val="0"/>
        </w:rPr>
        <w:t xml:space="preserve">Setup timeline</w:t>
        <w:br w:type="textWrapping"/>
      </w:r>
    </w:p>
    <w:p w:rsidR="00000000" w:rsidDel="00000000" w:rsidP="00000000" w:rsidRDefault="00000000" w:rsidRPr="00000000" w14:paraId="00000734">
      <w:pPr>
        <w:numPr>
          <w:ilvl w:val="0"/>
          <w:numId w:val="82"/>
        </w:numPr>
        <w:spacing w:after="480" w:before="0" w:beforeAutospacing="0" w:lineRule="auto"/>
        <w:ind w:left="720" w:hanging="360"/>
      </w:pPr>
      <w:r w:rsidDel="00000000" w:rsidR="00000000" w:rsidRPr="00000000">
        <w:rPr>
          <w:rtl w:val="0"/>
        </w:rPr>
        <w:t xml:space="preserve">Ongoing support cost (optional)</w:t>
        <w:br w:type="textWrapping"/>
      </w:r>
    </w:p>
    <w:p w:rsidR="00000000" w:rsidDel="00000000" w:rsidP="00000000" w:rsidRDefault="00000000" w:rsidRPr="00000000" w14:paraId="00000735">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6">
      <w:pPr>
        <w:pStyle w:val="Heading2"/>
        <w:keepNext w:val="0"/>
        <w:keepLines w:val="0"/>
        <w:ind w:left="0" w:firstLine="0"/>
        <w:rPr>
          <w:sz w:val="34"/>
          <w:szCs w:val="34"/>
        </w:rPr>
      </w:pPr>
      <w:bookmarkStart w:colFirst="0" w:colLast="0" w:name="_wy4k24tlogo9" w:id="149"/>
      <w:bookmarkEnd w:id="149"/>
      <w:r w:rsidDel="00000000" w:rsidR="00000000" w:rsidRPr="00000000">
        <w:rPr>
          <w:sz w:val="34"/>
          <w:szCs w:val="34"/>
          <w:rtl w:val="0"/>
        </w:rPr>
        <w:t xml:space="preserve">CATEGORY 2 — LIVE SESSION OPERATIONS</w:t>
      </w:r>
    </w:p>
    <w:p w:rsidR="00000000" w:rsidDel="00000000" w:rsidP="00000000" w:rsidRDefault="00000000" w:rsidRPr="00000000" w14:paraId="00000737">
      <w:pPr>
        <w:pStyle w:val="Heading3"/>
        <w:keepNext w:val="0"/>
        <w:keepLines w:val="0"/>
        <w:ind w:left="0" w:firstLine="0"/>
        <w:rPr>
          <w:sz w:val="26"/>
          <w:szCs w:val="26"/>
        </w:rPr>
      </w:pPr>
      <w:bookmarkStart w:colFirst="0" w:colLast="0" w:name="_qovwsqtkgw35" w:id="150"/>
      <w:bookmarkEnd w:id="150"/>
      <w:r w:rsidDel="00000000" w:rsidR="00000000" w:rsidRPr="00000000">
        <w:rPr>
          <w:sz w:val="26"/>
          <w:szCs w:val="26"/>
          <w:rtl w:val="0"/>
        </w:rPr>
        <w:t xml:space="preserve">2.1 Live Session Moderator</w:t>
      </w:r>
    </w:p>
    <w:p w:rsidR="00000000" w:rsidDel="00000000" w:rsidP="00000000" w:rsidRDefault="00000000" w:rsidRPr="00000000" w14:paraId="00000738">
      <w:pPr>
        <w:spacing w:after="240" w:before="240" w:lineRule="auto"/>
        <w:ind w:left="0" w:firstLine="0"/>
        <w:rPr/>
      </w:pPr>
      <w:r w:rsidDel="00000000" w:rsidR="00000000" w:rsidRPr="00000000">
        <w:rPr>
          <w:rtl w:val="0"/>
        </w:rPr>
        <w:t xml:space="preserve">Purpose:</w:t>
      </w:r>
    </w:p>
    <w:p w:rsidR="00000000" w:rsidDel="00000000" w:rsidP="00000000" w:rsidRDefault="00000000" w:rsidRPr="00000000" w14:paraId="00000739">
      <w:pPr>
        <w:spacing w:after="240" w:before="240" w:lineRule="auto"/>
        <w:ind w:left="0" w:firstLine="0"/>
        <w:rPr/>
      </w:pPr>
      <w:r w:rsidDel="00000000" w:rsidR="00000000" w:rsidRPr="00000000">
        <w:rPr>
          <w:rtl w:val="0"/>
        </w:rPr>
        <w:t xml:space="preserve">Protect the container during live calls so you can stay in your facilitation lane.</w:t>
      </w:r>
    </w:p>
    <w:p w:rsidR="00000000" w:rsidDel="00000000" w:rsidP="00000000" w:rsidRDefault="00000000" w:rsidRPr="00000000" w14:paraId="0000073A">
      <w:pPr>
        <w:spacing w:after="240" w:before="240" w:lineRule="auto"/>
        <w:ind w:left="0" w:firstLine="0"/>
        <w:rPr/>
      </w:pPr>
      <w:r w:rsidDel="00000000" w:rsidR="00000000" w:rsidRPr="00000000">
        <w:rPr>
          <w:rtl w:val="0"/>
        </w:rPr>
        <w:t xml:space="preserve">Core Responsibilities</w:t>
      </w:r>
    </w:p>
    <w:p w:rsidR="00000000" w:rsidDel="00000000" w:rsidP="00000000" w:rsidRDefault="00000000" w:rsidRPr="00000000" w14:paraId="0000073B">
      <w:pPr>
        <w:numPr>
          <w:ilvl w:val="0"/>
          <w:numId w:val="256"/>
        </w:numPr>
        <w:spacing w:after="0" w:afterAutospacing="0" w:before="480" w:lineRule="auto"/>
        <w:ind w:left="720" w:hanging="360"/>
      </w:pPr>
      <w:r w:rsidDel="00000000" w:rsidR="00000000" w:rsidRPr="00000000">
        <w:rPr>
          <w:rtl w:val="0"/>
        </w:rPr>
        <w:t xml:space="preserve">Admit participants</w:t>
        <w:br w:type="textWrapping"/>
      </w:r>
    </w:p>
    <w:p w:rsidR="00000000" w:rsidDel="00000000" w:rsidP="00000000" w:rsidRDefault="00000000" w:rsidRPr="00000000" w14:paraId="0000073C">
      <w:pPr>
        <w:numPr>
          <w:ilvl w:val="0"/>
          <w:numId w:val="256"/>
        </w:numPr>
        <w:spacing w:after="0" w:afterAutospacing="0" w:before="0" w:beforeAutospacing="0" w:lineRule="auto"/>
        <w:ind w:left="720" w:hanging="360"/>
      </w:pPr>
      <w:r w:rsidDel="00000000" w:rsidR="00000000" w:rsidRPr="00000000">
        <w:rPr>
          <w:rtl w:val="0"/>
        </w:rPr>
        <w:t xml:space="preserve">Mute/unmute speakers</w:t>
        <w:br w:type="textWrapping"/>
      </w:r>
    </w:p>
    <w:p w:rsidR="00000000" w:rsidDel="00000000" w:rsidP="00000000" w:rsidRDefault="00000000" w:rsidRPr="00000000" w14:paraId="0000073D">
      <w:pPr>
        <w:numPr>
          <w:ilvl w:val="0"/>
          <w:numId w:val="256"/>
        </w:numPr>
        <w:spacing w:after="0" w:afterAutospacing="0" w:before="0" w:beforeAutospacing="0" w:lineRule="auto"/>
        <w:ind w:left="720" w:hanging="360"/>
      </w:pPr>
      <w:r w:rsidDel="00000000" w:rsidR="00000000" w:rsidRPr="00000000">
        <w:rPr>
          <w:rtl w:val="0"/>
        </w:rPr>
        <w:t xml:space="preserve">Monitor chat</w:t>
        <w:br w:type="textWrapping"/>
      </w:r>
    </w:p>
    <w:p w:rsidR="00000000" w:rsidDel="00000000" w:rsidP="00000000" w:rsidRDefault="00000000" w:rsidRPr="00000000" w14:paraId="0000073E">
      <w:pPr>
        <w:numPr>
          <w:ilvl w:val="0"/>
          <w:numId w:val="256"/>
        </w:numPr>
        <w:spacing w:after="0" w:afterAutospacing="0" w:before="0" w:beforeAutospacing="0" w:lineRule="auto"/>
        <w:ind w:left="720" w:hanging="360"/>
      </w:pPr>
      <w:r w:rsidDel="00000000" w:rsidR="00000000" w:rsidRPr="00000000">
        <w:rPr>
          <w:rtl w:val="0"/>
        </w:rPr>
        <w:t xml:space="preserve">Manage raise-hand queue</w:t>
        <w:br w:type="textWrapping"/>
      </w:r>
    </w:p>
    <w:p w:rsidR="00000000" w:rsidDel="00000000" w:rsidP="00000000" w:rsidRDefault="00000000" w:rsidRPr="00000000" w14:paraId="0000073F">
      <w:pPr>
        <w:numPr>
          <w:ilvl w:val="0"/>
          <w:numId w:val="256"/>
        </w:numPr>
        <w:spacing w:after="0" w:afterAutospacing="0" w:before="0" w:beforeAutospacing="0" w:lineRule="auto"/>
        <w:ind w:left="720" w:hanging="360"/>
      </w:pPr>
      <w:r w:rsidDel="00000000" w:rsidR="00000000" w:rsidRPr="00000000">
        <w:rPr>
          <w:rtl w:val="0"/>
        </w:rPr>
        <w:t xml:space="preserve">Enforce community agreements</w:t>
        <w:br w:type="textWrapping"/>
      </w:r>
    </w:p>
    <w:p w:rsidR="00000000" w:rsidDel="00000000" w:rsidP="00000000" w:rsidRDefault="00000000" w:rsidRPr="00000000" w14:paraId="00000740">
      <w:pPr>
        <w:numPr>
          <w:ilvl w:val="0"/>
          <w:numId w:val="256"/>
        </w:numPr>
        <w:spacing w:after="0" w:afterAutospacing="0" w:before="0" w:beforeAutospacing="0" w:lineRule="auto"/>
        <w:ind w:left="720" w:hanging="360"/>
      </w:pPr>
      <w:r w:rsidDel="00000000" w:rsidR="00000000" w:rsidRPr="00000000">
        <w:rPr>
          <w:rtl w:val="0"/>
        </w:rPr>
        <w:t xml:space="preserve">Remove disruptive users</w:t>
        <w:br w:type="textWrapping"/>
      </w:r>
    </w:p>
    <w:p w:rsidR="00000000" w:rsidDel="00000000" w:rsidP="00000000" w:rsidRDefault="00000000" w:rsidRPr="00000000" w14:paraId="00000741">
      <w:pPr>
        <w:numPr>
          <w:ilvl w:val="0"/>
          <w:numId w:val="256"/>
        </w:numPr>
        <w:spacing w:after="0" w:afterAutospacing="0" w:before="0" w:beforeAutospacing="0" w:lineRule="auto"/>
        <w:ind w:left="720" w:hanging="360"/>
      </w:pPr>
      <w:r w:rsidDel="00000000" w:rsidR="00000000" w:rsidRPr="00000000">
        <w:rPr>
          <w:rtl w:val="0"/>
        </w:rPr>
        <w:t xml:space="preserve">Track consent flags</w:t>
        <w:br w:type="textWrapping"/>
      </w:r>
    </w:p>
    <w:p w:rsidR="00000000" w:rsidDel="00000000" w:rsidP="00000000" w:rsidRDefault="00000000" w:rsidRPr="00000000" w14:paraId="00000742">
      <w:pPr>
        <w:numPr>
          <w:ilvl w:val="0"/>
          <w:numId w:val="256"/>
        </w:numPr>
        <w:spacing w:after="480" w:before="0" w:beforeAutospacing="0" w:lineRule="auto"/>
        <w:ind w:left="720" w:hanging="360"/>
      </w:pPr>
      <w:r w:rsidDel="00000000" w:rsidR="00000000" w:rsidRPr="00000000">
        <w:rPr>
          <w:rtl w:val="0"/>
        </w:rPr>
        <w:t xml:space="preserve">Time-keep segments</w:t>
        <w:br w:type="textWrapping"/>
      </w:r>
    </w:p>
    <w:p w:rsidR="00000000" w:rsidDel="00000000" w:rsidP="00000000" w:rsidRDefault="00000000" w:rsidRPr="00000000" w14:paraId="00000743">
      <w:pPr>
        <w:spacing w:after="240" w:before="240" w:lineRule="auto"/>
        <w:ind w:left="0" w:firstLine="0"/>
        <w:rPr/>
      </w:pPr>
      <w:r w:rsidDel="00000000" w:rsidR="00000000" w:rsidRPr="00000000">
        <w:rPr>
          <w:rtl w:val="0"/>
        </w:rPr>
        <w:t xml:space="preserve">Skill Profile</w:t>
      </w:r>
    </w:p>
    <w:p w:rsidR="00000000" w:rsidDel="00000000" w:rsidP="00000000" w:rsidRDefault="00000000" w:rsidRPr="00000000" w14:paraId="00000744">
      <w:pPr>
        <w:numPr>
          <w:ilvl w:val="0"/>
          <w:numId w:val="109"/>
        </w:numPr>
        <w:spacing w:after="0" w:afterAutospacing="0" w:before="480" w:lineRule="auto"/>
        <w:ind w:left="720" w:hanging="360"/>
      </w:pPr>
      <w:r w:rsidDel="00000000" w:rsidR="00000000" w:rsidRPr="00000000">
        <w:rPr>
          <w:rtl w:val="0"/>
        </w:rPr>
        <w:t xml:space="preserve">Facilitation awareness</w:t>
        <w:br w:type="textWrapping"/>
      </w:r>
    </w:p>
    <w:p w:rsidR="00000000" w:rsidDel="00000000" w:rsidP="00000000" w:rsidRDefault="00000000" w:rsidRPr="00000000" w14:paraId="00000745">
      <w:pPr>
        <w:numPr>
          <w:ilvl w:val="0"/>
          <w:numId w:val="109"/>
        </w:numPr>
        <w:spacing w:after="0" w:afterAutospacing="0" w:before="0" w:beforeAutospacing="0" w:lineRule="auto"/>
        <w:ind w:left="720" w:hanging="360"/>
      </w:pPr>
      <w:r w:rsidDel="00000000" w:rsidR="00000000" w:rsidRPr="00000000">
        <w:rPr>
          <w:rtl w:val="0"/>
        </w:rPr>
        <w:t xml:space="preserve">Conflict de-escalation</w:t>
        <w:br w:type="textWrapping"/>
      </w:r>
    </w:p>
    <w:p w:rsidR="00000000" w:rsidDel="00000000" w:rsidP="00000000" w:rsidRDefault="00000000" w:rsidRPr="00000000" w14:paraId="00000746">
      <w:pPr>
        <w:numPr>
          <w:ilvl w:val="0"/>
          <w:numId w:val="109"/>
        </w:numPr>
        <w:spacing w:after="0" w:afterAutospacing="0" w:before="0" w:beforeAutospacing="0" w:lineRule="auto"/>
        <w:ind w:left="720" w:hanging="360"/>
      </w:pPr>
      <w:r w:rsidDel="00000000" w:rsidR="00000000" w:rsidRPr="00000000">
        <w:rPr>
          <w:rtl w:val="0"/>
        </w:rPr>
        <w:t xml:space="preserve">Tech fluency</w:t>
        <w:br w:type="textWrapping"/>
      </w:r>
    </w:p>
    <w:p w:rsidR="00000000" w:rsidDel="00000000" w:rsidP="00000000" w:rsidRDefault="00000000" w:rsidRPr="00000000" w14:paraId="00000747">
      <w:pPr>
        <w:numPr>
          <w:ilvl w:val="0"/>
          <w:numId w:val="109"/>
        </w:numPr>
        <w:spacing w:after="0" w:afterAutospacing="0" w:before="0" w:beforeAutospacing="0" w:lineRule="auto"/>
        <w:ind w:left="720" w:hanging="360"/>
      </w:pPr>
      <w:r w:rsidDel="00000000" w:rsidR="00000000" w:rsidRPr="00000000">
        <w:rPr>
          <w:rtl w:val="0"/>
        </w:rPr>
        <w:t xml:space="preserve">Calm under pressure</w:t>
        <w:br w:type="textWrapping"/>
      </w:r>
    </w:p>
    <w:p w:rsidR="00000000" w:rsidDel="00000000" w:rsidP="00000000" w:rsidRDefault="00000000" w:rsidRPr="00000000" w14:paraId="00000748">
      <w:pPr>
        <w:numPr>
          <w:ilvl w:val="0"/>
          <w:numId w:val="109"/>
        </w:numPr>
        <w:spacing w:after="480" w:before="0" w:beforeAutospacing="0" w:lineRule="auto"/>
        <w:ind w:left="720" w:hanging="360"/>
      </w:pPr>
      <w:r w:rsidDel="00000000" w:rsidR="00000000" w:rsidRPr="00000000">
        <w:rPr>
          <w:rtl w:val="0"/>
        </w:rPr>
        <w:t xml:space="preserve">Values-aligned presence</w:t>
        <w:br w:type="textWrapping"/>
      </w:r>
    </w:p>
    <w:p w:rsidR="00000000" w:rsidDel="00000000" w:rsidP="00000000" w:rsidRDefault="00000000" w:rsidRPr="00000000" w14:paraId="00000749">
      <w:pPr>
        <w:spacing w:after="240" w:before="240" w:lineRule="auto"/>
        <w:ind w:left="0" w:firstLine="0"/>
        <w:rPr/>
      </w:pPr>
      <w:r w:rsidDel="00000000" w:rsidR="00000000" w:rsidRPr="00000000">
        <w:rPr>
          <w:rtl w:val="0"/>
        </w:rPr>
        <w:t xml:space="preserve">Time Horizon</w:t>
      </w:r>
    </w:p>
    <w:p w:rsidR="00000000" w:rsidDel="00000000" w:rsidP="00000000" w:rsidRDefault="00000000" w:rsidRPr="00000000" w14:paraId="0000074A">
      <w:pPr>
        <w:numPr>
          <w:ilvl w:val="0"/>
          <w:numId w:val="8"/>
        </w:numPr>
        <w:spacing w:after="0" w:afterAutospacing="0" w:before="480" w:lineRule="auto"/>
        <w:ind w:left="720" w:hanging="360"/>
      </w:pPr>
      <w:r w:rsidDel="00000000" w:rsidR="00000000" w:rsidRPr="00000000">
        <w:rPr>
          <w:rtl w:val="0"/>
        </w:rPr>
        <w:t xml:space="preserve">Ongoing</w:t>
        <w:br w:type="textWrapping"/>
      </w:r>
    </w:p>
    <w:p w:rsidR="00000000" w:rsidDel="00000000" w:rsidP="00000000" w:rsidRDefault="00000000" w:rsidRPr="00000000" w14:paraId="0000074B">
      <w:pPr>
        <w:numPr>
          <w:ilvl w:val="0"/>
          <w:numId w:val="8"/>
        </w:numPr>
        <w:spacing w:after="480" w:before="0" w:beforeAutospacing="0" w:lineRule="auto"/>
        <w:ind w:left="720" w:hanging="360"/>
      </w:pPr>
      <w:r w:rsidDel="00000000" w:rsidR="00000000" w:rsidRPr="00000000">
        <w:rPr>
          <w:rtl w:val="0"/>
        </w:rPr>
        <w:t xml:space="preserve">2–6 hrs/week (depending on number of sessions)</w:t>
        <w:br w:type="textWrapping"/>
      </w:r>
    </w:p>
    <w:p w:rsidR="00000000" w:rsidDel="00000000" w:rsidP="00000000" w:rsidRDefault="00000000" w:rsidRPr="00000000" w14:paraId="0000074C">
      <w:pPr>
        <w:spacing w:after="240" w:before="240" w:lineRule="auto"/>
        <w:ind w:left="0" w:firstLine="0"/>
        <w:rPr/>
      </w:pPr>
      <w:r w:rsidDel="00000000" w:rsidR="00000000" w:rsidRPr="00000000">
        <w:rPr>
          <w:rtl w:val="0"/>
        </w:rPr>
        <w:t xml:space="preserve">Remote vs In-Person</w:t>
      </w:r>
    </w:p>
    <w:p w:rsidR="00000000" w:rsidDel="00000000" w:rsidP="00000000" w:rsidRDefault="00000000" w:rsidRPr="00000000" w14:paraId="0000074D">
      <w:pPr>
        <w:numPr>
          <w:ilvl w:val="0"/>
          <w:numId w:val="218"/>
        </w:numPr>
        <w:spacing w:after="480" w:before="480" w:lineRule="auto"/>
        <w:ind w:left="720" w:hanging="360"/>
      </w:pPr>
      <w:r w:rsidDel="00000000" w:rsidR="00000000" w:rsidRPr="00000000">
        <w:rPr>
          <w:rtl w:val="0"/>
        </w:rPr>
        <w:t xml:space="preserve">Fully remote</w:t>
        <w:br w:type="textWrapping"/>
      </w:r>
    </w:p>
    <w:p w:rsidR="00000000" w:rsidDel="00000000" w:rsidP="00000000" w:rsidRDefault="00000000" w:rsidRPr="00000000" w14:paraId="0000074E">
      <w:pPr>
        <w:spacing w:after="240" w:before="240" w:lineRule="auto"/>
        <w:ind w:left="0" w:firstLine="0"/>
        <w:rPr/>
      </w:pPr>
      <w:r w:rsidDel="00000000" w:rsidR="00000000" w:rsidRPr="00000000">
        <w:rPr>
          <w:rtl w:val="0"/>
        </w:rPr>
        <w:t xml:space="preserve">Can Be Combined With</w:t>
      </w:r>
    </w:p>
    <w:p w:rsidR="00000000" w:rsidDel="00000000" w:rsidP="00000000" w:rsidRDefault="00000000" w:rsidRPr="00000000" w14:paraId="0000074F">
      <w:pPr>
        <w:numPr>
          <w:ilvl w:val="0"/>
          <w:numId w:val="251"/>
        </w:numPr>
        <w:spacing w:after="480" w:before="480" w:lineRule="auto"/>
        <w:ind w:left="720" w:hanging="360"/>
      </w:pPr>
      <w:r w:rsidDel="00000000" w:rsidR="00000000" w:rsidRPr="00000000">
        <w:rPr>
          <w:rtl w:val="0"/>
        </w:rPr>
        <w:t xml:space="preserve">Community Manager (early stage)</w:t>
        <w:br w:type="textWrapping"/>
      </w:r>
    </w:p>
    <w:p w:rsidR="00000000" w:rsidDel="00000000" w:rsidP="00000000" w:rsidRDefault="00000000" w:rsidRPr="00000000" w14:paraId="00000750">
      <w:pPr>
        <w:spacing w:after="240" w:before="240" w:lineRule="auto"/>
        <w:ind w:left="0" w:firstLine="0"/>
        <w:rPr/>
      </w:pPr>
      <w:r w:rsidDel="00000000" w:rsidR="00000000" w:rsidRPr="00000000">
        <w:rPr>
          <w:rtl w:val="0"/>
        </w:rPr>
        <w:t xml:space="preserve">Ask Candidates to Submit</w:t>
      </w:r>
    </w:p>
    <w:p w:rsidR="00000000" w:rsidDel="00000000" w:rsidP="00000000" w:rsidRDefault="00000000" w:rsidRPr="00000000" w14:paraId="00000751">
      <w:pPr>
        <w:numPr>
          <w:ilvl w:val="0"/>
          <w:numId w:val="94"/>
        </w:numPr>
        <w:spacing w:after="0" w:afterAutospacing="0" w:before="480" w:lineRule="auto"/>
        <w:ind w:left="720" w:hanging="360"/>
      </w:pPr>
      <w:r w:rsidDel="00000000" w:rsidR="00000000" w:rsidRPr="00000000">
        <w:rPr>
          <w:rtl w:val="0"/>
        </w:rPr>
        <w:t xml:space="preserve">Hourly or per-session rate</w:t>
        <w:br w:type="textWrapping"/>
      </w:r>
    </w:p>
    <w:p w:rsidR="00000000" w:rsidDel="00000000" w:rsidP="00000000" w:rsidRDefault="00000000" w:rsidRPr="00000000" w14:paraId="00000752">
      <w:pPr>
        <w:numPr>
          <w:ilvl w:val="0"/>
          <w:numId w:val="94"/>
        </w:numPr>
        <w:spacing w:after="0" w:afterAutospacing="0" w:before="0" w:beforeAutospacing="0" w:lineRule="auto"/>
        <w:ind w:left="720" w:hanging="360"/>
      </w:pPr>
      <w:r w:rsidDel="00000000" w:rsidR="00000000" w:rsidRPr="00000000">
        <w:rPr>
          <w:rtl w:val="0"/>
        </w:rPr>
        <w:t xml:space="preserve">Weekly availability</w:t>
        <w:br w:type="textWrapping"/>
      </w:r>
    </w:p>
    <w:p w:rsidR="00000000" w:rsidDel="00000000" w:rsidP="00000000" w:rsidRDefault="00000000" w:rsidRPr="00000000" w14:paraId="00000753">
      <w:pPr>
        <w:numPr>
          <w:ilvl w:val="0"/>
          <w:numId w:val="94"/>
        </w:numPr>
        <w:spacing w:after="480" w:before="0" w:beforeAutospacing="0" w:lineRule="auto"/>
        <w:ind w:left="720" w:hanging="360"/>
      </w:pPr>
      <w:r w:rsidDel="00000000" w:rsidR="00000000" w:rsidRPr="00000000">
        <w:rPr>
          <w:rtl w:val="0"/>
        </w:rPr>
        <w:t xml:space="preserve">Moderation philosophy</w:t>
        <w:br w:type="textWrapping"/>
      </w:r>
    </w:p>
    <w:p w:rsidR="00000000" w:rsidDel="00000000" w:rsidP="00000000" w:rsidRDefault="00000000" w:rsidRPr="00000000" w14:paraId="00000754">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5">
      <w:pPr>
        <w:pStyle w:val="Heading3"/>
        <w:keepNext w:val="0"/>
        <w:keepLines w:val="0"/>
        <w:ind w:left="0" w:firstLine="0"/>
        <w:rPr>
          <w:sz w:val="26"/>
          <w:szCs w:val="26"/>
        </w:rPr>
      </w:pPr>
      <w:bookmarkStart w:colFirst="0" w:colLast="0" w:name="_fdw0607e1ked" w:id="151"/>
      <w:bookmarkEnd w:id="151"/>
      <w:r w:rsidDel="00000000" w:rsidR="00000000" w:rsidRPr="00000000">
        <w:rPr>
          <w:sz w:val="26"/>
          <w:szCs w:val="26"/>
          <w:rtl w:val="0"/>
        </w:rPr>
        <w:t xml:space="preserve">2.2 Backup Moderator Pool</w:t>
      </w:r>
    </w:p>
    <w:p w:rsidR="00000000" w:rsidDel="00000000" w:rsidP="00000000" w:rsidRDefault="00000000" w:rsidRPr="00000000" w14:paraId="00000756">
      <w:pPr>
        <w:spacing w:after="240" w:before="240" w:lineRule="auto"/>
        <w:ind w:left="0" w:firstLine="0"/>
        <w:rPr/>
      </w:pPr>
      <w:r w:rsidDel="00000000" w:rsidR="00000000" w:rsidRPr="00000000">
        <w:rPr>
          <w:rtl w:val="0"/>
        </w:rPr>
        <w:t xml:space="preserve">Purpose:</w:t>
      </w:r>
    </w:p>
    <w:p w:rsidR="00000000" w:rsidDel="00000000" w:rsidP="00000000" w:rsidRDefault="00000000" w:rsidRPr="00000000" w14:paraId="00000757">
      <w:pPr>
        <w:spacing w:after="240" w:before="240" w:lineRule="auto"/>
        <w:ind w:left="0" w:firstLine="0"/>
        <w:rPr/>
      </w:pPr>
      <w:r w:rsidDel="00000000" w:rsidR="00000000" w:rsidRPr="00000000">
        <w:rPr>
          <w:rtl w:val="0"/>
        </w:rPr>
        <w:t xml:space="preserve">Ensure redundancy and scale-readiness.</w:t>
      </w:r>
    </w:p>
    <w:p w:rsidR="00000000" w:rsidDel="00000000" w:rsidP="00000000" w:rsidRDefault="00000000" w:rsidRPr="00000000" w14:paraId="00000758">
      <w:pPr>
        <w:spacing w:after="240" w:before="240" w:lineRule="auto"/>
        <w:ind w:left="0" w:firstLine="0"/>
        <w:rPr/>
      </w:pPr>
      <w:r w:rsidDel="00000000" w:rsidR="00000000" w:rsidRPr="00000000">
        <w:rPr>
          <w:rtl w:val="0"/>
        </w:rPr>
        <w:t xml:space="preserve">Core Responsibilities</w:t>
      </w:r>
    </w:p>
    <w:p w:rsidR="00000000" w:rsidDel="00000000" w:rsidP="00000000" w:rsidRDefault="00000000" w:rsidRPr="00000000" w14:paraId="00000759">
      <w:pPr>
        <w:numPr>
          <w:ilvl w:val="0"/>
          <w:numId w:val="227"/>
        </w:numPr>
        <w:spacing w:after="0" w:afterAutospacing="0" w:before="480" w:lineRule="auto"/>
        <w:ind w:left="720" w:hanging="360"/>
      </w:pPr>
      <w:r w:rsidDel="00000000" w:rsidR="00000000" w:rsidRPr="00000000">
        <w:rPr>
          <w:rtl w:val="0"/>
        </w:rPr>
        <w:t xml:space="preserve">Fill in when primary moderator unavailable</w:t>
        <w:br w:type="textWrapping"/>
      </w:r>
    </w:p>
    <w:p w:rsidR="00000000" w:rsidDel="00000000" w:rsidP="00000000" w:rsidRDefault="00000000" w:rsidRPr="00000000" w14:paraId="0000075A">
      <w:pPr>
        <w:numPr>
          <w:ilvl w:val="0"/>
          <w:numId w:val="227"/>
        </w:numPr>
        <w:spacing w:after="0" w:afterAutospacing="0" w:before="0" w:beforeAutospacing="0" w:lineRule="auto"/>
        <w:ind w:left="720" w:hanging="360"/>
      </w:pPr>
      <w:r w:rsidDel="00000000" w:rsidR="00000000" w:rsidRPr="00000000">
        <w:rPr>
          <w:rtl w:val="0"/>
        </w:rPr>
        <w:t xml:space="preserve">Support high-attendance sessions</w:t>
        <w:br w:type="textWrapping"/>
      </w:r>
    </w:p>
    <w:p w:rsidR="00000000" w:rsidDel="00000000" w:rsidP="00000000" w:rsidRDefault="00000000" w:rsidRPr="00000000" w14:paraId="0000075B">
      <w:pPr>
        <w:numPr>
          <w:ilvl w:val="0"/>
          <w:numId w:val="227"/>
        </w:numPr>
        <w:spacing w:after="480" w:before="0" w:beforeAutospacing="0" w:lineRule="auto"/>
        <w:ind w:left="720" w:hanging="360"/>
      </w:pPr>
      <w:r w:rsidDel="00000000" w:rsidR="00000000" w:rsidRPr="00000000">
        <w:rPr>
          <w:rtl w:val="0"/>
        </w:rPr>
        <w:t xml:space="preserve">Moderate grief circles (with extra training)</w:t>
        <w:br w:type="textWrapping"/>
      </w:r>
    </w:p>
    <w:p w:rsidR="00000000" w:rsidDel="00000000" w:rsidP="00000000" w:rsidRDefault="00000000" w:rsidRPr="00000000" w14:paraId="0000075C">
      <w:pPr>
        <w:spacing w:after="240" w:before="240" w:lineRule="auto"/>
        <w:ind w:left="0" w:firstLine="0"/>
        <w:rPr/>
      </w:pPr>
      <w:r w:rsidDel="00000000" w:rsidR="00000000" w:rsidRPr="00000000">
        <w:rPr>
          <w:rtl w:val="0"/>
        </w:rPr>
        <w:t xml:space="preserve">Skill Profile</w:t>
      </w:r>
    </w:p>
    <w:p w:rsidR="00000000" w:rsidDel="00000000" w:rsidP="00000000" w:rsidRDefault="00000000" w:rsidRPr="00000000" w14:paraId="0000075D">
      <w:pPr>
        <w:numPr>
          <w:ilvl w:val="0"/>
          <w:numId w:val="89"/>
        </w:numPr>
        <w:spacing w:after="0" w:afterAutospacing="0" w:before="480" w:lineRule="auto"/>
        <w:ind w:left="720" w:hanging="360"/>
      </w:pPr>
      <w:r w:rsidDel="00000000" w:rsidR="00000000" w:rsidRPr="00000000">
        <w:rPr>
          <w:rtl w:val="0"/>
        </w:rPr>
        <w:t xml:space="preserve">Same as Moderator</w:t>
        <w:br w:type="textWrapping"/>
      </w:r>
    </w:p>
    <w:p w:rsidR="00000000" w:rsidDel="00000000" w:rsidP="00000000" w:rsidRDefault="00000000" w:rsidRPr="00000000" w14:paraId="0000075E">
      <w:pPr>
        <w:numPr>
          <w:ilvl w:val="0"/>
          <w:numId w:val="89"/>
        </w:numPr>
        <w:spacing w:after="480" w:before="0" w:beforeAutospacing="0" w:lineRule="auto"/>
        <w:ind w:left="720" w:hanging="360"/>
      </w:pPr>
      <w:r w:rsidDel="00000000" w:rsidR="00000000" w:rsidRPr="00000000">
        <w:rPr>
          <w:rtl w:val="0"/>
        </w:rPr>
        <w:t xml:space="preserve">Trauma-informed (for grief circles)</w:t>
        <w:br w:type="textWrapping"/>
      </w:r>
    </w:p>
    <w:p w:rsidR="00000000" w:rsidDel="00000000" w:rsidP="00000000" w:rsidRDefault="00000000" w:rsidRPr="00000000" w14:paraId="0000075F">
      <w:pPr>
        <w:spacing w:after="240" w:before="240" w:lineRule="auto"/>
        <w:ind w:left="0" w:firstLine="0"/>
        <w:rPr/>
      </w:pPr>
      <w:r w:rsidDel="00000000" w:rsidR="00000000" w:rsidRPr="00000000">
        <w:rPr>
          <w:rtl w:val="0"/>
        </w:rPr>
        <w:t xml:space="preserve">Time Horizon</w:t>
      </w:r>
    </w:p>
    <w:p w:rsidR="00000000" w:rsidDel="00000000" w:rsidP="00000000" w:rsidRDefault="00000000" w:rsidRPr="00000000" w14:paraId="00000760">
      <w:pPr>
        <w:numPr>
          <w:ilvl w:val="0"/>
          <w:numId w:val="104"/>
        </w:numPr>
        <w:spacing w:after="0" w:afterAutospacing="0" w:before="480" w:lineRule="auto"/>
        <w:ind w:left="720" w:hanging="360"/>
      </w:pPr>
      <w:r w:rsidDel="00000000" w:rsidR="00000000" w:rsidRPr="00000000">
        <w:rPr>
          <w:rtl w:val="0"/>
        </w:rPr>
        <w:t xml:space="preserve">On-call</w:t>
        <w:br w:type="textWrapping"/>
      </w:r>
    </w:p>
    <w:p w:rsidR="00000000" w:rsidDel="00000000" w:rsidP="00000000" w:rsidRDefault="00000000" w:rsidRPr="00000000" w14:paraId="00000761">
      <w:pPr>
        <w:numPr>
          <w:ilvl w:val="0"/>
          <w:numId w:val="104"/>
        </w:numPr>
        <w:spacing w:after="480" w:before="0" w:beforeAutospacing="0" w:lineRule="auto"/>
        <w:ind w:left="720" w:hanging="360"/>
      </w:pPr>
      <w:r w:rsidDel="00000000" w:rsidR="00000000" w:rsidRPr="00000000">
        <w:rPr>
          <w:rtl w:val="0"/>
        </w:rPr>
        <w:t xml:space="preserve">As-needed</w:t>
        <w:br w:type="textWrapping"/>
      </w:r>
    </w:p>
    <w:p w:rsidR="00000000" w:rsidDel="00000000" w:rsidP="00000000" w:rsidRDefault="00000000" w:rsidRPr="00000000" w14:paraId="00000762">
      <w:pPr>
        <w:spacing w:after="240" w:before="240" w:lineRule="auto"/>
        <w:ind w:left="0" w:firstLine="0"/>
        <w:rPr/>
      </w:pPr>
      <w:r w:rsidDel="00000000" w:rsidR="00000000" w:rsidRPr="00000000">
        <w:rPr>
          <w:rtl w:val="0"/>
        </w:rPr>
        <w:t xml:space="preserve">Remote vs In-Person</w:t>
      </w:r>
    </w:p>
    <w:p w:rsidR="00000000" w:rsidDel="00000000" w:rsidP="00000000" w:rsidRDefault="00000000" w:rsidRPr="00000000" w14:paraId="00000763">
      <w:pPr>
        <w:numPr>
          <w:ilvl w:val="0"/>
          <w:numId w:val="259"/>
        </w:numPr>
        <w:spacing w:after="480" w:before="480" w:lineRule="auto"/>
        <w:ind w:left="720" w:hanging="360"/>
      </w:pPr>
      <w:r w:rsidDel="00000000" w:rsidR="00000000" w:rsidRPr="00000000">
        <w:rPr>
          <w:rtl w:val="0"/>
        </w:rPr>
        <w:t xml:space="preserve">Fully remote</w:t>
        <w:br w:type="textWrapping"/>
      </w:r>
    </w:p>
    <w:p w:rsidR="00000000" w:rsidDel="00000000" w:rsidP="00000000" w:rsidRDefault="00000000" w:rsidRPr="00000000" w14:paraId="00000764">
      <w:pPr>
        <w:spacing w:after="240" w:before="240" w:lineRule="auto"/>
        <w:ind w:left="0" w:firstLine="0"/>
        <w:rPr/>
      </w:pPr>
      <w:r w:rsidDel="00000000" w:rsidR="00000000" w:rsidRPr="00000000">
        <w:rPr>
          <w:rtl w:val="0"/>
        </w:rPr>
        <w:t xml:space="preserve">Ask Candidates to Submit</w:t>
      </w:r>
    </w:p>
    <w:p w:rsidR="00000000" w:rsidDel="00000000" w:rsidP="00000000" w:rsidRDefault="00000000" w:rsidRPr="00000000" w14:paraId="00000765">
      <w:pPr>
        <w:numPr>
          <w:ilvl w:val="0"/>
          <w:numId w:val="66"/>
        </w:numPr>
        <w:spacing w:after="0" w:afterAutospacing="0" w:before="480" w:lineRule="auto"/>
        <w:ind w:left="720" w:hanging="360"/>
      </w:pPr>
      <w:r w:rsidDel="00000000" w:rsidR="00000000" w:rsidRPr="00000000">
        <w:rPr>
          <w:rtl w:val="0"/>
        </w:rPr>
        <w:t xml:space="preserve">On-call retainer ask</w:t>
        <w:br w:type="textWrapping"/>
      </w:r>
    </w:p>
    <w:p w:rsidR="00000000" w:rsidDel="00000000" w:rsidP="00000000" w:rsidRDefault="00000000" w:rsidRPr="00000000" w14:paraId="00000766">
      <w:pPr>
        <w:numPr>
          <w:ilvl w:val="0"/>
          <w:numId w:val="66"/>
        </w:numPr>
        <w:spacing w:after="480" w:before="0" w:beforeAutospacing="0" w:lineRule="auto"/>
        <w:ind w:left="720" w:hanging="360"/>
      </w:pPr>
      <w:r w:rsidDel="00000000" w:rsidR="00000000" w:rsidRPr="00000000">
        <w:rPr>
          <w:rtl w:val="0"/>
        </w:rPr>
        <w:t xml:space="preserve">Per-session rate</w:t>
        <w:br w:type="textWrapping"/>
      </w:r>
    </w:p>
    <w:p w:rsidR="00000000" w:rsidDel="00000000" w:rsidP="00000000" w:rsidRDefault="00000000" w:rsidRPr="00000000" w14:paraId="00000767">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8">
      <w:pPr>
        <w:pStyle w:val="Heading2"/>
        <w:keepNext w:val="0"/>
        <w:keepLines w:val="0"/>
        <w:ind w:left="0" w:firstLine="0"/>
        <w:rPr>
          <w:sz w:val="34"/>
          <w:szCs w:val="34"/>
        </w:rPr>
      </w:pPr>
      <w:bookmarkStart w:colFirst="0" w:colLast="0" w:name="_2m3kauwvqaoa" w:id="152"/>
      <w:bookmarkEnd w:id="152"/>
      <w:r w:rsidDel="00000000" w:rsidR="00000000" w:rsidRPr="00000000">
        <w:rPr>
          <w:sz w:val="34"/>
          <w:szCs w:val="34"/>
          <w:rtl w:val="0"/>
        </w:rPr>
        <w:t xml:space="preserve">CATEGORY 3 — CONTENT &amp; PUBLISHING</w:t>
      </w:r>
    </w:p>
    <w:p w:rsidR="00000000" w:rsidDel="00000000" w:rsidP="00000000" w:rsidRDefault="00000000" w:rsidRPr="00000000" w14:paraId="00000769">
      <w:pPr>
        <w:pStyle w:val="Heading3"/>
        <w:keepNext w:val="0"/>
        <w:keepLines w:val="0"/>
        <w:ind w:left="0" w:firstLine="0"/>
        <w:rPr>
          <w:sz w:val="26"/>
          <w:szCs w:val="26"/>
        </w:rPr>
      </w:pPr>
      <w:bookmarkStart w:colFirst="0" w:colLast="0" w:name="_xrvn5k9wuicx" w:id="153"/>
      <w:bookmarkEnd w:id="153"/>
      <w:r w:rsidDel="00000000" w:rsidR="00000000" w:rsidRPr="00000000">
        <w:rPr>
          <w:sz w:val="26"/>
          <w:szCs w:val="26"/>
          <w:rtl w:val="0"/>
        </w:rPr>
        <w:t xml:space="preserve">3.1 Content Producer / Editor</w:t>
      </w:r>
    </w:p>
    <w:p w:rsidR="00000000" w:rsidDel="00000000" w:rsidP="00000000" w:rsidRDefault="00000000" w:rsidRPr="00000000" w14:paraId="0000076A">
      <w:pPr>
        <w:spacing w:after="240" w:before="240" w:lineRule="auto"/>
        <w:ind w:left="0" w:firstLine="0"/>
        <w:rPr/>
      </w:pPr>
      <w:r w:rsidDel="00000000" w:rsidR="00000000" w:rsidRPr="00000000">
        <w:rPr>
          <w:rtl w:val="0"/>
        </w:rPr>
        <w:t xml:space="preserve">Purpose:</w:t>
      </w:r>
    </w:p>
    <w:p w:rsidR="00000000" w:rsidDel="00000000" w:rsidP="00000000" w:rsidRDefault="00000000" w:rsidRPr="00000000" w14:paraId="0000076B">
      <w:pPr>
        <w:spacing w:after="240" w:before="240" w:lineRule="auto"/>
        <w:ind w:left="0" w:firstLine="0"/>
        <w:rPr/>
      </w:pPr>
      <w:r w:rsidDel="00000000" w:rsidR="00000000" w:rsidRPr="00000000">
        <w:rPr>
          <w:rtl w:val="0"/>
        </w:rPr>
        <w:t xml:space="preserve">Turn live sessions into high-leverage content assets.</w:t>
      </w:r>
    </w:p>
    <w:p w:rsidR="00000000" w:rsidDel="00000000" w:rsidP="00000000" w:rsidRDefault="00000000" w:rsidRPr="00000000" w14:paraId="0000076C">
      <w:pPr>
        <w:spacing w:after="240" w:before="240" w:lineRule="auto"/>
        <w:ind w:left="0" w:firstLine="0"/>
        <w:rPr/>
      </w:pPr>
      <w:r w:rsidDel="00000000" w:rsidR="00000000" w:rsidRPr="00000000">
        <w:rPr>
          <w:rtl w:val="0"/>
        </w:rPr>
        <w:t xml:space="preserve">Core Responsibilities</w:t>
      </w:r>
    </w:p>
    <w:p w:rsidR="00000000" w:rsidDel="00000000" w:rsidP="00000000" w:rsidRDefault="00000000" w:rsidRPr="00000000" w14:paraId="0000076D">
      <w:pPr>
        <w:numPr>
          <w:ilvl w:val="0"/>
          <w:numId w:val="60"/>
        </w:numPr>
        <w:spacing w:after="0" w:afterAutospacing="0" w:before="480" w:lineRule="auto"/>
        <w:ind w:left="720" w:hanging="360"/>
      </w:pPr>
      <w:r w:rsidDel="00000000" w:rsidR="00000000" w:rsidRPr="00000000">
        <w:rPr>
          <w:rtl w:val="0"/>
        </w:rPr>
        <w:t xml:space="preserve">Trim replays</w:t>
        <w:br w:type="textWrapping"/>
      </w:r>
    </w:p>
    <w:p w:rsidR="00000000" w:rsidDel="00000000" w:rsidP="00000000" w:rsidRDefault="00000000" w:rsidRPr="00000000" w14:paraId="0000076E">
      <w:pPr>
        <w:numPr>
          <w:ilvl w:val="0"/>
          <w:numId w:val="60"/>
        </w:numPr>
        <w:spacing w:after="0" w:afterAutospacing="0" w:before="0" w:beforeAutospacing="0" w:lineRule="auto"/>
        <w:ind w:left="720" w:hanging="360"/>
      </w:pPr>
      <w:r w:rsidDel="00000000" w:rsidR="00000000" w:rsidRPr="00000000">
        <w:rPr>
          <w:rtl w:val="0"/>
        </w:rPr>
        <w:t xml:space="preserve">Create clips</w:t>
        <w:br w:type="textWrapping"/>
      </w:r>
    </w:p>
    <w:p w:rsidR="00000000" w:rsidDel="00000000" w:rsidP="00000000" w:rsidRDefault="00000000" w:rsidRPr="00000000" w14:paraId="0000076F">
      <w:pPr>
        <w:numPr>
          <w:ilvl w:val="0"/>
          <w:numId w:val="60"/>
        </w:numPr>
        <w:spacing w:after="0" w:afterAutospacing="0" w:before="0" w:beforeAutospacing="0" w:lineRule="auto"/>
        <w:ind w:left="720" w:hanging="360"/>
      </w:pPr>
      <w:r w:rsidDel="00000000" w:rsidR="00000000" w:rsidRPr="00000000">
        <w:rPr>
          <w:rtl w:val="0"/>
        </w:rPr>
        <w:t xml:space="preserve">Add captions</w:t>
        <w:br w:type="textWrapping"/>
      </w:r>
    </w:p>
    <w:p w:rsidR="00000000" w:rsidDel="00000000" w:rsidP="00000000" w:rsidRDefault="00000000" w:rsidRPr="00000000" w14:paraId="00000770">
      <w:pPr>
        <w:numPr>
          <w:ilvl w:val="0"/>
          <w:numId w:val="60"/>
        </w:numPr>
        <w:spacing w:after="0" w:afterAutospacing="0" w:before="0" w:beforeAutospacing="0" w:lineRule="auto"/>
        <w:ind w:left="720" w:hanging="360"/>
      </w:pPr>
      <w:r w:rsidDel="00000000" w:rsidR="00000000" w:rsidRPr="00000000">
        <w:rPr>
          <w:rtl w:val="0"/>
        </w:rPr>
        <w:t xml:space="preserve">Package YouTube uploads</w:t>
        <w:br w:type="textWrapping"/>
      </w:r>
    </w:p>
    <w:p w:rsidR="00000000" w:rsidDel="00000000" w:rsidP="00000000" w:rsidRDefault="00000000" w:rsidRPr="00000000" w14:paraId="00000771">
      <w:pPr>
        <w:numPr>
          <w:ilvl w:val="0"/>
          <w:numId w:val="60"/>
        </w:numPr>
        <w:spacing w:after="0" w:afterAutospacing="0" w:before="0" w:beforeAutospacing="0" w:lineRule="auto"/>
        <w:ind w:left="720" w:hanging="360"/>
      </w:pPr>
      <w:r w:rsidDel="00000000" w:rsidR="00000000" w:rsidRPr="00000000">
        <w:rPr>
          <w:rtl w:val="0"/>
        </w:rPr>
        <w:t xml:space="preserve">Organize media library</w:t>
        <w:br w:type="textWrapping"/>
      </w:r>
    </w:p>
    <w:p w:rsidR="00000000" w:rsidDel="00000000" w:rsidP="00000000" w:rsidRDefault="00000000" w:rsidRPr="00000000" w14:paraId="00000772">
      <w:pPr>
        <w:numPr>
          <w:ilvl w:val="0"/>
          <w:numId w:val="60"/>
        </w:numPr>
        <w:spacing w:after="0" w:afterAutospacing="0" w:before="0" w:beforeAutospacing="0" w:lineRule="auto"/>
        <w:ind w:left="720" w:hanging="360"/>
      </w:pPr>
      <w:r w:rsidDel="00000000" w:rsidR="00000000" w:rsidRPr="00000000">
        <w:rPr>
          <w:rtl w:val="0"/>
        </w:rPr>
        <w:t xml:space="preserve">Maintain content calendar</w:t>
        <w:br w:type="textWrapping"/>
      </w:r>
    </w:p>
    <w:p w:rsidR="00000000" w:rsidDel="00000000" w:rsidP="00000000" w:rsidRDefault="00000000" w:rsidRPr="00000000" w14:paraId="00000773">
      <w:pPr>
        <w:numPr>
          <w:ilvl w:val="0"/>
          <w:numId w:val="60"/>
        </w:numPr>
        <w:spacing w:after="480" w:before="0" w:beforeAutospacing="0" w:lineRule="auto"/>
        <w:ind w:left="720" w:hanging="360"/>
      </w:pPr>
      <w:r w:rsidDel="00000000" w:rsidR="00000000" w:rsidRPr="00000000">
        <w:rPr>
          <w:rtl w:val="0"/>
        </w:rPr>
        <w:t xml:space="preserve">Repurpose into newsletter + social posts</w:t>
        <w:br w:type="textWrapping"/>
      </w:r>
    </w:p>
    <w:p w:rsidR="00000000" w:rsidDel="00000000" w:rsidP="00000000" w:rsidRDefault="00000000" w:rsidRPr="00000000" w14:paraId="00000774">
      <w:pPr>
        <w:spacing w:after="240" w:before="240" w:lineRule="auto"/>
        <w:ind w:left="0" w:firstLine="0"/>
        <w:rPr/>
      </w:pPr>
      <w:r w:rsidDel="00000000" w:rsidR="00000000" w:rsidRPr="00000000">
        <w:rPr>
          <w:rtl w:val="0"/>
        </w:rPr>
        <w:t xml:space="preserve">Skill Profile</w:t>
      </w:r>
    </w:p>
    <w:p w:rsidR="00000000" w:rsidDel="00000000" w:rsidP="00000000" w:rsidRDefault="00000000" w:rsidRPr="00000000" w14:paraId="00000775">
      <w:pPr>
        <w:numPr>
          <w:ilvl w:val="0"/>
          <w:numId w:val="247"/>
        </w:numPr>
        <w:spacing w:after="0" w:afterAutospacing="0" w:before="480" w:lineRule="auto"/>
        <w:ind w:left="720" w:hanging="360"/>
      </w:pPr>
      <w:r w:rsidDel="00000000" w:rsidR="00000000" w:rsidRPr="00000000">
        <w:rPr>
          <w:rtl w:val="0"/>
        </w:rPr>
        <w:t xml:space="preserve">Video editing</w:t>
        <w:br w:type="textWrapping"/>
      </w:r>
    </w:p>
    <w:p w:rsidR="00000000" w:rsidDel="00000000" w:rsidP="00000000" w:rsidRDefault="00000000" w:rsidRPr="00000000" w14:paraId="00000776">
      <w:pPr>
        <w:numPr>
          <w:ilvl w:val="0"/>
          <w:numId w:val="247"/>
        </w:numPr>
        <w:spacing w:after="0" w:afterAutospacing="0" w:before="0" w:beforeAutospacing="0" w:lineRule="auto"/>
        <w:ind w:left="720" w:hanging="360"/>
      </w:pPr>
      <w:r w:rsidDel="00000000" w:rsidR="00000000" w:rsidRPr="00000000">
        <w:rPr>
          <w:rtl w:val="0"/>
        </w:rPr>
        <w:t xml:space="preserve">YouTube workflows</w:t>
        <w:br w:type="textWrapping"/>
      </w:r>
    </w:p>
    <w:p w:rsidR="00000000" w:rsidDel="00000000" w:rsidP="00000000" w:rsidRDefault="00000000" w:rsidRPr="00000000" w14:paraId="00000777">
      <w:pPr>
        <w:numPr>
          <w:ilvl w:val="0"/>
          <w:numId w:val="247"/>
        </w:numPr>
        <w:spacing w:after="0" w:afterAutospacing="0" w:before="0" w:beforeAutospacing="0" w:lineRule="auto"/>
        <w:ind w:left="720" w:hanging="360"/>
      </w:pPr>
      <w:r w:rsidDel="00000000" w:rsidR="00000000" w:rsidRPr="00000000">
        <w:rPr>
          <w:rtl w:val="0"/>
        </w:rPr>
        <w:t xml:space="preserve">Captioning</w:t>
        <w:br w:type="textWrapping"/>
      </w:r>
    </w:p>
    <w:p w:rsidR="00000000" w:rsidDel="00000000" w:rsidP="00000000" w:rsidRDefault="00000000" w:rsidRPr="00000000" w14:paraId="00000778">
      <w:pPr>
        <w:numPr>
          <w:ilvl w:val="0"/>
          <w:numId w:val="247"/>
        </w:numPr>
        <w:spacing w:after="0" w:afterAutospacing="0" w:before="0" w:beforeAutospacing="0" w:lineRule="auto"/>
        <w:ind w:left="720" w:hanging="360"/>
      </w:pPr>
      <w:r w:rsidDel="00000000" w:rsidR="00000000" w:rsidRPr="00000000">
        <w:rPr>
          <w:rtl w:val="0"/>
        </w:rPr>
        <w:t xml:space="preserve">Content strategy</w:t>
        <w:br w:type="textWrapping"/>
      </w:r>
    </w:p>
    <w:p w:rsidR="00000000" w:rsidDel="00000000" w:rsidP="00000000" w:rsidRDefault="00000000" w:rsidRPr="00000000" w14:paraId="00000779">
      <w:pPr>
        <w:numPr>
          <w:ilvl w:val="0"/>
          <w:numId w:val="247"/>
        </w:numPr>
        <w:spacing w:after="480" w:before="0" w:beforeAutospacing="0" w:lineRule="auto"/>
        <w:ind w:left="720" w:hanging="360"/>
      </w:pPr>
      <w:r w:rsidDel="00000000" w:rsidR="00000000" w:rsidRPr="00000000">
        <w:rPr>
          <w:rtl w:val="0"/>
        </w:rPr>
        <w:t xml:space="preserve">Storytelling instinct</w:t>
        <w:br w:type="textWrapping"/>
      </w:r>
    </w:p>
    <w:p w:rsidR="00000000" w:rsidDel="00000000" w:rsidP="00000000" w:rsidRDefault="00000000" w:rsidRPr="00000000" w14:paraId="0000077A">
      <w:pPr>
        <w:spacing w:after="240" w:before="240" w:lineRule="auto"/>
        <w:ind w:left="0" w:firstLine="0"/>
        <w:rPr/>
      </w:pPr>
      <w:r w:rsidDel="00000000" w:rsidR="00000000" w:rsidRPr="00000000">
        <w:rPr>
          <w:rtl w:val="0"/>
        </w:rPr>
        <w:t xml:space="preserve">Time Horizon</w:t>
      </w:r>
    </w:p>
    <w:p w:rsidR="00000000" w:rsidDel="00000000" w:rsidP="00000000" w:rsidRDefault="00000000" w:rsidRPr="00000000" w14:paraId="0000077B">
      <w:pPr>
        <w:numPr>
          <w:ilvl w:val="0"/>
          <w:numId w:val="79"/>
        </w:numPr>
        <w:spacing w:after="0" w:afterAutospacing="0" w:before="480" w:lineRule="auto"/>
        <w:ind w:left="720" w:hanging="360"/>
      </w:pPr>
      <w:r w:rsidDel="00000000" w:rsidR="00000000" w:rsidRPr="00000000">
        <w:rPr>
          <w:rtl w:val="0"/>
        </w:rPr>
        <w:t xml:space="preserve">Ongoing</w:t>
        <w:br w:type="textWrapping"/>
      </w:r>
    </w:p>
    <w:p w:rsidR="00000000" w:rsidDel="00000000" w:rsidP="00000000" w:rsidRDefault="00000000" w:rsidRPr="00000000" w14:paraId="0000077C">
      <w:pPr>
        <w:numPr>
          <w:ilvl w:val="0"/>
          <w:numId w:val="79"/>
        </w:numPr>
        <w:spacing w:after="480" w:before="0" w:beforeAutospacing="0" w:lineRule="auto"/>
        <w:ind w:left="720" w:hanging="360"/>
      </w:pPr>
      <w:r w:rsidDel="00000000" w:rsidR="00000000" w:rsidRPr="00000000">
        <w:rPr>
          <w:rtl w:val="0"/>
        </w:rPr>
        <w:t xml:space="preserve">5–15 hrs/week (depending on output)</w:t>
        <w:br w:type="textWrapping"/>
      </w:r>
    </w:p>
    <w:p w:rsidR="00000000" w:rsidDel="00000000" w:rsidP="00000000" w:rsidRDefault="00000000" w:rsidRPr="00000000" w14:paraId="0000077D">
      <w:pPr>
        <w:spacing w:after="240" w:before="240" w:lineRule="auto"/>
        <w:ind w:left="0" w:firstLine="0"/>
        <w:rPr/>
      </w:pPr>
      <w:r w:rsidDel="00000000" w:rsidR="00000000" w:rsidRPr="00000000">
        <w:rPr>
          <w:rtl w:val="0"/>
        </w:rPr>
        <w:t xml:space="preserve">Remote vs In-Person</w:t>
      </w:r>
    </w:p>
    <w:p w:rsidR="00000000" w:rsidDel="00000000" w:rsidP="00000000" w:rsidRDefault="00000000" w:rsidRPr="00000000" w14:paraId="0000077E">
      <w:pPr>
        <w:numPr>
          <w:ilvl w:val="0"/>
          <w:numId w:val="51"/>
        </w:numPr>
        <w:spacing w:after="480" w:before="480" w:lineRule="auto"/>
        <w:ind w:left="720" w:hanging="360"/>
      </w:pPr>
      <w:r w:rsidDel="00000000" w:rsidR="00000000" w:rsidRPr="00000000">
        <w:rPr>
          <w:rtl w:val="0"/>
        </w:rPr>
        <w:t xml:space="preserve">Fully remote</w:t>
        <w:br w:type="textWrapping"/>
      </w:r>
    </w:p>
    <w:p w:rsidR="00000000" w:rsidDel="00000000" w:rsidP="00000000" w:rsidRDefault="00000000" w:rsidRPr="00000000" w14:paraId="0000077F">
      <w:pPr>
        <w:spacing w:after="240" w:before="240" w:lineRule="auto"/>
        <w:ind w:left="0" w:firstLine="0"/>
        <w:rPr/>
      </w:pPr>
      <w:r w:rsidDel="00000000" w:rsidR="00000000" w:rsidRPr="00000000">
        <w:rPr>
          <w:rtl w:val="0"/>
        </w:rPr>
        <w:t xml:space="preserve">Can Be Combined With</w:t>
      </w:r>
    </w:p>
    <w:p w:rsidR="00000000" w:rsidDel="00000000" w:rsidP="00000000" w:rsidRDefault="00000000" w:rsidRPr="00000000" w14:paraId="00000780">
      <w:pPr>
        <w:numPr>
          <w:ilvl w:val="0"/>
          <w:numId w:val="58"/>
        </w:numPr>
        <w:spacing w:after="480" w:before="480" w:lineRule="auto"/>
        <w:ind w:left="720" w:hanging="360"/>
      </w:pPr>
      <w:r w:rsidDel="00000000" w:rsidR="00000000" w:rsidRPr="00000000">
        <w:rPr>
          <w:rtl w:val="0"/>
        </w:rPr>
        <w:t xml:space="preserve">Streaming Producer (small team)</w:t>
        <w:br w:type="textWrapping"/>
      </w:r>
    </w:p>
    <w:p w:rsidR="00000000" w:rsidDel="00000000" w:rsidP="00000000" w:rsidRDefault="00000000" w:rsidRPr="00000000" w14:paraId="00000781">
      <w:pPr>
        <w:spacing w:after="240" w:before="240" w:lineRule="auto"/>
        <w:ind w:left="0" w:firstLine="0"/>
        <w:rPr/>
      </w:pPr>
      <w:r w:rsidDel="00000000" w:rsidR="00000000" w:rsidRPr="00000000">
        <w:rPr>
          <w:rtl w:val="0"/>
        </w:rPr>
        <w:t xml:space="preserve">Ask Candidates to Submit</w:t>
      </w:r>
    </w:p>
    <w:p w:rsidR="00000000" w:rsidDel="00000000" w:rsidP="00000000" w:rsidRDefault="00000000" w:rsidRPr="00000000" w14:paraId="00000782">
      <w:pPr>
        <w:numPr>
          <w:ilvl w:val="0"/>
          <w:numId w:val="70"/>
        </w:numPr>
        <w:spacing w:after="0" w:afterAutospacing="0" w:before="480" w:lineRule="auto"/>
        <w:ind w:left="720" w:hanging="360"/>
      </w:pPr>
      <w:r w:rsidDel="00000000" w:rsidR="00000000" w:rsidRPr="00000000">
        <w:rPr>
          <w:rtl w:val="0"/>
        </w:rPr>
        <w:t xml:space="preserve">Monthly retainer</w:t>
        <w:br w:type="textWrapping"/>
      </w:r>
    </w:p>
    <w:p w:rsidR="00000000" w:rsidDel="00000000" w:rsidP="00000000" w:rsidRDefault="00000000" w:rsidRPr="00000000" w14:paraId="00000783">
      <w:pPr>
        <w:numPr>
          <w:ilvl w:val="0"/>
          <w:numId w:val="70"/>
        </w:numPr>
        <w:spacing w:after="0" w:afterAutospacing="0" w:before="0" w:beforeAutospacing="0" w:lineRule="auto"/>
        <w:ind w:left="720" w:hanging="360"/>
      </w:pPr>
      <w:r w:rsidDel="00000000" w:rsidR="00000000" w:rsidRPr="00000000">
        <w:rPr>
          <w:rtl w:val="0"/>
        </w:rPr>
        <w:t xml:space="preserve">Output expectations (e.g., 5 clips/week)</w:t>
        <w:br w:type="textWrapping"/>
      </w:r>
    </w:p>
    <w:p w:rsidR="00000000" w:rsidDel="00000000" w:rsidP="00000000" w:rsidRDefault="00000000" w:rsidRPr="00000000" w14:paraId="00000784">
      <w:pPr>
        <w:numPr>
          <w:ilvl w:val="0"/>
          <w:numId w:val="70"/>
        </w:numPr>
        <w:spacing w:after="480" w:before="0" w:beforeAutospacing="0" w:lineRule="auto"/>
        <w:ind w:left="720" w:hanging="360"/>
      </w:pPr>
      <w:r w:rsidDel="00000000" w:rsidR="00000000" w:rsidRPr="00000000">
        <w:rPr>
          <w:rtl w:val="0"/>
        </w:rPr>
        <w:t xml:space="preserve">Turnaround time</w:t>
        <w:br w:type="textWrapping"/>
      </w:r>
    </w:p>
    <w:p w:rsidR="00000000" w:rsidDel="00000000" w:rsidP="00000000" w:rsidRDefault="00000000" w:rsidRPr="00000000" w14:paraId="00000785">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6">
      <w:pPr>
        <w:pStyle w:val="Heading3"/>
        <w:keepNext w:val="0"/>
        <w:keepLines w:val="0"/>
        <w:ind w:left="0" w:firstLine="0"/>
        <w:rPr>
          <w:sz w:val="26"/>
          <w:szCs w:val="26"/>
        </w:rPr>
      </w:pPr>
      <w:bookmarkStart w:colFirst="0" w:colLast="0" w:name="_8b4jmfexpkhh" w:id="154"/>
      <w:bookmarkEnd w:id="154"/>
      <w:r w:rsidDel="00000000" w:rsidR="00000000" w:rsidRPr="00000000">
        <w:rPr>
          <w:sz w:val="26"/>
          <w:szCs w:val="26"/>
          <w:rtl w:val="0"/>
        </w:rPr>
        <w:t xml:space="preserve">3.2 Streaming Producer</w:t>
      </w:r>
    </w:p>
    <w:p w:rsidR="00000000" w:rsidDel="00000000" w:rsidP="00000000" w:rsidRDefault="00000000" w:rsidRPr="00000000" w14:paraId="00000787">
      <w:pPr>
        <w:spacing w:after="240" w:before="240" w:lineRule="auto"/>
        <w:ind w:left="0" w:firstLine="0"/>
        <w:rPr/>
      </w:pPr>
      <w:r w:rsidDel="00000000" w:rsidR="00000000" w:rsidRPr="00000000">
        <w:rPr>
          <w:rtl w:val="0"/>
        </w:rPr>
        <w:t xml:space="preserve">Purpose:</w:t>
      </w:r>
    </w:p>
    <w:p w:rsidR="00000000" w:rsidDel="00000000" w:rsidP="00000000" w:rsidRDefault="00000000" w:rsidRPr="00000000" w14:paraId="00000788">
      <w:pPr>
        <w:spacing w:after="240" w:before="240" w:lineRule="auto"/>
        <w:ind w:left="0" w:firstLine="0"/>
        <w:rPr/>
      </w:pPr>
      <w:r w:rsidDel="00000000" w:rsidR="00000000" w:rsidRPr="00000000">
        <w:rPr>
          <w:rtl w:val="0"/>
        </w:rPr>
        <w:t xml:space="preserve">Run OBS + live broadcast layer during sessions.</w:t>
      </w:r>
    </w:p>
    <w:p w:rsidR="00000000" w:rsidDel="00000000" w:rsidP="00000000" w:rsidRDefault="00000000" w:rsidRPr="00000000" w14:paraId="00000789">
      <w:pPr>
        <w:spacing w:after="240" w:before="240" w:lineRule="auto"/>
        <w:ind w:left="0" w:firstLine="0"/>
        <w:rPr/>
      </w:pPr>
      <w:r w:rsidDel="00000000" w:rsidR="00000000" w:rsidRPr="00000000">
        <w:rPr>
          <w:rtl w:val="0"/>
        </w:rPr>
        <w:t xml:space="preserve">Core Responsibilities</w:t>
      </w:r>
    </w:p>
    <w:p w:rsidR="00000000" w:rsidDel="00000000" w:rsidP="00000000" w:rsidRDefault="00000000" w:rsidRPr="00000000" w14:paraId="0000078A">
      <w:pPr>
        <w:numPr>
          <w:ilvl w:val="0"/>
          <w:numId w:val="24"/>
        </w:numPr>
        <w:spacing w:after="0" w:afterAutospacing="0" w:before="480" w:lineRule="auto"/>
        <w:ind w:left="720" w:hanging="360"/>
      </w:pPr>
      <w:r w:rsidDel="00000000" w:rsidR="00000000" w:rsidRPr="00000000">
        <w:rPr>
          <w:rtl w:val="0"/>
        </w:rPr>
        <w:t xml:space="preserve">Switch scenes</w:t>
        <w:br w:type="textWrapping"/>
      </w:r>
    </w:p>
    <w:p w:rsidR="00000000" w:rsidDel="00000000" w:rsidP="00000000" w:rsidRDefault="00000000" w:rsidRPr="00000000" w14:paraId="0000078B">
      <w:pPr>
        <w:numPr>
          <w:ilvl w:val="0"/>
          <w:numId w:val="24"/>
        </w:numPr>
        <w:spacing w:after="0" w:afterAutospacing="0" w:before="0" w:beforeAutospacing="0" w:lineRule="auto"/>
        <w:ind w:left="720" w:hanging="360"/>
      </w:pPr>
      <w:r w:rsidDel="00000000" w:rsidR="00000000" w:rsidRPr="00000000">
        <w:rPr>
          <w:rtl w:val="0"/>
        </w:rPr>
        <w:t xml:space="preserve">Manage stream health</w:t>
        <w:br w:type="textWrapping"/>
      </w:r>
    </w:p>
    <w:p w:rsidR="00000000" w:rsidDel="00000000" w:rsidP="00000000" w:rsidRDefault="00000000" w:rsidRPr="00000000" w14:paraId="0000078C">
      <w:pPr>
        <w:numPr>
          <w:ilvl w:val="0"/>
          <w:numId w:val="24"/>
        </w:numPr>
        <w:spacing w:after="0" w:afterAutospacing="0" w:before="0" w:beforeAutospacing="0" w:lineRule="auto"/>
        <w:ind w:left="720" w:hanging="360"/>
      </w:pPr>
      <w:r w:rsidDel="00000000" w:rsidR="00000000" w:rsidRPr="00000000">
        <w:rPr>
          <w:rtl w:val="0"/>
        </w:rPr>
        <w:t xml:space="preserve">Handle audio issues</w:t>
        <w:br w:type="textWrapping"/>
      </w:r>
    </w:p>
    <w:p w:rsidR="00000000" w:rsidDel="00000000" w:rsidP="00000000" w:rsidRDefault="00000000" w:rsidRPr="00000000" w14:paraId="0000078D">
      <w:pPr>
        <w:numPr>
          <w:ilvl w:val="0"/>
          <w:numId w:val="24"/>
        </w:numPr>
        <w:spacing w:after="0" w:afterAutospacing="0" w:before="0" w:beforeAutospacing="0" w:lineRule="auto"/>
        <w:ind w:left="720" w:hanging="360"/>
      </w:pPr>
      <w:r w:rsidDel="00000000" w:rsidR="00000000" w:rsidRPr="00000000">
        <w:rPr>
          <w:rtl w:val="0"/>
        </w:rPr>
        <w:t xml:space="preserve">Start/stop recordings</w:t>
        <w:br w:type="textWrapping"/>
      </w:r>
    </w:p>
    <w:p w:rsidR="00000000" w:rsidDel="00000000" w:rsidP="00000000" w:rsidRDefault="00000000" w:rsidRPr="00000000" w14:paraId="0000078E">
      <w:pPr>
        <w:numPr>
          <w:ilvl w:val="0"/>
          <w:numId w:val="24"/>
        </w:numPr>
        <w:spacing w:after="480" w:before="0" w:beforeAutospacing="0" w:lineRule="auto"/>
        <w:ind w:left="720" w:hanging="360"/>
      </w:pPr>
      <w:r w:rsidDel="00000000" w:rsidR="00000000" w:rsidRPr="00000000">
        <w:rPr>
          <w:rtl w:val="0"/>
        </w:rPr>
        <w:t xml:space="preserve">Coordinate with moderators</w:t>
        <w:br w:type="textWrapping"/>
      </w:r>
    </w:p>
    <w:p w:rsidR="00000000" w:rsidDel="00000000" w:rsidP="00000000" w:rsidRDefault="00000000" w:rsidRPr="00000000" w14:paraId="0000078F">
      <w:pPr>
        <w:spacing w:after="240" w:before="240" w:lineRule="auto"/>
        <w:ind w:left="0" w:firstLine="0"/>
        <w:rPr/>
      </w:pPr>
      <w:r w:rsidDel="00000000" w:rsidR="00000000" w:rsidRPr="00000000">
        <w:rPr>
          <w:rtl w:val="0"/>
        </w:rPr>
        <w:t xml:space="preserve">Skill Profile</w:t>
      </w:r>
    </w:p>
    <w:p w:rsidR="00000000" w:rsidDel="00000000" w:rsidP="00000000" w:rsidRDefault="00000000" w:rsidRPr="00000000" w14:paraId="00000790">
      <w:pPr>
        <w:numPr>
          <w:ilvl w:val="0"/>
          <w:numId w:val="71"/>
        </w:numPr>
        <w:spacing w:after="0" w:afterAutospacing="0" w:before="480" w:lineRule="auto"/>
        <w:ind w:left="720" w:hanging="360"/>
      </w:pPr>
      <w:r w:rsidDel="00000000" w:rsidR="00000000" w:rsidRPr="00000000">
        <w:rPr>
          <w:rtl w:val="0"/>
        </w:rPr>
        <w:t xml:space="preserve">OBS</w:t>
        <w:br w:type="textWrapping"/>
      </w:r>
    </w:p>
    <w:p w:rsidR="00000000" w:rsidDel="00000000" w:rsidP="00000000" w:rsidRDefault="00000000" w:rsidRPr="00000000" w14:paraId="00000791">
      <w:pPr>
        <w:numPr>
          <w:ilvl w:val="0"/>
          <w:numId w:val="71"/>
        </w:numPr>
        <w:spacing w:after="0" w:afterAutospacing="0" w:before="0" w:beforeAutospacing="0" w:lineRule="auto"/>
        <w:ind w:left="720" w:hanging="360"/>
      </w:pPr>
      <w:r w:rsidDel="00000000" w:rsidR="00000000" w:rsidRPr="00000000">
        <w:rPr>
          <w:rtl w:val="0"/>
        </w:rPr>
        <w:t xml:space="preserve">Live broadcasting</w:t>
        <w:br w:type="textWrapping"/>
      </w:r>
    </w:p>
    <w:p w:rsidR="00000000" w:rsidDel="00000000" w:rsidP="00000000" w:rsidRDefault="00000000" w:rsidRPr="00000000" w14:paraId="00000792">
      <w:pPr>
        <w:numPr>
          <w:ilvl w:val="0"/>
          <w:numId w:val="71"/>
        </w:numPr>
        <w:spacing w:after="480" w:before="0" w:beforeAutospacing="0" w:lineRule="auto"/>
        <w:ind w:left="720" w:hanging="360"/>
      </w:pPr>
      <w:r w:rsidDel="00000000" w:rsidR="00000000" w:rsidRPr="00000000">
        <w:rPr>
          <w:rtl w:val="0"/>
        </w:rPr>
        <w:t xml:space="preserve">Real-time troubleshooting</w:t>
        <w:br w:type="textWrapping"/>
      </w:r>
    </w:p>
    <w:p w:rsidR="00000000" w:rsidDel="00000000" w:rsidP="00000000" w:rsidRDefault="00000000" w:rsidRPr="00000000" w14:paraId="00000793">
      <w:pPr>
        <w:spacing w:after="240" w:before="240" w:lineRule="auto"/>
        <w:ind w:left="0" w:firstLine="0"/>
        <w:rPr/>
      </w:pPr>
      <w:r w:rsidDel="00000000" w:rsidR="00000000" w:rsidRPr="00000000">
        <w:rPr>
          <w:rtl w:val="0"/>
        </w:rPr>
        <w:t xml:space="preserve">Time Horizon</w:t>
      </w:r>
    </w:p>
    <w:p w:rsidR="00000000" w:rsidDel="00000000" w:rsidP="00000000" w:rsidRDefault="00000000" w:rsidRPr="00000000" w14:paraId="00000794">
      <w:pPr>
        <w:numPr>
          <w:ilvl w:val="0"/>
          <w:numId w:val="44"/>
        </w:numPr>
        <w:spacing w:after="0" w:afterAutospacing="0" w:before="480" w:lineRule="auto"/>
        <w:ind w:left="720" w:hanging="360"/>
      </w:pPr>
      <w:r w:rsidDel="00000000" w:rsidR="00000000" w:rsidRPr="00000000">
        <w:rPr>
          <w:rtl w:val="0"/>
        </w:rPr>
        <w:t xml:space="preserve">Ongoing</w:t>
        <w:br w:type="textWrapping"/>
      </w:r>
    </w:p>
    <w:p w:rsidR="00000000" w:rsidDel="00000000" w:rsidP="00000000" w:rsidRDefault="00000000" w:rsidRPr="00000000" w14:paraId="00000795">
      <w:pPr>
        <w:numPr>
          <w:ilvl w:val="0"/>
          <w:numId w:val="44"/>
        </w:numPr>
        <w:spacing w:after="480" w:before="0" w:beforeAutospacing="0" w:lineRule="auto"/>
        <w:ind w:left="720" w:hanging="360"/>
      </w:pPr>
      <w:r w:rsidDel="00000000" w:rsidR="00000000" w:rsidRPr="00000000">
        <w:rPr>
          <w:rtl w:val="0"/>
        </w:rPr>
        <w:t xml:space="preserve">Per-session</w:t>
        <w:br w:type="textWrapping"/>
      </w:r>
    </w:p>
    <w:p w:rsidR="00000000" w:rsidDel="00000000" w:rsidP="00000000" w:rsidRDefault="00000000" w:rsidRPr="00000000" w14:paraId="00000796">
      <w:pPr>
        <w:spacing w:after="240" w:before="240" w:lineRule="auto"/>
        <w:ind w:left="0" w:firstLine="0"/>
        <w:rPr/>
      </w:pPr>
      <w:r w:rsidDel="00000000" w:rsidR="00000000" w:rsidRPr="00000000">
        <w:rPr>
          <w:rtl w:val="0"/>
        </w:rPr>
        <w:t xml:space="preserve">Remote vs In-Person</w:t>
      </w:r>
    </w:p>
    <w:p w:rsidR="00000000" w:rsidDel="00000000" w:rsidP="00000000" w:rsidRDefault="00000000" w:rsidRPr="00000000" w14:paraId="00000797">
      <w:pPr>
        <w:numPr>
          <w:ilvl w:val="0"/>
          <w:numId w:val="18"/>
        </w:numPr>
        <w:spacing w:after="480" w:before="480" w:lineRule="auto"/>
        <w:ind w:left="720" w:hanging="360"/>
      </w:pPr>
      <w:r w:rsidDel="00000000" w:rsidR="00000000" w:rsidRPr="00000000">
        <w:rPr>
          <w:rtl w:val="0"/>
        </w:rPr>
        <w:t xml:space="preserve">Either</w:t>
        <w:br w:type="textWrapping"/>
      </w:r>
    </w:p>
    <w:p w:rsidR="00000000" w:rsidDel="00000000" w:rsidP="00000000" w:rsidRDefault="00000000" w:rsidRPr="00000000" w14:paraId="00000798">
      <w:pPr>
        <w:spacing w:after="240" w:before="240" w:lineRule="auto"/>
        <w:ind w:left="0" w:firstLine="0"/>
        <w:rPr/>
      </w:pPr>
      <w:r w:rsidDel="00000000" w:rsidR="00000000" w:rsidRPr="00000000">
        <w:rPr>
          <w:rtl w:val="0"/>
        </w:rPr>
        <w:t xml:space="preserve">Can Be Combined With</w:t>
      </w:r>
    </w:p>
    <w:p w:rsidR="00000000" w:rsidDel="00000000" w:rsidP="00000000" w:rsidRDefault="00000000" w:rsidRPr="00000000" w14:paraId="00000799">
      <w:pPr>
        <w:numPr>
          <w:ilvl w:val="0"/>
          <w:numId w:val="33"/>
        </w:numPr>
        <w:spacing w:after="0" w:afterAutospacing="0" w:before="480" w:lineRule="auto"/>
        <w:ind w:left="720" w:hanging="360"/>
      </w:pPr>
      <w:r w:rsidDel="00000000" w:rsidR="00000000" w:rsidRPr="00000000">
        <w:rPr>
          <w:rtl w:val="0"/>
        </w:rPr>
        <w:t xml:space="preserve">Tech Architect (early stage)</w:t>
        <w:br w:type="textWrapping"/>
      </w:r>
    </w:p>
    <w:p w:rsidR="00000000" w:rsidDel="00000000" w:rsidP="00000000" w:rsidRDefault="00000000" w:rsidRPr="00000000" w14:paraId="0000079A">
      <w:pPr>
        <w:numPr>
          <w:ilvl w:val="0"/>
          <w:numId w:val="33"/>
        </w:numPr>
        <w:spacing w:after="480" w:before="0" w:beforeAutospacing="0" w:lineRule="auto"/>
        <w:ind w:left="720" w:hanging="360"/>
      </w:pPr>
      <w:r w:rsidDel="00000000" w:rsidR="00000000" w:rsidRPr="00000000">
        <w:rPr>
          <w:rtl w:val="0"/>
        </w:rPr>
        <w:t xml:space="preserve">Content Producer (small team)</w:t>
        <w:br w:type="textWrapping"/>
      </w:r>
    </w:p>
    <w:p w:rsidR="00000000" w:rsidDel="00000000" w:rsidP="00000000" w:rsidRDefault="00000000" w:rsidRPr="00000000" w14:paraId="0000079B">
      <w:pPr>
        <w:spacing w:after="240" w:before="240" w:lineRule="auto"/>
        <w:ind w:left="0" w:firstLine="0"/>
        <w:rPr/>
      </w:pPr>
      <w:r w:rsidDel="00000000" w:rsidR="00000000" w:rsidRPr="00000000">
        <w:rPr>
          <w:rtl w:val="0"/>
        </w:rPr>
        <w:t xml:space="preserve">Ask Candidates to Submit</w:t>
      </w:r>
    </w:p>
    <w:p w:rsidR="00000000" w:rsidDel="00000000" w:rsidP="00000000" w:rsidRDefault="00000000" w:rsidRPr="00000000" w14:paraId="0000079C">
      <w:pPr>
        <w:numPr>
          <w:ilvl w:val="0"/>
          <w:numId w:val="257"/>
        </w:numPr>
        <w:spacing w:after="0" w:afterAutospacing="0" w:before="480" w:lineRule="auto"/>
        <w:ind w:left="720" w:hanging="360"/>
      </w:pPr>
      <w:r w:rsidDel="00000000" w:rsidR="00000000" w:rsidRPr="00000000">
        <w:rPr>
          <w:rtl w:val="0"/>
        </w:rPr>
        <w:t xml:space="preserve">Per-session rate</w:t>
        <w:br w:type="textWrapping"/>
      </w:r>
    </w:p>
    <w:p w:rsidR="00000000" w:rsidDel="00000000" w:rsidP="00000000" w:rsidRDefault="00000000" w:rsidRPr="00000000" w14:paraId="0000079D">
      <w:pPr>
        <w:numPr>
          <w:ilvl w:val="0"/>
          <w:numId w:val="257"/>
        </w:numPr>
        <w:spacing w:after="480" w:before="0" w:beforeAutospacing="0" w:lineRule="auto"/>
        <w:ind w:left="720" w:hanging="360"/>
      </w:pPr>
      <w:r w:rsidDel="00000000" w:rsidR="00000000" w:rsidRPr="00000000">
        <w:rPr>
          <w:rtl w:val="0"/>
        </w:rPr>
        <w:t xml:space="preserve">Monthly retainer option</w:t>
        <w:br w:type="textWrapping"/>
      </w:r>
    </w:p>
    <w:p w:rsidR="00000000" w:rsidDel="00000000" w:rsidP="00000000" w:rsidRDefault="00000000" w:rsidRPr="00000000" w14:paraId="0000079E">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F">
      <w:pPr>
        <w:pStyle w:val="Heading2"/>
        <w:keepNext w:val="0"/>
        <w:keepLines w:val="0"/>
        <w:ind w:left="0" w:firstLine="0"/>
        <w:rPr>
          <w:sz w:val="34"/>
          <w:szCs w:val="34"/>
        </w:rPr>
      </w:pPr>
      <w:bookmarkStart w:colFirst="0" w:colLast="0" w:name="_1yv6ela3rnkb" w:id="155"/>
      <w:bookmarkEnd w:id="155"/>
      <w:r w:rsidDel="00000000" w:rsidR="00000000" w:rsidRPr="00000000">
        <w:rPr>
          <w:sz w:val="34"/>
          <w:szCs w:val="34"/>
          <w:rtl w:val="0"/>
        </w:rPr>
        <w:t xml:space="preserve">CATEGORY 4 — COMMUNITY &amp; RELATIONSHIPS</w:t>
      </w:r>
    </w:p>
    <w:p w:rsidR="00000000" w:rsidDel="00000000" w:rsidP="00000000" w:rsidRDefault="00000000" w:rsidRPr="00000000" w14:paraId="000007A0">
      <w:pPr>
        <w:pStyle w:val="Heading3"/>
        <w:keepNext w:val="0"/>
        <w:keepLines w:val="0"/>
        <w:ind w:left="0" w:firstLine="0"/>
        <w:rPr>
          <w:sz w:val="26"/>
          <w:szCs w:val="26"/>
        </w:rPr>
      </w:pPr>
      <w:bookmarkStart w:colFirst="0" w:colLast="0" w:name="_av6ebj17sd1b" w:id="156"/>
      <w:bookmarkEnd w:id="156"/>
      <w:r w:rsidDel="00000000" w:rsidR="00000000" w:rsidRPr="00000000">
        <w:rPr>
          <w:sz w:val="26"/>
          <w:szCs w:val="26"/>
          <w:rtl w:val="0"/>
        </w:rPr>
        <w:t xml:space="preserve">4.1 Community Manager</w:t>
      </w:r>
    </w:p>
    <w:p w:rsidR="00000000" w:rsidDel="00000000" w:rsidP="00000000" w:rsidRDefault="00000000" w:rsidRPr="00000000" w14:paraId="000007A1">
      <w:pPr>
        <w:spacing w:after="240" w:before="240" w:lineRule="auto"/>
        <w:ind w:left="0" w:firstLine="0"/>
        <w:rPr/>
      </w:pPr>
      <w:r w:rsidDel="00000000" w:rsidR="00000000" w:rsidRPr="00000000">
        <w:rPr>
          <w:rtl w:val="0"/>
        </w:rPr>
        <w:t xml:space="preserve">Purpose:</w:t>
      </w:r>
    </w:p>
    <w:p w:rsidR="00000000" w:rsidDel="00000000" w:rsidP="00000000" w:rsidRDefault="00000000" w:rsidRPr="00000000" w14:paraId="000007A2">
      <w:pPr>
        <w:spacing w:after="240" w:before="240" w:lineRule="auto"/>
        <w:ind w:left="0" w:firstLine="0"/>
        <w:rPr/>
      </w:pPr>
      <w:r w:rsidDel="00000000" w:rsidR="00000000" w:rsidRPr="00000000">
        <w:rPr>
          <w:rtl w:val="0"/>
        </w:rPr>
        <w:t xml:space="preserve">Cultivate coherence across Discord + email + sessions.</w:t>
      </w:r>
    </w:p>
    <w:p w:rsidR="00000000" w:rsidDel="00000000" w:rsidP="00000000" w:rsidRDefault="00000000" w:rsidRPr="00000000" w14:paraId="000007A3">
      <w:pPr>
        <w:spacing w:after="240" w:before="240" w:lineRule="auto"/>
        <w:ind w:left="0" w:firstLine="0"/>
        <w:rPr/>
      </w:pPr>
      <w:r w:rsidDel="00000000" w:rsidR="00000000" w:rsidRPr="00000000">
        <w:rPr>
          <w:rtl w:val="0"/>
        </w:rPr>
        <w:t xml:space="preserve">Core Responsibilities</w:t>
      </w:r>
    </w:p>
    <w:p w:rsidR="00000000" w:rsidDel="00000000" w:rsidP="00000000" w:rsidRDefault="00000000" w:rsidRPr="00000000" w14:paraId="000007A4">
      <w:pPr>
        <w:numPr>
          <w:ilvl w:val="0"/>
          <w:numId w:val="62"/>
        </w:numPr>
        <w:spacing w:after="0" w:afterAutospacing="0" w:before="480" w:lineRule="auto"/>
        <w:ind w:left="720" w:hanging="360"/>
      </w:pPr>
      <w:r w:rsidDel="00000000" w:rsidR="00000000" w:rsidRPr="00000000">
        <w:rPr>
          <w:rtl w:val="0"/>
        </w:rPr>
        <w:t xml:space="preserve">Onboard new members</w:t>
        <w:br w:type="textWrapping"/>
      </w:r>
    </w:p>
    <w:p w:rsidR="00000000" w:rsidDel="00000000" w:rsidP="00000000" w:rsidRDefault="00000000" w:rsidRPr="00000000" w14:paraId="000007A5">
      <w:pPr>
        <w:numPr>
          <w:ilvl w:val="0"/>
          <w:numId w:val="62"/>
        </w:numPr>
        <w:spacing w:after="0" w:afterAutospacing="0" w:before="0" w:beforeAutospacing="0" w:lineRule="auto"/>
        <w:ind w:left="720" w:hanging="360"/>
      </w:pPr>
      <w:r w:rsidDel="00000000" w:rsidR="00000000" w:rsidRPr="00000000">
        <w:rPr>
          <w:rtl w:val="0"/>
        </w:rPr>
        <w:t xml:space="preserve">Moderate Discord servers</w:t>
        <w:br w:type="textWrapping"/>
      </w:r>
    </w:p>
    <w:p w:rsidR="00000000" w:rsidDel="00000000" w:rsidP="00000000" w:rsidRDefault="00000000" w:rsidRPr="00000000" w14:paraId="000007A6">
      <w:pPr>
        <w:numPr>
          <w:ilvl w:val="0"/>
          <w:numId w:val="62"/>
        </w:numPr>
        <w:spacing w:after="0" w:afterAutospacing="0" w:before="0" w:beforeAutospacing="0" w:lineRule="auto"/>
        <w:ind w:left="720" w:hanging="360"/>
      </w:pPr>
      <w:r w:rsidDel="00000000" w:rsidR="00000000" w:rsidRPr="00000000">
        <w:rPr>
          <w:rtl w:val="0"/>
        </w:rPr>
        <w:t xml:space="preserve">Post announcements</w:t>
        <w:br w:type="textWrapping"/>
      </w:r>
    </w:p>
    <w:p w:rsidR="00000000" w:rsidDel="00000000" w:rsidP="00000000" w:rsidRDefault="00000000" w:rsidRPr="00000000" w14:paraId="000007A7">
      <w:pPr>
        <w:numPr>
          <w:ilvl w:val="0"/>
          <w:numId w:val="62"/>
        </w:numPr>
        <w:spacing w:after="0" w:afterAutospacing="0" w:before="0" w:beforeAutospacing="0" w:lineRule="auto"/>
        <w:ind w:left="720" w:hanging="360"/>
      </w:pPr>
      <w:r w:rsidDel="00000000" w:rsidR="00000000" w:rsidRPr="00000000">
        <w:rPr>
          <w:rtl w:val="0"/>
        </w:rPr>
        <w:t xml:space="preserve">Route collaboration requests</w:t>
        <w:br w:type="textWrapping"/>
      </w:r>
    </w:p>
    <w:p w:rsidR="00000000" w:rsidDel="00000000" w:rsidP="00000000" w:rsidRDefault="00000000" w:rsidRPr="00000000" w14:paraId="000007A8">
      <w:pPr>
        <w:numPr>
          <w:ilvl w:val="0"/>
          <w:numId w:val="62"/>
        </w:numPr>
        <w:spacing w:after="0" w:afterAutospacing="0" w:before="0" w:beforeAutospacing="0" w:lineRule="auto"/>
        <w:ind w:left="720" w:hanging="360"/>
      </w:pPr>
      <w:r w:rsidDel="00000000" w:rsidR="00000000" w:rsidRPr="00000000">
        <w:rPr>
          <w:rtl w:val="0"/>
        </w:rPr>
        <w:t xml:space="preserve">Surface community insights to Syd</w:t>
        <w:br w:type="textWrapping"/>
      </w:r>
    </w:p>
    <w:p w:rsidR="00000000" w:rsidDel="00000000" w:rsidP="00000000" w:rsidRDefault="00000000" w:rsidRPr="00000000" w14:paraId="000007A9">
      <w:pPr>
        <w:numPr>
          <w:ilvl w:val="0"/>
          <w:numId w:val="62"/>
        </w:numPr>
        <w:spacing w:after="0" w:afterAutospacing="0" w:before="0" w:beforeAutospacing="0" w:lineRule="auto"/>
        <w:ind w:left="720" w:hanging="360"/>
      </w:pPr>
      <w:r w:rsidDel="00000000" w:rsidR="00000000" w:rsidRPr="00000000">
        <w:rPr>
          <w:rtl w:val="0"/>
        </w:rPr>
        <w:t xml:space="preserve">Support working groups</w:t>
        <w:br w:type="textWrapping"/>
      </w:r>
    </w:p>
    <w:p w:rsidR="00000000" w:rsidDel="00000000" w:rsidP="00000000" w:rsidRDefault="00000000" w:rsidRPr="00000000" w14:paraId="000007AA">
      <w:pPr>
        <w:numPr>
          <w:ilvl w:val="0"/>
          <w:numId w:val="62"/>
        </w:numPr>
        <w:spacing w:after="0" w:afterAutospacing="0" w:before="0" w:beforeAutospacing="0" w:lineRule="auto"/>
        <w:ind w:left="720" w:hanging="360"/>
      </w:pPr>
      <w:r w:rsidDel="00000000" w:rsidR="00000000" w:rsidRPr="00000000">
        <w:rPr>
          <w:rtl w:val="0"/>
        </w:rPr>
        <w:t xml:space="preserve">De-escalate conflicts</w:t>
        <w:br w:type="textWrapping"/>
      </w:r>
    </w:p>
    <w:p w:rsidR="00000000" w:rsidDel="00000000" w:rsidP="00000000" w:rsidRDefault="00000000" w:rsidRPr="00000000" w14:paraId="000007AB">
      <w:pPr>
        <w:numPr>
          <w:ilvl w:val="0"/>
          <w:numId w:val="62"/>
        </w:numPr>
        <w:spacing w:after="480" w:before="0" w:beforeAutospacing="0" w:lineRule="auto"/>
        <w:ind w:left="720" w:hanging="360"/>
      </w:pPr>
      <w:r w:rsidDel="00000000" w:rsidR="00000000" w:rsidRPr="00000000">
        <w:rPr>
          <w:rtl w:val="0"/>
        </w:rPr>
        <w:t xml:space="preserve">Track engagement health</w:t>
        <w:br w:type="textWrapping"/>
      </w:r>
    </w:p>
    <w:p w:rsidR="00000000" w:rsidDel="00000000" w:rsidP="00000000" w:rsidRDefault="00000000" w:rsidRPr="00000000" w14:paraId="000007AC">
      <w:pPr>
        <w:spacing w:after="240" w:before="240" w:lineRule="auto"/>
        <w:ind w:left="0" w:firstLine="0"/>
        <w:rPr/>
      </w:pPr>
      <w:r w:rsidDel="00000000" w:rsidR="00000000" w:rsidRPr="00000000">
        <w:rPr>
          <w:rtl w:val="0"/>
        </w:rPr>
        <w:t xml:space="preserve">Skill Profile</w:t>
      </w:r>
    </w:p>
    <w:p w:rsidR="00000000" w:rsidDel="00000000" w:rsidP="00000000" w:rsidRDefault="00000000" w:rsidRPr="00000000" w14:paraId="000007AD">
      <w:pPr>
        <w:numPr>
          <w:ilvl w:val="0"/>
          <w:numId w:val="231"/>
        </w:numPr>
        <w:spacing w:after="0" w:afterAutospacing="0" w:before="480" w:lineRule="auto"/>
        <w:ind w:left="720" w:hanging="360"/>
      </w:pPr>
      <w:r w:rsidDel="00000000" w:rsidR="00000000" w:rsidRPr="00000000">
        <w:rPr>
          <w:rtl w:val="0"/>
        </w:rPr>
        <w:t xml:space="preserve">Community building</w:t>
        <w:br w:type="textWrapping"/>
      </w:r>
    </w:p>
    <w:p w:rsidR="00000000" w:rsidDel="00000000" w:rsidP="00000000" w:rsidRDefault="00000000" w:rsidRPr="00000000" w14:paraId="000007AE">
      <w:pPr>
        <w:numPr>
          <w:ilvl w:val="0"/>
          <w:numId w:val="231"/>
        </w:numPr>
        <w:spacing w:after="0" w:afterAutospacing="0" w:before="0" w:beforeAutospacing="0" w:lineRule="auto"/>
        <w:ind w:left="720" w:hanging="360"/>
      </w:pPr>
      <w:r w:rsidDel="00000000" w:rsidR="00000000" w:rsidRPr="00000000">
        <w:rPr>
          <w:rtl w:val="0"/>
        </w:rPr>
        <w:t xml:space="preserve">Discord fluency</w:t>
        <w:br w:type="textWrapping"/>
      </w:r>
    </w:p>
    <w:p w:rsidR="00000000" w:rsidDel="00000000" w:rsidP="00000000" w:rsidRDefault="00000000" w:rsidRPr="00000000" w14:paraId="000007AF">
      <w:pPr>
        <w:numPr>
          <w:ilvl w:val="0"/>
          <w:numId w:val="231"/>
        </w:numPr>
        <w:spacing w:after="0" w:afterAutospacing="0" w:before="0" w:beforeAutospacing="0" w:lineRule="auto"/>
        <w:ind w:left="720" w:hanging="360"/>
      </w:pPr>
      <w:r w:rsidDel="00000000" w:rsidR="00000000" w:rsidRPr="00000000">
        <w:rPr>
          <w:rtl w:val="0"/>
        </w:rPr>
        <w:t xml:space="preserve">Emotional intelligence</w:t>
        <w:br w:type="textWrapping"/>
      </w:r>
    </w:p>
    <w:p w:rsidR="00000000" w:rsidDel="00000000" w:rsidP="00000000" w:rsidRDefault="00000000" w:rsidRPr="00000000" w14:paraId="000007B0">
      <w:pPr>
        <w:numPr>
          <w:ilvl w:val="0"/>
          <w:numId w:val="231"/>
        </w:numPr>
        <w:spacing w:after="0" w:afterAutospacing="0" w:before="0" w:beforeAutospacing="0" w:lineRule="auto"/>
        <w:ind w:left="720" w:hanging="360"/>
      </w:pPr>
      <w:r w:rsidDel="00000000" w:rsidR="00000000" w:rsidRPr="00000000">
        <w:rPr>
          <w:rtl w:val="0"/>
        </w:rPr>
        <w:t xml:space="preserve">Governance literacy</w:t>
        <w:br w:type="textWrapping"/>
      </w:r>
    </w:p>
    <w:p w:rsidR="00000000" w:rsidDel="00000000" w:rsidP="00000000" w:rsidRDefault="00000000" w:rsidRPr="00000000" w14:paraId="000007B1">
      <w:pPr>
        <w:numPr>
          <w:ilvl w:val="0"/>
          <w:numId w:val="231"/>
        </w:numPr>
        <w:spacing w:after="480" w:before="0" w:beforeAutospacing="0" w:lineRule="auto"/>
        <w:ind w:left="720" w:hanging="360"/>
      </w:pPr>
      <w:r w:rsidDel="00000000" w:rsidR="00000000" w:rsidRPr="00000000">
        <w:rPr>
          <w:rtl w:val="0"/>
        </w:rPr>
        <w:t xml:space="preserve">Systems thinking</w:t>
        <w:br w:type="textWrapping"/>
      </w:r>
    </w:p>
    <w:p w:rsidR="00000000" w:rsidDel="00000000" w:rsidP="00000000" w:rsidRDefault="00000000" w:rsidRPr="00000000" w14:paraId="000007B2">
      <w:pPr>
        <w:spacing w:after="240" w:before="240" w:lineRule="auto"/>
        <w:ind w:left="0" w:firstLine="0"/>
        <w:rPr/>
      </w:pPr>
      <w:r w:rsidDel="00000000" w:rsidR="00000000" w:rsidRPr="00000000">
        <w:rPr>
          <w:rtl w:val="0"/>
        </w:rPr>
        <w:t xml:space="preserve">Time Horizon</w:t>
      </w:r>
    </w:p>
    <w:p w:rsidR="00000000" w:rsidDel="00000000" w:rsidP="00000000" w:rsidRDefault="00000000" w:rsidRPr="00000000" w14:paraId="000007B3">
      <w:pPr>
        <w:numPr>
          <w:ilvl w:val="0"/>
          <w:numId w:val="69"/>
        </w:numPr>
        <w:spacing w:after="0" w:afterAutospacing="0" w:before="480" w:lineRule="auto"/>
        <w:ind w:left="720" w:hanging="360"/>
      </w:pPr>
      <w:r w:rsidDel="00000000" w:rsidR="00000000" w:rsidRPr="00000000">
        <w:rPr>
          <w:rtl w:val="0"/>
        </w:rPr>
        <w:t xml:space="preserve">Ongoing</w:t>
        <w:br w:type="textWrapping"/>
      </w:r>
    </w:p>
    <w:p w:rsidR="00000000" w:rsidDel="00000000" w:rsidP="00000000" w:rsidRDefault="00000000" w:rsidRPr="00000000" w14:paraId="000007B4">
      <w:pPr>
        <w:numPr>
          <w:ilvl w:val="0"/>
          <w:numId w:val="69"/>
        </w:numPr>
        <w:spacing w:after="480" w:before="0" w:beforeAutospacing="0" w:lineRule="auto"/>
        <w:ind w:left="720" w:hanging="360"/>
      </w:pPr>
      <w:r w:rsidDel="00000000" w:rsidR="00000000" w:rsidRPr="00000000">
        <w:rPr>
          <w:rtl w:val="0"/>
        </w:rPr>
        <w:t xml:space="preserve">5–15 hrs/week</w:t>
        <w:br w:type="textWrapping"/>
      </w:r>
    </w:p>
    <w:p w:rsidR="00000000" w:rsidDel="00000000" w:rsidP="00000000" w:rsidRDefault="00000000" w:rsidRPr="00000000" w14:paraId="000007B5">
      <w:pPr>
        <w:spacing w:after="240" w:before="240" w:lineRule="auto"/>
        <w:ind w:left="0" w:firstLine="0"/>
        <w:rPr/>
      </w:pPr>
      <w:r w:rsidDel="00000000" w:rsidR="00000000" w:rsidRPr="00000000">
        <w:rPr>
          <w:rtl w:val="0"/>
        </w:rPr>
        <w:t xml:space="preserve">Remote vs In-Person</w:t>
      </w:r>
    </w:p>
    <w:p w:rsidR="00000000" w:rsidDel="00000000" w:rsidP="00000000" w:rsidRDefault="00000000" w:rsidRPr="00000000" w14:paraId="000007B6">
      <w:pPr>
        <w:numPr>
          <w:ilvl w:val="0"/>
          <w:numId w:val="242"/>
        </w:numPr>
        <w:spacing w:after="480" w:before="480" w:lineRule="auto"/>
        <w:ind w:left="720" w:hanging="360"/>
      </w:pPr>
      <w:r w:rsidDel="00000000" w:rsidR="00000000" w:rsidRPr="00000000">
        <w:rPr>
          <w:rtl w:val="0"/>
        </w:rPr>
        <w:t xml:space="preserve">Fully remote</w:t>
        <w:br w:type="textWrapping"/>
      </w:r>
    </w:p>
    <w:p w:rsidR="00000000" w:rsidDel="00000000" w:rsidP="00000000" w:rsidRDefault="00000000" w:rsidRPr="00000000" w14:paraId="000007B7">
      <w:pPr>
        <w:spacing w:after="240" w:before="240" w:lineRule="auto"/>
        <w:ind w:left="0" w:firstLine="0"/>
        <w:rPr/>
      </w:pPr>
      <w:r w:rsidDel="00000000" w:rsidR="00000000" w:rsidRPr="00000000">
        <w:rPr>
          <w:rtl w:val="0"/>
        </w:rPr>
        <w:t xml:space="preserve">Can Be Combined With</w:t>
      </w:r>
    </w:p>
    <w:p w:rsidR="00000000" w:rsidDel="00000000" w:rsidP="00000000" w:rsidRDefault="00000000" w:rsidRPr="00000000" w14:paraId="000007B8">
      <w:pPr>
        <w:numPr>
          <w:ilvl w:val="0"/>
          <w:numId w:val="2"/>
        </w:numPr>
        <w:spacing w:after="480" w:before="480" w:lineRule="auto"/>
        <w:ind w:left="720" w:hanging="360"/>
      </w:pPr>
      <w:r w:rsidDel="00000000" w:rsidR="00000000" w:rsidRPr="00000000">
        <w:rPr>
          <w:rtl w:val="0"/>
        </w:rPr>
        <w:t xml:space="preserve">Live Session Moderator (early stage)</w:t>
        <w:br w:type="textWrapping"/>
      </w:r>
    </w:p>
    <w:p w:rsidR="00000000" w:rsidDel="00000000" w:rsidP="00000000" w:rsidRDefault="00000000" w:rsidRPr="00000000" w14:paraId="000007B9">
      <w:pPr>
        <w:spacing w:after="240" w:before="240" w:lineRule="auto"/>
        <w:ind w:left="0" w:firstLine="0"/>
        <w:rPr/>
      </w:pPr>
      <w:r w:rsidDel="00000000" w:rsidR="00000000" w:rsidRPr="00000000">
        <w:rPr>
          <w:rtl w:val="0"/>
        </w:rPr>
        <w:t xml:space="preserve">Ask Candidates to Submit</w:t>
      </w:r>
    </w:p>
    <w:p w:rsidR="00000000" w:rsidDel="00000000" w:rsidP="00000000" w:rsidRDefault="00000000" w:rsidRPr="00000000" w14:paraId="000007BA">
      <w:pPr>
        <w:numPr>
          <w:ilvl w:val="0"/>
          <w:numId w:val="67"/>
        </w:numPr>
        <w:spacing w:after="0" w:afterAutospacing="0" w:before="480" w:lineRule="auto"/>
        <w:ind w:left="720" w:hanging="360"/>
      </w:pPr>
      <w:r w:rsidDel="00000000" w:rsidR="00000000" w:rsidRPr="00000000">
        <w:rPr>
          <w:rtl w:val="0"/>
        </w:rPr>
        <w:t xml:space="preserve">Weekly hours ask</w:t>
        <w:br w:type="textWrapping"/>
      </w:r>
    </w:p>
    <w:p w:rsidR="00000000" w:rsidDel="00000000" w:rsidP="00000000" w:rsidRDefault="00000000" w:rsidRPr="00000000" w14:paraId="000007BB">
      <w:pPr>
        <w:numPr>
          <w:ilvl w:val="0"/>
          <w:numId w:val="67"/>
        </w:numPr>
        <w:spacing w:after="0" w:afterAutospacing="0" w:before="0" w:beforeAutospacing="0" w:lineRule="auto"/>
        <w:ind w:left="720" w:hanging="360"/>
      </w:pPr>
      <w:r w:rsidDel="00000000" w:rsidR="00000000" w:rsidRPr="00000000">
        <w:rPr>
          <w:rtl w:val="0"/>
        </w:rPr>
        <w:t xml:space="preserve">Monthly retainer</w:t>
        <w:br w:type="textWrapping"/>
      </w:r>
    </w:p>
    <w:p w:rsidR="00000000" w:rsidDel="00000000" w:rsidP="00000000" w:rsidRDefault="00000000" w:rsidRPr="00000000" w14:paraId="000007BC">
      <w:pPr>
        <w:numPr>
          <w:ilvl w:val="0"/>
          <w:numId w:val="67"/>
        </w:numPr>
        <w:spacing w:after="480" w:before="0" w:beforeAutospacing="0" w:lineRule="auto"/>
        <w:ind w:left="720" w:hanging="360"/>
      </w:pPr>
      <w:r w:rsidDel="00000000" w:rsidR="00000000" w:rsidRPr="00000000">
        <w:rPr>
          <w:rtl w:val="0"/>
        </w:rPr>
        <w:t xml:space="preserve">Community vision statement</w:t>
        <w:br w:type="textWrapping"/>
      </w:r>
    </w:p>
    <w:p w:rsidR="00000000" w:rsidDel="00000000" w:rsidP="00000000" w:rsidRDefault="00000000" w:rsidRPr="00000000" w14:paraId="000007BD">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E">
      <w:pPr>
        <w:pStyle w:val="Heading3"/>
        <w:keepNext w:val="0"/>
        <w:keepLines w:val="0"/>
        <w:ind w:left="0" w:firstLine="0"/>
        <w:rPr>
          <w:sz w:val="26"/>
          <w:szCs w:val="26"/>
        </w:rPr>
      </w:pPr>
      <w:bookmarkStart w:colFirst="0" w:colLast="0" w:name="_65hkp2ho8ur5" w:id="157"/>
      <w:bookmarkEnd w:id="157"/>
      <w:r w:rsidDel="00000000" w:rsidR="00000000" w:rsidRPr="00000000">
        <w:rPr>
          <w:sz w:val="26"/>
          <w:szCs w:val="26"/>
          <w:rtl w:val="0"/>
        </w:rPr>
        <w:t xml:space="preserve">4.2 Guest Liaison / Speaker Coordinator</w:t>
      </w:r>
    </w:p>
    <w:p w:rsidR="00000000" w:rsidDel="00000000" w:rsidP="00000000" w:rsidRDefault="00000000" w:rsidRPr="00000000" w14:paraId="000007BF">
      <w:pPr>
        <w:spacing w:after="240" w:before="240" w:lineRule="auto"/>
        <w:ind w:left="0" w:firstLine="0"/>
        <w:rPr/>
      </w:pPr>
      <w:r w:rsidDel="00000000" w:rsidR="00000000" w:rsidRPr="00000000">
        <w:rPr>
          <w:rtl w:val="0"/>
        </w:rPr>
        <w:t xml:space="preserve">Purpose:</w:t>
      </w:r>
    </w:p>
    <w:p w:rsidR="00000000" w:rsidDel="00000000" w:rsidP="00000000" w:rsidRDefault="00000000" w:rsidRPr="00000000" w14:paraId="000007C0">
      <w:pPr>
        <w:spacing w:after="240" w:before="240" w:lineRule="auto"/>
        <w:ind w:left="0" w:firstLine="0"/>
        <w:rPr/>
      </w:pPr>
      <w:r w:rsidDel="00000000" w:rsidR="00000000" w:rsidRPr="00000000">
        <w:rPr>
          <w:rtl w:val="0"/>
        </w:rPr>
        <w:t xml:space="preserve">Hold relationships with educators and contributors.</w:t>
      </w:r>
    </w:p>
    <w:p w:rsidR="00000000" w:rsidDel="00000000" w:rsidP="00000000" w:rsidRDefault="00000000" w:rsidRPr="00000000" w14:paraId="000007C1">
      <w:pPr>
        <w:spacing w:after="240" w:before="240" w:lineRule="auto"/>
        <w:ind w:left="0" w:firstLine="0"/>
        <w:rPr/>
      </w:pPr>
      <w:r w:rsidDel="00000000" w:rsidR="00000000" w:rsidRPr="00000000">
        <w:rPr>
          <w:rtl w:val="0"/>
        </w:rPr>
        <w:t xml:space="preserve">Core Responsibilities</w:t>
      </w:r>
    </w:p>
    <w:p w:rsidR="00000000" w:rsidDel="00000000" w:rsidP="00000000" w:rsidRDefault="00000000" w:rsidRPr="00000000" w14:paraId="000007C2">
      <w:pPr>
        <w:numPr>
          <w:ilvl w:val="0"/>
          <w:numId w:val="31"/>
        </w:numPr>
        <w:spacing w:after="0" w:afterAutospacing="0" w:before="480" w:lineRule="auto"/>
        <w:ind w:left="720" w:hanging="360"/>
      </w:pPr>
      <w:r w:rsidDel="00000000" w:rsidR="00000000" w:rsidRPr="00000000">
        <w:rPr>
          <w:rtl w:val="0"/>
        </w:rPr>
        <w:t xml:space="preserve">Review speaker intake submissions</w:t>
        <w:br w:type="textWrapping"/>
      </w:r>
    </w:p>
    <w:p w:rsidR="00000000" w:rsidDel="00000000" w:rsidP="00000000" w:rsidRDefault="00000000" w:rsidRPr="00000000" w14:paraId="000007C3">
      <w:pPr>
        <w:numPr>
          <w:ilvl w:val="0"/>
          <w:numId w:val="31"/>
        </w:numPr>
        <w:spacing w:after="0" w:afterAutospacing="0" w:before="0" w:beforeAutospacing="0" w:lineRule="auto"/>
        <w:ind w:left="720" w:hanging="360"/>
      </w:pPr>
      <w:r w:rsidDel="00000000" w:rsidR="00000000" w:rsidRPr="00000000">
        <w:rPr>
          <w:rtl w:val="0"/>
        </w:rPr>
        <w:t xml:space="preserve">Coordinate scheduling</w:t>
        <w:br w:type="textWrapping"/>
      </w:r>
    </w:p>
    <w:p w:rsidR="00000000" w:rsidDel="00000000" w:rsidP="00000000" w:rsidRDefault="00000000" w:rsidRPr="00000000" w14:paraId="000007C4">
      <w:pPr>
        <w:numPr>
          <w:ilvl w:val="0"/>
          <w:numId w:val="31"/>
        </w:numPr>
        <w:spacing w:after="0" w:afterAutospacing="0" w:before="0" w:beforeAutospacing="0" w:lineRule="auto"/>
        <w:ind w:left="720" w:hanging="360"/>
      </w:pPr>
      <w:r w:rsidDel="00000000" w:rsidR="00000000" w:rsidRPr="00000000">
        <w:rPr>
          <w:rtl w:val="0"/>
        </w:rPr>
        <w:t xml:space="preserve">Prep speakers</w:t>
        <w:br w:type="textWrapping"/>
      </w:r>
    </w:p>
    <w:p w:rsidR="00000000" w:rsidDel="00000000" w:rsidP="00000000" w:rsidRDefault="00000000" w:rsidRPr="00000000" w14:paraId="000007C5">
      <w:pPr>
        <w:numPr>
          <w:ilvl w:val="0"/>
          <w:numId w:val="31"/>
        </w:numPr>
        <w:spacing w:after="0" w:afterAutospacing="0" w:before="0" w:beforeAutospacing="0" w:lineRule="auto"/>
        <w:ind w:left="720" w:hanging="360"/>
      </w:pPr>
      <w:r w:rsidDel="00000000" w:rsidR="00000000" w:rsidRPr="00000000">
        <w:rPr>
          <w:rtl w:val="0"/>
        </w:rPr>
        <w:t xml:space="preserve">Gather bios + assets</w:t>
        <w:br w:type="textWrapping"/>
      </w:r>
    </w:p>
    <w:p w:rsidR="00000000" w:rsidDel="00000000" w:rsidP="00000000" w:rsidRDefault="00000000" w:rsidRPr="00000000" w14:paraId="000007C6">
      <w:pPr>
        <w:numPr>
          <w:ilvl w:val="0"/>
          <w:numId w:val="31"/>
        </w:numPr>
        <w:spacing w:after="0" w:afterAutospacing="0" w:before="0" w:beforeAutospacing="0" w:lineRule="auto"/>
        <w:ind w:left="720" w:hanging="360"/>
      </w:pPr>
      <w:r w:rsidDel="00000000" w:rsidR="00000000" w:rsidRPr="00000000">
        <w:rPr>
          <w:rtl w:val="0"/>
        </w:rPr>
        <w:t xml:space="preserve">Confirm tech needs</w:t>
        <w:br w:type="textWrapping"/>
      </w:r>
    </w:p>
    <w:p w:rsidR="00000000" w:rsidDel="00000000" w:rsidP="00000000" w:rsidRDefault="00000000" w:rsidRPr="00000000" w14:paraId="000007C7">
      <w:pPr>
        <w:numPr>
          <w:ilvl w:val="0"/>
          <w:numId w:val="31"/>
        </w:numPr>
        <w:spacing w:after="0" w:afterAutospacing="0" w:before="0" w:beforeAutospacing="0" w:lineRule="auto"/>
        <w:ind w:left="720" w:hanging="360"/>
      </w:pPr>
      <w:r w:rsidDel="00000000" w:rsidR="00000000" w:rsidRPr="00000000">
        <w:rPr>
          <w:rtl w:val="0"/>
        </w:rPr>
        <w:t xml:space="preserve">Manage consent paperwork</w:t>
        <w:br w:type="textWrapping"/>
      </w:r>
    </w:p>
    <w:p w:rsidR="00000000" w:rsidDel="00000000" w:rsidP="00000000" w:rsidRDefault="00000000" w:rsidRPr="00000000" w14:paraId="000007C8">
      <w:pPr>
        <w:numPr>
          <w:ilvl w:val="0"/>
          <w:numId w:val="31"/>
        </w:numPr>
        <w:spacing w:after="480" w:before="0" w:beforeAutospacing="0" w:lineRule="auto"/>
        <w:ind w:left="720" w:hanging="360"/>
      </w:pPr>
      <w:r w:rsidDel="00000000" w:rsidR="00000000" w:rsidRPr="00000000">
        <w:rPr>
          <w:rtl w:val="0"/>
        </w:rPr>
        <w:t xml:space="preserve">Send reminders</w:t>
        <w:br w:type="textWrapping"/>
      </w:r>
    </w:p>
    <w:p w:rsidR="00000000" w:rsidDel="00000000" w:rsidP="00000000" w:rsidRDefault="00000000" w:rsidRPr="00000000" w14:paraId="000007C9">
      <w:pPr>
        <w:spacing w:after="240" w:before="240" w:lineRule="auto"/>
        <w:ind w:left="0" w:firstLine="0"/>
        <w:rPr/>
      </w:pPr>
      <w:r w:rsidDel="00000000" w:rsidR="00000000" w:rsidRPr="00000000">
        <w:rPr>
          <w:rtl w:val="0"/>
        </w:rPr>
        <w:t xml:space="preserve">Skill Profile</w:t>
      </w:r>
    </w:p>
    <w:p w:rsidR="00000000" w:rsidDel="00000000" w:rsidP="00000000" w:rsidRDefault="00000000" w:rsidRPr="00000000" w14:paraId="000007CA">
      <w:pPr>
        <w:numPr>
          <w:ilvl w:val="0"/>
          <w:numId w:val="268"/>
        </w:numPr>
        <w:spacing w:after="0" w:afterAutospacing="0" w:before="480" w:lineRule="auto"/>
        <w:ind w:left="720" w:hanging="360"/>
      </w:pPr>
      <w:r w:rsidDel="00000000" w:rsidR="00000000" w:rsidRPr="00000000">
        <w:rPr>
          <w:rtl w:val="0"/>
        </w:rPr>
        <w:t xml:space="preserve">Relationship management</w:t>
        <w:br w:type="textWrapping"/>
      </w:r>
    </w:p>
    <w:p w:rsidR="00000000" w:rsidDel="00000000" w:rsidP="00000000" w:rsidRDefault="00000000" w:rsidRPr="00000000" w14:paraId="000007CB">
      <w:pPr>
        <w:numPr>
          <w:ilvl w:val="0"/>
          <w:numId w:val="268"/>
        </w:numPr>
        <w:spacing w:after="0" w:afterAutospacing="0" w:before="0" w:beforeAutospacing="0" w:lineRule="auto"/>
        <w:ind w:left="720" w:hanging="360"/>
      </w:pPr>
      <w:r w:rsidDel="00000000" w:rsidR="00000000" w:rsidRPr="00000000">
        <w:rPr>
          <w:rtl w:val="0"/>
        </w:rPr>
        <w:t xml:space="preserve">Scheduling</w:t>
        <w:br w:type="textWrapping"/>
      </w:r>
    </w:p>
    <w:p w:rsidR="00000000" w:rsidDel="00000000" w:rsidP="00000000" w:rsidRDefault="00000000" w:rsidRPr="00000000" w14:paraId="000007CC">
      <w:pPr>
        <w:numPr>
          <w:ilvl w:val="0"/>
          <w:numId w:val="268"/>
        </w:numPr>
        <w:spacing w:after="0" w:afterAutospacing="0" w:before="0" w:beforeAutospacing="0" w:lineRule="auto"/>
        <w:ind w:left="720" w:hanging="360"/>
      </w:pPr>
      <w:r w:rsidDel="00000000" w:rsidR="00000000" w:rsidRPr="00000000">
        <w:rPr>
          <w:rtl w:val="0"/>
        </w:rPr>
        <w:t xml:space="preserve">Clear communication</w:t>
        <w:br w:type="textWrapping"/>
      </w:r>
    </w:p>
    <w:p w:rsidR="00000000" w:rsidDel="00000000" w:rsidP="00000000" w:rsidRDefault="00000000" w:rsidRPr="00000000" w14:paraId="000007CD">
      <w:pPr>
        <w:numPr>
          <w:ilvl w:val="0"/>
          <w:numId w:val="268"/>
        </w:numPr>
        <w:spacing w:after="480" w:before="0" w:beforeAutospacing="0" w:lineRule="auto"/>
        <w:ind w:left="720" w:hanging="360"/>
      </w:pPr>
      <w:r w:rsidDel="00000000" w:rsidR="00000000" w:rsidRPr="00000000">
        <w:rPr>
          <w:rtl w:val="0"/>
        </w:rPr>
        <w:t xml:space="preserve">Editorial sensibility</w:t>
        <w:br w:type="textWrapping"/>
      </w:r>
    </w:p>
    <w:p w:rsidR="00000000" w:rsidDel="00000000" w:rsidP="00000000" w:rsidRDefault="00000000" w:rsidRPr="00000000" w14:paraId="000007CE">
      <w:pPr>
        <w:spacing w:after="240" w:before="240" w:lineRule="auto"/>
        <w:ind w:left="0" w:firstLine="0"/>
        <w:rPr/>
      </w:pPr>
      <w:r w:rsidDel="00000000" w:rsidR="00000000" w:rsidRPr="00000000">
        <w:rPr>
          <w:rtl w:val="0"/>
        </w:rPr>
        <w:t xml:space="preserve">Time Horizon</w:t>
      </w:r>
    </w:p>
    <w:p w:rsidR="00000000" w:rsidDel="00000000" w:rsidP="00000000" w:rsidRDefault="00000000" w:rsidRPr="00000000" w14:paraId="000007CF">
      <w:pPr>
        <w:numPr>
          <w:ilvl w:val="0"/>
          <w:numId w:val="13"/>
        </w:numPr>
        <w:spacing w:after="0" w:afterAutospacing="0" w:before="480" w:lineRule="auto"/>
        <w:ind w:left="720" w:hanging="360"/>
      </w:pPr>
      <w:r w:rsidDel="00000000" w:rsidR="00000000" w:rsidRPr="00000000">
        <w:rPr>
          <w:rtl w:val="0"/>
        </w:rPr>
        <w:t xml:space="preserve">Ongoing</w:t>
        <w:br w:type="textWrapping"/>
      </w:r>
    </w:p>
    <w:p w:rsidR="00000000" w:rsidDel="00000000" w:rsidP="00000000" w:rsidRDefault="00000000" w:rsidRPr="00000000" w14:paraId="000007D0">
      <w:pPr>
        <w:numPr>
          <w:ilvl w:val="0"/>
          <w:numId w:val="13"/>
        </w:numPr>
        <w:spacing w:after="480" w:before="0" w:beforeAutospacing="0" w:lineRule="auto"/>
        <w:ind w:left="720" w:hanging="360"/>
      </w:pPr>
      <w:r w:rsidDel="00000000" w:rsidR="00000000" w:rsidRPr="00000000">
        <w:rPr>
          <w:rtl w:val="0"/>
        </w:rPr>
        <w:t xml:space="preserve">3–8 hrs/week</w:t>
        <w:br w:type="textWrapping"/>
      </w:r>
    </w:p>
    <w:p w:rsidR="00000000" w:rsidDel="00000000" w:rsidP="00000000" w:rsidRDefault="00000000" w:rsidRPr="00000000" w14:paraId="000007D1">
      <w:pPr>
        <w:spacing w:after="240" w:before="240" w:lineRule="auto"/>
        <w:ind w:left="0" w:firstLine="0"/>
        <w:rPr/>
      </w:pPr>
      <w:r w:rsidDel="00000000" w:rsidR="00000000" w:rsidRPr="00000000">
        <w:rPr>
          <w:rtl w:val="0"/>
        </w:rPr>
        <w:t xml:space="preserve">Remote vs In-Person</w:t>
      </w:r>
    </w:p>
    <w:p w:rsidR="00000000" w:rsidDel="00000000" w:rsidP="00000000" w:rsidRDefault="00000000" w:rsidRPr="00000000" w14:paraId="000007D2">
      <w:pPr>
        <w:numPr>
          <w:ilvl w:val="0"/>
          <w:numId w:val="211"/>
        </w:numPr>
        <w:spacing w:after="480" w:before="480" w:lineRule="auto"/>
        <w:ind w:left="720" w:hanging="360"/>
      </w:pPr>
      <w:r w:rsidDel="00000000" w:rsidR="00000000" w:rsidRPr="00000000">
        <w:rPr>
          <w:rtl w:val="0"/>
        </w:rPr>
        <w:t xml:space="preserve">Fully remote</w:t>
        <w:br w:type="textWrapping"/>
      </w:r>
    </w:p>
    <w:p w:rsidR="00000000" w:rsidDel="00000000" w:rsidP="00000000" w:rsidRDefault="00000000" w:rsidRPr="00000000" w14:paraId="000007D3">
      <w:pPr>
        <w:spacing w:after="240" w:before="240" w:lineRule="auto"/>
        <w:ind w:left="0" w:firstLine="0"/>
        <w:rPr/>
      </w:pPr>
      <w:r w:rsidDel="00000000" w:rsidR="00000000" w:rsidRPr="00000000">
        <w:rPr>
          <w:rtl w:val="0"/>
        </w:rPr>
        <w:t xml:space="preserve">Can Be Combined With</w:t>
      </w:r>
    </w:p>
    <w:p w:rsidR="00000000" w:rsidDel="00000000" w:rsidP="00000000" w:rsidRDefault="00000000" w:rsidRPr="00000000" w14:paraId="000007D4">
      <w:pPr>
        <w:numPr>
          <w:ilvl w:val="0"/>
          <w:numId w:val="108"/>
        </w:numPr>
        <w:spacing w:after="0" w:afterAutospacing="0" w:before="480" w:lineRule="auto"/>
        <w:ind w:left="720" w:hanging="360"/>
      </w:pPr>
      <w:r w:rsidDel="00000000" w:rsidR="00000000" w:rsidRPr="00000000">
        <w:rPr>
          <w:rtl w:val="0"/>
        </w:rPr>
        <w:t xml:space="preserve">Community Manager</w:t>
        <w:br w:type="textWrapping"/>
      </w:r>
    </w:p>
    <w:p w:rsidR="00000000" w:rsidDel="00000000" w:rsidP="00000000" w:rsidRDefault="00000000" w:rsidRPr="00000000" w14:paraId="000007D5">
      <w:pPr>
        <w:numPr>
          <w:ilvl w:val="0"/>
          <w:numId w:val="108"/>
        </w:numPr>
        <w:spacing w:after="480" w:before="0" w:beforeAutospacing="0" w:lineRule="auto"/>
        <w:ind w:left="720" w:hanging="360"/>
      </w:pPr>
      <w:r w:rsidDel="00000000" w:rsidR="00000000" w:rsidRPr="00000000">
        <w:rPr>
          <w:rtl w:val="0"/>
        </w:rPr>
        <w:t xml:space="preserve">Content Producer</w:t>
        <w:br w:type="textWrapping"/>
      </w:r>
    </w:p>
    <w:p w:rsidR="00000000" w:rsidDel="00000000" w:rsidP="00000000" w:rsidRDefault="00000000" w:rsidRPr="00000000" w14:paraId="000007D6">
      <w:pPr>
        <w:spacing w:after="240" w:before="240" w:lineRule="auto"/>
        <w:ind w:left="0" w:firstLine="0"/>
        <w:rPr/>
      </w:pPr>
      <w:r w:rsidDel="00000000" w:rsidR="00000000" w:rsidRPr="00000000">
        <w:rPr>
          <w:rtl w:val="0"/>
        </w:rPr>
        <w:t xml:space="preserve">Ask Candidates to Submit</w:t>
      </w:r>
    </w:p>
    <w:p w:rsidR="00000000" w:rsidDel="00000000" w:rsidP="00000000" w:rsidRDefault="00000000" w:rsidRPr="00000000" w14:paraId="000007D7">
      <w:pPr>
        <w:numPr>
          <w:ilvl w:val="0"/>
          <w:numId w:val="53"/>
        </w:numPr>
        <w:spacing w:after="0" w:afterAutospacing="0" w:before="480" w:lineRule="auto"/>
        <w:ind w:left="720" w:hanging="360"/>
      </w:pPr>
      <w:r w:rsidDel="00000000" w:rsidR="00000000" w:rsidRPr="00000000">
        <w:rPr>
          <w:rtl w:val="0"/>
        </w:rPr>
        <w:t xml:space="preserve">Weekly hours ask</w:t>
        <w:br w:type="textWrapping"/>
      </w:r>
    </w:p>
    <w:p w:rsidR="00000000" w:rsidDel="00000000" w:rsidP="00000000" w:rsidRDefault="00000000" w:rsidRPr="00000000" w14:paraId="000007D8">
      <w:pPr>
        <w:numPr>
          <w:ilvl w:val="0"/>
          <w:numId w:val="53"/>
        </w:numPr>
        <w:spacing w:after="480" w:before="0" w:beforeAutospacing="0" w:lineRule="auto"/>
        <w:ind w:left="720" w:hanging="360"/>
      </w:pPr>
      <w:r w:rsidDel="00000000" w:rsidR="00000000" w:rsidRPr="00000000">
        <w:rPr>
          <w:rtl w:val="0"/>
        </w:rPr>
        <w:t xml:space="preserve">Monthly retainer</w:t>
        <w:br w:type="textWrapping"/>
      </w:r>
    </w:p>
    <w:p w:rsidR="00000000" w:rsidDel="00000000" w:rsidP="00000000" w:rsidRDefault="00000000" w:rsidRPr="00000000" w14:paraId="000007D9">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A">
      <w:pPr>
        <w:pStyle w:val="Heading2"/>
        <w:keepNext w:val="0"/>
        <w:keepLines w:val="0"/>
        <w:ind w:left="0" w:firstLine="0"/>
        <w:rPr>
          <w:sz w:val="34"/>
          <w:szCs w:val="34"/>
        </w:rPr>
      </w:pPr>
      <w:bookmarkStart w:colFirst="0" w:colLast="0" w:name="_r9546vi4d6w7" w:id="158"/>
      <w:bookmarkEnd w:id="158"/>
      <w:r w:rsidDel="00000000" w:rsidR="00000000" w:rsidRPr="00000000">
        <w:rPr>
          <w:sz w:val="34"/>
          <w:szCs w:val="34"/>
          <w:rtl w:val="0"/>
        </w:rPr>
        <w:t xml:space="preserve">CATEGORY 5 — PROGRAM DESIGN &amp; FACILITATION</w:t>
      </w:r>
    </w:p>
    <w:p w:rsidR="00000000" w:rsidDel="00000000" w:rsidP="00000000" w:rsidRDefault="00000000" w:rsidRPr="00000000" w14:paraId="000007DB">
      <w:pPr>
        <w:pStyle w:val="Heading3"/>
        <w:keepNext w:val="0"/>
        <w:keepLines w:val="0"/>
        <w:ind w:left="0" w:firstLine="0"/>
        <w:rPr>
          <w:sz w:val="26"/>
          <w:szCs w:val="26"/>
        </w:rPr>
      </w:pPr>
      <w:bookmarkStart w:colFirst="0" w:colLast="0" w:name="_6q1o241x2ca5" w:id="159"/>
      <w:bookmarkEnd w:id="159"/>
      <w:r w:rsidDel="00000000" w:rsidR="00000000" w:rsidRPr="00000000">
        <w:rPr>
          <w:sz w:val="26"/>
          <w:szCs w:val="26"/>
          <w:rtl w:val="0"/>
        </w:rPr>
        <w:t xml:space="preserve">5.1 HeatSharing Circle Facilitators</w:t>
      </w:r>
    </w:p>
    <w:p w:rsidR="00000000" w:rsidDel="00000000" w:rsidP="00000000" w:rsidRDefault="00000000" w:rsidRPr="00000000" w14:paraId="000007DC">
      <w:pPr>
        <w:spacing w:after="240" w:before="240" w:lineRule="auto"/>
        <w:ind w:left="0" w:firstLine="0"/>
        <w:rPr/>
      </w:pPr>
      <w:r w:rsidDel="00000000" w:rsidR="00000000" w:rsidRPr="00000000">
        <w:rPr>
          <w:rtl w:val="0"/>
        </w:rPr>
        <w:t xml:space="preserve">Purpose:</w:t>
      </w:r>
    </w:p>
    <w:p w:rsidR="00000000" w:rsidDel="00000000" w:rsidP="00000000" w:rsidRDefault="00000000" w:rsidRPr="00000000" w14:paraId="000007DD">
      <w:pPr>
        <w:spacing w:after="240" w:before="240" w:lineRule="auto"/>
        <w:ind w:left="0" w:firstLine="0"/>
        <w:rPr/>
      </w:pPr>
      <w:r w:rsidDel="00000000" w:rsidR="00000000" w:rsidRPr="00000000">
        <w:rPr>
          <w:rtl w:val="0"/>
        </w:rPr>
        <w:t xml:space="preserve">Support emotional safety and containment.</w:t>
      </w:r>
    </w:p>
    <w:p w:rsidR="00000000" w:rsidDel="00000000" w:rsidP="00000000" w:rsidRDefault="00000000" w:rsidRPr="00000000" w14:paraId="000007DE">
      <w:pPr>
        <w:spacing w:after="240" w:before="240" w:lineRule="auto"/>
        <w:ind w:left="0" w:firstLine="0"/>
        <w:rPr/>
      </w:pPr>
      <w:r w:rsidDel="00000000" w:rsidR="00000000" w:rsidRPr="00000000">
        <w:rPr>
          <w:rtl w:val="0"/>
        </w:rPr>
        <w:t xml:space="preserve">Core Responsibilities</w:t>
      </w:r>
    </w:p>
    <w:p w:rsidR="00000000" w:rsidDel="00000000" w:rsidP="00000000" w:rsidRDefault="00000000" w:rsidRPr="00000000" w14:paraId="000007DF">
      <w:pPr>
        <w:numPr>
          <w:ilvl w:val="0"/>
          <w:numId w:val="83"/>
        </w:numPr>
        <w:spacing w:after="0" w:afterAutospacing="0" w:before="480" w:lineRule="auto"/>
        <w:ind w:left="720" w:hanging="360"/>
      </w:pPr>
      <w:r w:rsidDel="00000000" w:rsidR="00000000" w:rsidRPr="00000000">
        <w:rPr>
          <w:rtl w:val="0"/>
        </w:rPr>
        <w:t xml:space="preserve">Lead heartsharing circles</w:t>
        <w:br w:type="textWrapping"/>
      </w:r>
    </w:p>
    <w:p w:rsidR="00000000" w:rsidDel="00000000" w:rsidP="00000000" w:rsidRDefault="00000000" w:rsidRPr="00000000" w14:paraId="000007E0">
      <w:pPr>
        <w:numPr>
          <w:ilvl w:val="0"/>
          <w:numId w:val="83"/>
        </w:numPr>
        <w:spacing w:after="0" w:afterAutospacing="0" w:before="0" w:beforeAutospacing="0" w:lineRule="auto"/>
        <w:ind w:left="720" w:hanging="360"/>
      </w:pPr>
      <w:r w:rsidDel="00000000" w:rsidR="00000000" w:rsidRPr="00000000">
        <w:rPr>
          <w:rtl w:val="0"/>
        </w:rPr>
        <w:t xml:space="preserve">Monitor emotional tone</w:t>
        <w:br w:type="textWrapping"/>
      </w:r>
    </w:p>
    <w:p w:rsidR="00000000" w:rsidDel="00000000" w:rsidP="00000000" w:rsidRDefault="00000000" w:rsidRPr="00000000" w14:paraId="000007E1">
      <w:pPr>
        <w:numPr>
          <w:ilvl w:val="0"/>
          <w:numId w:val="83"/>
        </w:numPr>
        <w:spacing w:after="0" w:afterAutospacing="0" w:before="0" w:beforeAutospacing="0" w:lineRule="auto"/>
        <w:ind w:left="720" w:hanging="360"/>
      </w:pPr>
      <w:r w:rsidDel="00000000" w:rsidR="00000000" w:rsidRPr="00000000">
        <w:rPr>
          <w:rtl w:val="0"/>
        </w:rPr>
        <w:t xml:space="preserve">Support participants in distress</w:t>
        <w:br w:type="textWrapping"/>
      </w:r>
    </w:p>
    <w:p w:rsidR="00000000" w:rsidDel="00000000" w:rsidP="00000000" w:rsidRDefault="00000000" w:rsidRPr="00000000" w14:paraId="000007E2">
      <w:pPr>
        <w:numPr>
          <w:ilvl w:val="0"/>
          <w:numId w:val="83"/>
        </w:numPr>
        <w:spacing w:after="0" w:afterAutospacing="0" w:before="0" w:beforeAutospacing="0" w:lineRule="auto"/>
        <w:ind w:left="720" w:hanging="360"/>
      </w:pPr>
      <w:r w:rsidDel="00000000" w:rsidR="00000000" w:rsidRPr="00000000">
        <w:rPr>
          <w:rtl w:val="0"/>
        </w:rPr>
        <w:t xml:space="preserve">Hold post-circle integration space</w:t>
        <w:br w:type="textWrapping"/>
      </w:r>
    </w:p>
    <w:p w:rsidR="00000000" w:rsidDel="00000000" w:rsidP="00000000" w:rsidRDefault="00000000" w:rsidRPr="00000000" w14:paraId="000007E3">
      <w:pPr>
        <w:numPr>
          <w:ilvl w:val="0"/>
          <w:numId w:val="83"/>
        </w:numPr>
        <w:spacing w:after="480" w:before="0" w:beforeAutospacing="0" w:lineRule="auto"/>
        <w:ind w:left="720" w:hanging="360"/>
      </w:pPr>
      <w:r w:rsidDel="00000000" w:rsidR="00000000" w:rsidRPr="00000000">
        <w:rPr>
          <w:rtl w:val="0"/>
        </w:rPr>
        <w:t xml:space="preserve">Advise on trauma-informed design</w:t>
        <w:br w:type="textWrapping"/>
      </w:r>
    </w:p>
    <w:p w:rsidR="00000000" w:rsidDel="00000000" w:rsidP="00000000" w:rsidRDefault="00000000" w:rsidRPr="00000000" w14:paraId="000007E4">
      <w:pPr>
        <w:spacing w:after="240" w:before="240" w:lineRule="auto"/>
        <w:ind w:left="0" w:firstLine="0"/>
        <w:rPr/>
      </w:pPr>
      <w:r w:rsidDel="00000000" w:rsidR="00000000" w:rsidRPr="00000000">
        <w:rPr>
          <w:rtl w:val="0"/>
        </w:rPr>
        <w:t xml:space="preserve">Skill Profile</w:t>
      </w:r>
    </w:p>
    <w:p w:rsidR="00000000" w:rsidDel="00000000" w:rsidP="00000000" w:rsidRDefault="00000000" w:rsidRPr="00000000" w14:paraId="000007E5">
      <w:pPr>
        <w:numPr>
          <w:ilvl w:val="0"/>
          <w:numId w:val="15"/>
        </w:numPr>
        <w:spacing w:after="0" w:afterAutospacing="0" w:before="480" w:lineRule="auto"/>
        <w:ind w:left="720" w:hanging="360"/>
      </w:pPr>
      <w:r w:rsidDel="00000000" w:rsidR="00000000" w:rsidRPr="00000000">
        <w:rPr>
          <w:rtl w:val="0"/>
        </w:rPr>
        <w:t xml:space="preserve">Somatic work</w:t>
        <w:br w:type="textWrapping"/>
      </w:r>
    </w:p>
    <w:p w:rsidR="00000000" w:rsidDel="00000000" w:rsidP="00000000" w:rsidRDefault="00000000" w:rsidRPr="00000000" w14:paraId="000007E6">
      <w:pPr>
        <w:numPr>
          <w:ilvl w:val="0"/>
          <w:numId w:val="15"/>
        </w:numPr>
        <w:spacing w:after="0" w:afterAutospacing="0" w:before="0" w:beforeAutospacing="0" w:lineRule="auto"/>
        <w:ind w:left="720" w:hanging="360"/>
      </w:pPr>
      <w:r w:rsidDel="00000000" w:rsidR="00000000" w:rsidRPr="00000000">
        <w:rPr>
          <w:rtl w:val="0"/>
        </w:rPr>
        <w:t xml:space="preserve">Trauma-informed facilitation</w:t>
        <w:br w:type="textWrapping"/>
      </w:r>
    </w:p>
    <w:p w:rsidR="00000000" w:rsidDel="00000000" w:rsidP="00000000" w:rsidRDefault="00000000" w:rsidRPr="00000000" w14:paraId="000007E7">
      <w:pPr>
        <w:numPr>
          <w:ilvl w:val="0"/>
          <w:numId w:val="15"/>
        </w:numPr>
        <w:spacing w:after="0" w:afterAutospacing="0" w:before="0" w:beforeAutospacing="0" w:lineRule="auto"/>
        <w:ind w:left="720" w:hanging="360"/>
      </w:pPr>
      <w:r w:rsidDel="00000000" w:rsidR="00000000" w:rsidRPr="00000000">
        <w:rPr>
          <w:rtl w:val="0"/>
        </w:rPr>
        <w:t xml:space="preserve">Group holding</w:t>
        <w:br w:type="textWrapping"/>
      </w:r>
    </w:p>
    <w:p w:rsidR="00000000" w:rsidDel="00000000" w:rsidP="00000000" w:rsidRDefault="00000000" w:rsidRPr="00000000" w14:paraId="000007E8">
      <w:pPr>
        <w:numPr>
          <w:ilvl w:val="0"/>
          <w:numId w:val="15"/>
        </w:numPr>
        <w:spacing w:after="480" w:before="0" w:beforeAutospacing="0" w:lineRule="auto"/>
        <w:ind w:left="720" w:hanging="360"/>
      </w:pPr>
      <w:r w:rsidDel="00000000" w:rsidR="00000000" w:rsidRPr="00000000">
        <w:rPr>
          <w:rtl w:val="0"/>
        </w:rPr>
        <w:t xml:space="preserve">Ethics + consent literacy</w:t>
        <w:br w:type="textWrapping"/>
      </w:r>
    </w:p>
    <w:p w:rsidR="00000000" w:rsidDel="00000000" w:rsidP="00000000" w:rsidRDefault="00000000" w:rsidRPr="00000000" w14:paraId="000007E9">
      <w:pPr>
        <w:spacing w:after="240" w:before="240" w:lineRule="auto"/>
        <w:ind w:left="0" w:firstLine="0"/>
        <w:rPr/>
      </w:pPr>
      <w:r w:rsidDel="00000000" w:rsidR="00000000" w:rsidRPr="00000000">
        <w:rPr>
          <w:rtl w:val="0"/>
        </w:rPr>
        <w:t xml:space="preserve">Time Horizon</w:t>
      </w:r>
    </w:p>
    <w:p w:rsidR="00000000" w:rsidDel="00000000" w:rsidP="00000000" w:rsidRDefault="00000000" w:rsidRPr="00000000" w14:paraId="000007EA">
      <w:pPr>
        <w:numPr>
          <w:ilvl w:val="0"/>
          <w:numId w:val="252"/>
        </w:numPr>
        <w:spacing w:after="0" w:afterAutospacing="0" w:before="480" w:lineRule="auto"/>
        <w:ind w:left="720" w:hanging="360"/>
      </w:pPr>
      <w:r w:rsidDel="00000000" w:rsidR="00000000" w:rsidRPr="00000000">
        <w:rPr>
          <w:rtl w:val="0"/>
        </w:rPr>
        <w:t xml:space="preserve">Monthly or biweekly</w:t>
        <w:br w:type="textWrapping"/>
      </w:r>
    </w:p>
    <w:p w:rsidR="00000000" w:rsidDel="00000000" w:rsidP="00000000" w:rsidRDefault="00000000" w:rsidRPr="00000000" w14:paraId="000007EB">
      <w:pPr>
        <w:numPr>
          <w:ilvl w:val="0"/>
          <w:numId w:val="252"/>
        </w:numPr>
        <w:spacing w:after="480" w:before="0" w:beforeAutospacing="0" w:lineRule="auto"/>
        <w:ind w:left="720" w:hanging="360"/>
      </w:pPr>
      <w:r w:rsidDel="00000000" w:rsidR="00000000" w:rsidRPr="00000000">
        <w:rPr>
          <w:rtl w:val="0"/>
        </w:rPr>
        <w:t xml:space="preserve">Per-session</w:t>
        <w:br w:type="textWrapping"/>
      </w:r>
    </w:p>
    <w:p w:rsidR="00000000" w:rsidDel="00000000" w:rsidP="00000000" w:rsidRDefault="00000000" w:rsidRPr="00000000" w14:paraId="000007EC">
      <w:pPr>
        <w:spacing w:after="240" w:before="240" w:lineRule="auto"/>
        <w:ind w:left="0" w:firstLine="0"/>
        <w:rPr/>
      </w:pPr>
      <w:r w:rsidDel="00000000" w:rsidR="00000000" w:rsidRPr="00000000">
        <w:rPr>
          <w:rtl w:val="0"/>
        </w:rPr>
        <w:t xml:space="preserve">Remote vs In-Person</w:t>
      </w:r>
    </w:p>
    <w:p w:rsidR="00000000" w:rsidDel="00000000" w:rsidP="00000000" w:rsidRDefault="00000000" w:rsidRPr="00000000" w14:paraId="000007ED">
      <w:pPr>
        <w:numPr>
          <w:ilvl w:val="0"/>
          <w:numId w:val="80"/>
        </w:numPr>
        <w:spacing w:after="0" w:afterAutospacing="0" w:before="480" w:lineRule="auto"/>
        <w:ind w:left="720" w:hanging="360"/>
      </w:pPr>
      <w:r w:rsidDel="00000000" w:rsidR="00000000" w:rsidRPr="00000000">
        <w:rPr>
          <w:rtl w:val="0"/>
        </w:rPr>
        <w:t xml:space="preserve">Remote preferred</w:t>
        <w:br w:type="textWrapping"/>
      </w:r>
    </w:p>
    <w:p w:rsidR="00000000" w:rsidDel="00000000" w:rsidP="00000000" w:rsidRDefault="00000000" w:rsidRPr="00000000" w14:paraId="000007EE">
      <w:pPr>
        <w:numPr>
          <w:ilvl w:val="0"/>
          <w:numId w:val="80"/>
        </w:numPr>
        <w:spacing w:after="480" w:before="0" w:beforeAutospacing="0" w:lineRule="auto"/>
        <w:ind w:left="720" w:hanging="360"/>
      </w:pPr>
      <w:r w:rsidDel="00000000" w:rsidR="00000000" w:rsidRPr="00000000">
        <w:rPr>
          <w:rtl w:val="0"/>
        </w:rPr>
        <w:t xml:space="preserve">In-person optional for retreats</w:t>
        <w:br w:type="textWrapping"/>
      </w:r>
    </w:p>
    <w:p w:rsidR="00000000" w:rsidDel="00000000" w:rsidP="00000000" w:rsidRDefault="00000000" w:rsidRPr="00000000" w14:paraId="000007EF">
      <w:pPr>
        <w:spacing w:after="240" w:before="240" w:lineRule="auto"/>
        <w:ind w:left="0" w:firstLine="0"/>
        <w:rPr/>
      </w:pPr>
      <w:r w:rsidDel="00000000" w:rsidR="00000000" w:rsidRPr="00000000">
        <w:rPr>
          <w:rtl w:val="0"/>
        </w:rPr>
        <w:t xml:space="preserve">Ask Candidates to Submit</w:t>
      </w:r>
    </w:p>
    <w:p w:rsidR="00000000" w:rsidDel="00000000" w:rsidP="00000000" w:rsidRDefault="00000000" w:rsidRPr="00000000" w14:paraId="000007F0">
      <w:pPr>
        <w:numPr>
          <w:ilvl w:val="0"/>
          <w:numId w:val="61"/>
        </w:numPr>
        <w:spacing w:after="0" w:afterAutospacing="0" w:before="480" w:lineRule="auto"/>
        <w:ind w:left="720" w:hanging="360"/>
      </w:pPr>
      <w:r w:rsidDel="00000000" w:rsidR="00000000" w:rsidRPr="00000000">
        <w:rPr>
          <w:rtl w:val="0"/>
        </w:rPr>
        <w:t xml:space="preserve">Per-circle rate</w:t>
        <w:br w:type="textWrapping"/>
      </w:r>
    </w:p>
    <w:p w:rsidR="00000000" w:rsidDel="00000000" w:rsidP="00000000" w:rsidRDefault="00000000" w:rsidRPr="00000000" w14:paraId="000007F1">
      <w:pPr>
        <w:numPr>
          <w:ilvl w:val="0"/>
          <w:numId w:val="61"/>
        </w:numPr>
        <w:spacing w:after="0" w:afterAutospacing="0" w:before="0" w:beforeAutospacing="0" w:lineRule="auto"/>
        <w:ind w:left="720" w:hanging="360"/>
      </w:pPr>
      <w:r w:rsidDel="00000000" w:rsidR="00000000" w:rsidRPr="00000000">
        <w:rPr>
          <w:rtl w:val="0"/>
        </w:rPr>
        <w:t xml:space="preserve">Training background</w:t>
        <w:br w:type="textWrapping"/>
      </w:r>
    </w:p>
    <w:p w:rsidR="00000000" w:rsidDel="00000000" w:rsidP="00000000" w:rsidRDefault="00000000" w:rsidRPr="00000000" w14:paraId="000007F2">
      <w:pPr>
        <w:numPr>
          <w:ilvl w:val="0"/>
          <w:numId w:val="61"/>
        </w:numPr>
        <w:spacing w:after="480" w:before="0" w:beforeAutospacing="0" w:lineRule="auto"/>
        <w:ind w:left="720" w:hanging="360"/>
      </w:pPr>
      <w:r w:rsidDel="00000000" w:rsidR="00000000" w:rsidRPr="00000000">
        <w:rPr>
          <w:rtl w:val="0"/>
        </w:rPr>
        <w:t xml:space="preserve">Scope of care</w:t>
        <w:br w:type="textWrapping"/>
      </w:r>
    </w:p>
    <w:p w:rsidR="00000000" w:rsidDel="00000000" w:rsidP="00000000" w:rsidRDefault="00000000" w:rsidRPr="00000000" w14:paraId="000007F3">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4">
      <w:pPr>
        <w:pStyle w:val="Heading3"/>
        <w:keepNext w:val="0"/>
        <w:keepLines w:val="0"/>
        <w:ind w:left="0" w:firstLine="0"/>
        <w:rPr>
          <w:sz w:val="26"/>
          <w:szCs w:val="26"/>
        </w:rPr>
      </w:pPr>
      <w:bookmarkStart w:colFirst="0" w:colLast="0" w:name="_n0xb7aqi8lmp" w:id="160"/>
      <w:bookmarkEnd w:id="160"/>
      <w:r w:rsidDel="00000000" w:rsidR="00000000" w:rsidRPr="00000000">
        <w:rPr>
          <w:sz w:val="26"/>
          <w:szCs w:val="26"/>
          <w:rtl w:val="0"/>
        </w:rPr>
        <w:t xml:space="preserve">5.2 Program Curator</w:t>
      </w:r>
    </w:p>
    <w:p w:rsidR="00000000" w:rsidDel="00000000" w:rsidP="00000000" w:rsidRDefault="00000000" w:rsidRPr="00000000" w14:paraId="000007F5">
      <w:pPr>
        <w:spacing w:after="240" w:before="240" w:lineRule="auto"/>
        <w:ind w:left="0" w:firstLine="0"/>
        <w:rPr/>
      </w:pPr>
      <w:r w:rsidDel="00000000" w:rsidR="00000000" w:rsidRPr="00000000">
        <w:rPr>
          <w:rtl w:val="0"/>
        </w:rPr>
        <w:t xml:space="preserve">Purpose:</w:t>
      </w:r>
    </w:p>
    <w:p w:rsidR="00000000" w:rsidDel="00000000" w:rsidP="00000000" w:rsidRDefault="00000000" w:rsidRPr="00000000" w14:paraId="000007F6">
      <w:pPr>
        <w:spacing w:after="240" w:before="240" w:lineRule="auto"/>
        <w:ind w:left="0" w:firstLine="0"/>
        <w:rPr/>
      </w:pPr>
      <w:r w:rsidDel="00000000" w:rsidR="00000000" w:rsidRPr="00000000">
        <w:rPr>
          <w:rtl w:val="0"/>
        </w:rPr>
        <w:t xml:space="preserve">Ensure content coherence across Mon/Wed/Fri tracks.</w:t>
      </w:r>
    </w:p>
    <w:p w:rsidR="00000000" w:rsidDel="00000000" w:rsidP="00000000" w:rsidRDefault="00000000" w:rsidRPr="00000000" w14:paraId="000007F7">
      <w:pPr>
        <w:spacing w:after="240" w:before="240" w:lineRule="auto"/>
        <w:ind w:left="0" w:firstLine="0"/>
        <w:rPr/>
      </w:pPr>
      <w:r w:rsidDel="00000000" w:rsidR="00000000" w:rsidRPr="00000000">
        <w:rPr>
          <w:rtl w:val="0"/>
        </w:rPr>
        <w:t xml:space="preserve">Core Responsibilities</w:t>
      </w:r>
    </w:p>
    <w:p w:rsidR="00000000" w:rsidDel="00000000" w:rsidP="00000000" w:rsidRDefault="00000000" w:rsidRPr="00000000" w14:paraId="000007F8">
      <w:pPr>
        <w:numPr>
          <w:ilvl w:val="0"/>
          <w:numId w:val="84"/>
        </w:numPr>
        <w:spacing w:after="0" w:afterAutospacing="0" w:before="480" w:lineRule="auto"/>
        <w:ind w:left="720" w:hanging="360"/>
      </w:pPr>
      <w:r w:rsidDel="00000000" w:rsidR="00000000" w:rsidRPr="00000000">
        <w:rPr>
          <w:rtl w:val="0"/>
        </w:rPr>
        <w:t xml:space="preserve">Shape session arcs</w:t>
        <w:br w:type="textWrapping"/>
      </w:r>
    </w:p>
    <w:p w:rsidR="00000000" w:rsidDel="00000000" w:rsidP="00000000" w:rsidRDefault="00000000" w:rsidRPr="00000000" w14:paraId="000007F9">
      <w:pPr>
        <w:numPr>
          <w:ilvl w:val="0"/>
          <w:numId w:val="84"/>
        </w:numPr>
        <w:spacing w:after="0" w:afterAutospacing="0" w:before="0" w:beforeAutospacing="0" w:lineRule="auto"/>
        <w:ind w:left="720" w:hanging="360"/>
      </w:pPr>
      <w:r w:rsidDel="00000000" w:rsidR="00000000" w:rsidRPr="00000000">
        <w:rPr>
          <w:rtl w:val="0"/>
        </w:rPr>
        <w:t xml:space="preserve">Balance guest lineup</w:t>
        <w:br w:type="textWrapping"/>
      </w:r>
    </w:p>
    <w:p w:rsidR="00000000" w:rsidDel="00000000" w:rsidP="00000000" w:rsidRDefault="00000000" w:rsidRPr="00000000" w14:paraId="000007FA">
      <w:pPr>
        <w:numPr>
          <w:ilvl w:val="0"/>
          <w:numId w:val="84"/>
        </w:numPr>
        <w:spacing w:after="0" w:afterAutospacing="0" w:before="0" w:beforeAutospacing="0" w:lineRule="auto"/>
        <w:ind w:left="720" w:hanging="360"/>
      </w:pPr>
      <w:r w:rsidDel="00000000" w:rsidR="00000000" w:rsidRPr="00000000">
        <w:rPr>
          <w:rtl w:val="0"/>
        </w:rPr>
        <w:t xml:space="preserve">Track thematic progression</w:t>
        <w:br w:type="textWrapping"/>
      </w:r>
    </w:p>
    <w:p w:rsidR="00000000" w:rsidDel="00000000" w:rsidP="00000000" w:rsidRDefault="00000000" w:rsidRPr="00000000" w14:paraId="000007FB">
      <w:pPr>
        <w:numPr>
          <w:ilvl w:val="0"/>
          <w:numId w:val="84"/>
        </w:numPr>
        <w:spacing w:after="0" w:afterAutospacing="0" w:before="0" w:beforeAutospacing="0" w:lineRule="auto"/>
        <w:ind w:left="720" w:hanging="360"/>
      </w:pPr>
      <w:r w:rsidDel="00000000" w:rsidR="00000000" w:rsidRPr="00000000">
        <w:rPr>
          <w:rtl w:val="0"/>
        </w:rPr>
        <w:t xml:space="preserve">Avoid redundancy</w:t>
        <w:br w:type="textWrapping"/>
      </w:r>
    </w:p>
    <w:p w:rsidR="00000000" w:rsidDel="00000000" w:rsidP="00000000" w:rsidRDefault="00000000" w:rsidRPr="00000000" w14:paraId="000007FC">
      <w:pPr>
        <w:numPr>
          <w:ilvl w:val="0"/>
          <w:numId w:val="84"/>
        </w:numPr>
        <w:spacing w:after="0" w:afterAutospacing="0" w:before="0" w:beforeAutospacing="0" w:lineRule="auto"/>
        <w:ind w:left="720" w:hanging="360"/>
      </w:pPr>
      <w:r w:rsidDel="00000000" w:rsidR="00000000" w:rsidRPr="00000000">
        <w:rPr>
          <w:rtl w:val="0"/>
        </w:rPr>
        <w:t xml:space="preserve">Identify emerging threads</w:t>
        <w:br w:type="textWrapping"/>
      </w:r>
    </w:p>
    <w:p w:rsidR="00000000" w:rsidDel="00000000" w:rsidP="00000000" w:rsidRDefault="00000000" w:rsidRPr="00000000" w14:paraId="000007FD">
      <w:pPr>
        <w:numPr>
          <w:ilvl w:val="0"/>
          <w:numId w:val="84"/>
        </w:numPr>
        <w:spacing w:after="480" w:before="0" w:beforeAutospacing="0" w:lineRule="auto"/>
        <w:ind w:left="720" w:hanging="360"/>
      </w:pPr>
      <w:r w:rsidDel="00000000" w:rsidR="00000000" w:rsidRPr="00000000">
        <w:rPr>
          <w:rtl w:val="0"/>
        </w:rPr>
        <w:t xml:space="preserve">Advise Syd strategically</w:t>
        <w:br w:type="textWrapping"/>
      </w:r>
    </w:p>
    <w:p w:rsidR="00000000" w:rsidDel="00000000" w:rsidP="00000000" w:rsidRDefault="00000000" w:rsidRPr="00000000" w14:paraId="000007FE">
      <w:pPr>
        <w:spacing w:after="240" w:before="240" w:lineRule="auto"/>
        <w:ind w:left="0" w:firstLine="0"/>
        <w:rPr/>
      </w:pPr>
      <w:r w:rsidDel="00000000" w:rsidR="00000000" w:rsidRPr="00000000">
        <w:rPr>
          <w:rtl w:val="0"/>
        </w:rPr>
        <w:t xml:space="preserve">Skill Profile</w:t>
      </w:r>
    </w:p>
    <w:p w:rsidR="00000000" w:rsidDel="00000000" w:rsidP="00000000" w:rsidRDefault="00000000" w:rsidRPr="00000000" w14:paraId="000007FF">
      <w:pPr>
        <w:numPr>
          <w:ilvl w:val="0"/>
          <w:numId w:val="54"/>
        </w:numPr>
        <w:spacing w:after="0" w:afterAutospacing="0" w:before="480" w:lineRule="auto"/>
        <w:ind w:left="720" w:hanging="360"/>
      </w:pPr>
      <w:r w:rsidDel="00000000" w:rsidR="00000000" w:rsidRPr="00000000">
        <w:rPr>
          <w:rtl w:val="0"/>
        </w:rPr>
        <w:t xml:space="preserve">Editorial curation</w:t>
        <w:br w:type="textWrapping"/>
      </w:r>
    </w:p>
    <w:p w:rsidR="00000000" w:rsidDel="00000000" w:rsidP="00000000" w:rsidRDefault="00000000" w:rsidRPr="00000000" w14:paraId="00000800">
      <w:pPr>
        <w:numPr>
          <w:ilvl w:val="0"/>
          <w:numId w:val="54"/>
        </w:numPr>
        <w:spacing w:after="0" w:afterAutospacing="0" w:before="0" w:beforeAutospacing="0" w:lineRule="auto"/>
        <w:ind w:left="720" w:hanging="360"/>
      </w:pPr>
      <w:r w:rsidDel="00000000" w:rsidR="00000000" w:rsidRPr="00000000">
        <w:rPr>
          <w:rtl w:val="0"/>
        </w:rPr>
        <w:t xml:space="preserve">Systems thinking</w:t>
        <w:br w:type="textWrapping"/>
      </w:r>
    </w:p>
    <w:p w:rsidR="00000000" w:rsidDel="00000000" w:rsidP="00000000" w:rsidRDefault="00000000" w:rsidRPr="00000000" w14:paraId="00000801">
      <w:pPr>
        <w:numPr>
          <w:ilvl w:val="0"/>
          <w:numId w:val="54"/>
        </w:numPr>
        <w:spacing w:after="0" w:afterAutospacing="0" w:before="0" w:beforeAutospacing="0" w:lineRule="auto"/>
        <w:ind w:left="720" w:hanging="360"/>
      </w:pPr>
      <w:r w:rsidDel="00000000" w:rsidR="00000000" w:rsidRPr="00000000">
        <w:rPr>
          <w:rtl w:val="0"/>
        </w:rPr>
        <w:t xml:space="preserve">Narrative coherence</w:t>
        <w:br w:type="textWrapping"/>
      </w:r>
    </w:p>
    <w:p w:rsidR="00000000" w:rsidDel="00000000" w:rsidP="00000000" w:rsidRDefault="00000000" w:rsidRPr="00000000" w14:paraId="00000802">
      <w:pPr>
        <w:numPr>
          <w:ilvl w:val="0"/>
          <w:numId w:val="54"/>
        </w:numPr>
        <w:spacing w:after="480" w:before="0" w:beforeAutospacing="0" w:lineRule="auto"/>
        <w:ind w:left="720" w:hanging="360"/>
      </w:pPr>
      <w:r w:rsidDel="00000000" w:rsidR="00000000" w:rsidRPr="00000000">
        <w:rPr>
          <w:rtl w:val="0"/>
        </w:rPr>
        <w:t xml:space="preserve">Regenerative finance literacy</w:t>
        <w:br w:type="textWrapping"/>
      </w:r>
    </w:p>
    <w:p w:rsidR="00000000" w:rsidDel="00000000" w:rsidP="00000000" w:rsidRDefault="00000000" w:rsidRPr="00000000" w14:paraId="00000803">
      <w:pPr>
        <w:spacing w:after="240" w:before="240" w:lineRule="auto"/>
        <w:ind w:left="0" w:firstLine="0"/>
        <w:rPr/>
      </w:pPr>
      <w:r w:rsidDel="00000000" w:rsidR="00000000" w:rsidRPr="00000000">
        <w:rPr>
          <w:rtl w:val="0"/>
        </w:rPr>
        <w:t xml:space="preserve">Time Horizon</w:t>
      </w:r>
    </w:p>
    <w:p w:rsidR="00000000" w:rsidDel="00000000" w:rsidP="00000000" w:rsidRDefault="00000000" w:rsidRPr="00000000" w14:paraId="00000804">
      <w:pPr>
        <w:numPr>
          <w:ilvl w:val="0"/>
          <w:numId w:val="103"/>
        </w:numPr>
        <w:spacing w:after="0" w:afterAutospacing="0" w:before="480" w:lineRule="auto"/>
        <w:ind w:left="720" w:hanging="360"/>
      </w:pPr>
      <w:r w:rsidDel="00000000" w:rsidR="00000000" w:rsidRPr="00000000">
        <w:rPr>
          <w:rtl w:val="0"/>
        </w:rPr>
        <w:t xml:space="preserve">Ongoing</w:t>
        <w:br w:type="textWrapping"/>
      </w:r>
    </w:p>
    <w:p w:rsidR="00000000" w:rsidDel="00000000" w:rsidP="00000000" w:rsidRDefault="00000000" w:rsidRPr="00000000" w14:paraId="00000805">
      <w:pPr>
        <w:numPr>
          <w:ilvl w:val="0"/>
          <w:numId w:val="103"/>
        </w:numPr>
        <w:spacing w:after="480" w:before="0" w:beforeAutospacing="0" w:lineRule="auto"/>
        <w:ind w:left="720" w:hanging="360"/>
      </w:pPr>
      <w:r w:rsidDel="00000000" w:rsidR="00000000" w:rsidRPr="00000000">
        <w:rPr>
          <w:rtl w:val="0"/>
        </w:rPr>
        <w:t xml:space="preserve">3–6 hrs/week</w:t>
        <w:br w:type="textWrapping"/>
      </w:r>
    </w:p>
    <w:p w:rsidR="00000000" w:rsidDel="00000000" w:rsidP="00000000" w:rsidRDefault="00000000" w:rsidRPr="00000000" w14:paraId="00000806">
      <w:pPr>
        <w:spacing w:after="240" w:before="240" w:lineRule="auto"/>
        <w:ind w:left="0" w:firstLine="0"/>
        <w:rPr/>
      </w:pPr>
      <w:r w:rsidDel="00000000" w:rsidR="00000000" w:rsidRPr="00000000">
        <w:rPr>
          <w:rtl w:val="0"/>
        </w:rPr>
        <w:t xml:space="preserve">Remote vs In-Person</w:t>
      </w:r>
    </w:p>
    <w:p w:rsidR="00000000" w:rsidDel="00000000" w:rsidP="00000000" w:rsidRDefault="00000000" w:rsidRPr="00000000" w14:paraId="00000807">
      <w:pPr>
        <w:numPr>
          <w:ilvl w:val="0"/>
          <w:numId w:val="272"/>
        </w:numPr>
        <w:spacing w:after="480" w:before="480" w:lineRule="auto"/>
        <w:ind w:left="720" w:hanging="360"/>
      </w:pPr>
      <w:r w:rsidDel="00000000" w:rsidR="00000000" w:rsidRPr="00000000">
        <w:rPr>
          <w:rtl w:val="0"/>
        </w:rPr>
        <w:t xml:space="preserve">Fully remote</w:t>
        <w:br w:type="textWrapping"/>
      </w:r>
    </w:p>
    <w:p w:rsidR="00000000" w:rsidDel="00000000" w:rsidP="00000000" w:rsidRDefault="00000000" w:rsidRPr="00000000" w14:paraId="00000808">
      <w:pPr>
        <w:spacing w:after="240" w:before="240" w:lineRule="auto"/>
        <w:ind w:left="0" w:firstLine="0"/>
        <w:rPr/>
      </w:pPr>
      <w:r w:rsidDel="00000000" w:rsidR="00000000" w:rsidRPr="00000000">
        <w:rPr>
          <w:rtl w:val="0"/>
        </w:rPr>
        <w:t xml:space="preserve">Can Be Combined With</w:t>
      </w:r>
    </w:p>
    <w:p w:rsidR="00000000" w:rsidDel="00000000" w:rsidP="00000000" w:rsidRDefault="00000000" w:rsidRPr="00000000" w14:paraId="00000809">
      <w:pPr>
        <w:numPr>
          <w:ilvl w:val="0"/>
          <w:numId w:val="209"/>
        </w:numPr>
        <w:spacing w:after="0" w:afterAutospacing="0" w:before="480" w:lineRule="auto"/>
        <w:ind w:left="720" w:hanging="360"/>
      </w:pPr>
      <w:r w:rsidDel="00000000" w:rsidR="00000000" w:rsidRPr="00000000">
        <w:rPr>
          <w:rtl w:val="0"/>
        </w:rPr>
        <w:t xml:space="preserve">Guest Liaison</w:t>
        <w:br w:type="textWrapping"/>
      </w:r>
    </w:p>
    <w:p w:rsidR="00000000" w:rsidDel="00000000" w:rsidP="00000000" w:rsidRDefault="00000000" w:rsidRPr="00000000" w14:paraId="0000080A">
      <w:pPr>
        <w:numPr>
          <w:ilvl w:val="0"/>
          <w:numId w:val="209"/>
        </w:numPr>
        <w:spacing w:after="480" w:before="0" w:beforeAutospacing="0" w:lineRule="auto"/>
        <w:ind w:left="720" w:hanging="360"/>
      </w:pPr>
      <w:r w:rsidDel="00000000" w:rsidR="00000000" w:rsidRPr="00000000">
        <w:rPr>
          <w:rtl w:val="0"/>
        </w:rPr>
        <w:t xml:space="preserve">Community Manager</w:t>
        <w:br w:type="textWrapping"/>
      </w:r>
    </w:p>
    <w:p w:rsidR="00000000" w:rsidDel="00000000" w:rsidP="00000000" w:rsidRDefault="00000000" w:rsidRPr="00000000" w14:paraId="0000080B">
      <w:pPr>
        <w:spacing w:after="240" w:before="240" w:lineRule="auto"/>
        <w:ind w:left="0" w:firstLine="0"/>
        <w:rPr/>
      </w:pPr>
      <w:r w:rsidDel="00000000" w:rsidR="00000000" w:rsidRPr="00000000">
        <w:rPr>
          <w:rtl w:val="0"/>
        </w:rPr>
        <w:t xml:space="preserve">Ask Candidates to Submit</w:t>
      </w:r>
    </w:p>
    <w:p w:rsidR="00000000" w:rsidDel="00000000" w:rsidP="00000000" w:rsidRDefault="00000000" w:rsidRPr="00000000" w14:paraId="0000080C">
      <w:pPr>
        <w:numPr>
          <w:ilvl w:val="0"/>
          <w:numId w:val="101"/>
        </w:numPr>
        <w:spacing w:after="0" w:afterAutospacing="0" w:before="480" w:lineRule="auto"/>
        <w:ind w:left="720" w:hanging="360"/>
      </w:pPr>
      <w:r w:rsidDel="00000000" w:rsidR="00000000" w:rsidRPr="00000000">
        <w:rPr>
          <w:rtl w:val="0"/>
        </w:rPr>
        <w:t xml:space="preserve">Monthly retainer</w:t>
        <w:br w:type="textWrapping"/>
      </w:r>
    </w:p>
    <w:p w:rsidR="00000000" w:rsidDel="00000000" w:rsidP="00000000" w:rsidRDefault="00000000" w:rsidRPr="00000000" w14:paraId="0000080D">
      <w:pPr>
        <w:numPr>
          <w:ilvl w:val="0"/>
          <w:numId w:val="101"/>
        </w:numPr>
        <w:spacing w:after="480" w:before="0" w:beforeAutospacing="0" w:lineRule="auto"/>
        <w:ind w:left="720" w:hanging="360"/>
      </w:pPr>
      <w:r w:rsidDel="00000000" w:rsidR="00000000" w:rsidRPr="00000000">
        <w:rPr>
          <w:rtl w:val="0"/>
        </w:rPr>
        <w:t xml:space="preserve">Strategic support scope</w:t>
        <w:br w:type="textWrapping"/>
      </w:r>
    </w:p>
    <w:p w:rsidR="00000000" w:rsidDel="00000000" w:rsidP="00000000" w:rsidRDefault="00000000" w:rsidRPr="00000000" w14:paraId="0000080E">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F">
      <w:pPr>
        <w:pStyle w:val="Heading2"/>
        <w:keepNext w:val="0"/>
        <w:keepLines w:val="0"/>
        <w:ind w:left="0" w:firstLine="0"/>
        <w:rPr>
          <w:sz w:val="34"/>
          <w:szCs w:val="34"/>
        </w:rPr>
      </w:pPr>
      <w:bookmarkStart w:colFirst="0" w:colLast="0" w:name="_rxbb7i5sp84d" w:id="161"/>
      <w:bookmarkEnd w:id="161"/>
      <w:r w:rsidDel="00000000" w:rsidR="00000000" w:rsidRPr="00000000">
        <w:rPr>
          <w:sz w:val="34"/>
          <w:szCs w:val="34"/>
          <w:rtl w:val="0"/>
        </w:rPr>
        <w:t xml:space="preserve">CATEGORY 6 — ADMINISTRATION &amp; FUNDING</w:t>
      </w:r>
    </w:p>
    <w:p w:rsidR="00000000" w:rsidDel="00000000" w:rsidP="00000000" w:rsidRDefault="00000000" w:rsidRPr="00000000" w14:paraId="00000810">
      <w:pPr>
        <w:pStyle w:val="Heading3"/>
        <w:keepNext w:val="0"/>
        <w:keepLines w:val="0"/>
        <w:ind w:left="0" w:firstLine="0"/>
        <w:rPr>
          <w:sz w:val="26"/>
          <w:szCs w:val="26"/>
        </w:rPr>
      </w:pPr>
      <w:bookmarkStart w:colFirst="0" w:colLast="0" w:name="_cz0irslr8mt2" w:id="162"/>
      <w:bookmarkEnd w:id="162"/>
      <w:r w:rsidDel="00000000" w:rsidR="00000000" w:rsidRPr="00000000">
        <w:rPr>
          <w:sz w:val="26"/>
          <w:szCs w:val="26"/>
          <w:rtl w:val="0"/>
        </w:rPr>
        <w:t xml:space="preserve">6.1 Administrator / Ops Manager</w:t>
      </w:r>
    </w:p>
    <w:p w:rsidR="00000000" w:rsidDel="00000000" w:rsidP="00000000" w:rsidRDefault="00000000" w:rsidRPr="00000000" w14:paraId="00000811">
      <w:pPr>
        <w:spacing w:after="240" w:before="240" w:lineRule="auto"/>
        <w:ind w:left="0" w:firstLine="0"/>
        <w:rPr/>
      </w:pPr>
      <w:r w:rsidDel="00000000" w:rsidR="00000000" w:rsidRPr="00000000">
        <w:rPr>
          <w:rtl w:val="0"/>
        </w:rPr>
        <w:t xml:space="preserve">Purpose:</w:t>
      </w:r>
    </w:p>
    <w:p w:rsidR="00000000" w:rsidDel="00000000" w:rsidP="00000000" w:rsidRDefault="00000000" w:rsidRPr="00000000" w14:paraId="00000812">
      <w:pPr>
        <w:spacing w:after="240" w:before="240" w:lineRule="auto"/>
        <w:ind w:left="0" w:firstLine="0"/>
        <w:rPr/>
      </w:pPr>
      <w:r w:rsidDel="00000000" w:rsidR="00000000" w:rsidRPr="00000000">
        <w:rPr>
          <w:rtl w:val="0"/>
        </w:rPr>
        <w:t xml:space="preserve">Coordinate all moving parts and protect your bandwidth.</w:t>
      </w:r>
    </w:p>
    <w:p w:rsidR="00000000" w:rsidDel="00000000" w:rsidP="00000000" w:rsidRDefault="00000000" w:rsidRPr="00000000" w14:paraId="00000813">
      <w:pPr>
        <w:spacing w:after="240" w:before="240" w:lineRule="auto"/>
        <w:ind w:left="0" w:firstLine="0"/>
        <w:rPr/>
      </w:pPr>
      <w:r w:rsidDel="00000000" w:rsidR="00000000" w:rsidRPr="00000000">
        <w:rPr>
          <w:rtl w:val="0"/>
        </w:rPr>
        <w:t xml:space="preserve">Core Responsibilities</w:t>
      </w:r>
    </w:p>
    <w:p w:rsidR="00000000" w:rsidDel="00000000" w:rsidP="00000000" w:rsidRDefault="00000000" w:rsidRPr="00000000" w14:paraId="00000814">
      <w:pPr>
        <w:numPr>
          <w:ilvl w:val="0"/>
          <w:numId w:val="28"/>
        </w:numPr>
        <w:spacing w:after="0" w:afterAutospacing="0" w:before="480" w:lineRule="auto"/>
        <w:ind w:left="720" w:hanging="360"/>
      </w:pPr>
      <w:r w:rsidDel="00000000" w:rsidR="00000000" w:rsidRPr="00000000">
        <w:rPr>
          <w:rtl w:val="0"/>
        </w:rPr>
        <w:t xml:space="preserve">Track budgets</w:t>
        <w:br w:type="textWrapping"/>
      </w:r>
    </w:p>
    <w:p w:rsidR="00000000" w:rsidDel="00000000" w:rsidP="00000000" w:rsidRDefault="00000000" w:rsidRPr="00000000" w14:paraId="00000815">
      <w:pPr>
        <w:numPr>
          <w:ilvl w:val="0"/>
          <w:numId w:val="28"/>
        </w:numPr>
        <w:spacing w:after="0" w:afterAutospacing="0" w:before="0" w:beforeAutospacing="0" w:lineRule="auto"/>
        <w:ind w:left="720" w:hanging="360"/>
      </w:pPr>
      <w:r w:rsidDel="00000000" w:rsidR="00000000" w:rsidRPr="00000000">
        <w:rPr>
          <w:rtl w:val="0"/>
        </w:rPr>
        <w:t xml:space="preserve">Manage contracts</w:t>
        <w:br w:type="textWrapping"/>
      </w:r>
    </w:p>
    <w:p w:rsidR="00000000" w:rsidDel="00000000" w:rsidP="00000000" w:rsidRDefault="00000000" w:rsidRPr="00000000" w14:paraId="00000816">
      <w:pPr>
        <w:numPr>
          <w:ilvl w:val="0"/>
          <w:numId w:val="28"/>
        </w:numPr>
        <w:spacing w:after="0" w:afterAutospacing="0" w:before="0" w:beforeAutospacing="0" w:lineRule="auto"/>
        <w:ind w:left="720" w:hanging="360"/>
      </w:pPr>
      <w:r w:rsidDel="00000000" w:rsidR="00000000" w:rsidRPr="00000000">
        <w:rPr>
          <w:rtl w:val="0"/>
        </w:rPr>
        <w:t xml:space="preserve">Coordinate team</w:t>
        <w:br w:type="textWrapping"/>
      </w:r>
    </w:p>
    <w:p w:rsidR="00000000" w:rsidDel="00000000" w:rsidP="00000000" w:rsidRDefault="00000000" w:rsidRPr="00000000" w14:paraId="00000817">
      <w:pPr>
        <w:numPr>
          <w:ilvl w:val="0"/>
          <w:numId w:val="28"/>
        </w:numPr>
        <w:spacing w:after="0" w:afterAutospacing="0" w:before="0" w:beforeAutospacing="0" w:lineRule="auto"/>
        <w:ind w:left="720" w:hanging="360"/>
      </w:pPr>
      <w:r w:rsidDel="00000000" w:rsidR="00000000" w:rsidRPr="00000000">
        <w:rPr>
          <w:rtl w:val="0"/>
        </w:rPr>
        <w:t xml:space="preserve">Run hiring</w:t>
        <w:br w:type="textWrapping"/>
      </w:r>
    </w:p>
    <w:p w:rsidR="00000000" w:rsidDel="00000000" w:rsidP="00000000" w:rsidRDefault="00000000" w:rsidRPr="00000000" w14:paraId="00000818">
      <w:pPr>
        <w:numPr>
          <w:ilvl w:val="0"/>
          <w:numId w:val="28"/>
        </w:numPr>
        <w:spacing w:after="0" w:afterAutospacing="0" w:before="0" w:beforeAutospacing="0" w:lineRule="auto"/>
        <w:ind w:left="720" w:hanging="360"/>
      </w:pPr>
      <w:r w:rsidDel="00000000" w:rsidR="00000000" w:rsidRPr="00000000">
        <w:rPr>
          <w:rtl w:val="0"/>
        </w:rPr>
        <w:t xml:space="preserve">Handle payments</w:t>
        <w:br w:type="textWrapping"/>
      </w:r>
    </w:p>
    <w:p w:rsidR="00000000" w:rsidDel="00000000" w:rsidP="00000000" w:rsidRDefault="00000000" w:rsidRPr="00000000" w14:paraId="00000819">
      <w:pPr>
        <w:numPr>
          <w:ilvl w:val="0"/>
          <w:numId w:val="28"/>
        </w:numPr>
        <w:spacing w:after="0" w:afterAutospacing="0" w:before="0" w:beforeAutospacing="0" w:lineRule="auto"/>
        <w:ind w:left="720" w:hanging="360"/>
      </w:pPr>
      <w:r w:rsidDel="00000000" w:rsidR="00000000" w:rsidRPr="00000000">
        <w:rPr>
          <w:rtl w:val="0"/>
        </w:rPr>
        <w:t xml:space="preserve">Maintain timelines</w:t>
        <w:br w:type="textWrapping"/>
      </w:r>
    </w:p>
    <w:p w:rsidR="00000000" w:rsidDel="00000000" w:rsidP="00000000" w:rsidRDefault="00000000" w:rsidRPr="00000000" w14:paraId="0000081A">
      <w:pPr>
        <w:numPr>
          <w:ilvl w:val="0"/>
          <w:numId w:val="28"/>
        </w:numPr>
        <w:spacing w:after="0" w:afterAutospacing="0" w:before="0" w:beforeAutospacing="0" w:lineRule="auto"/>
        <w:ind w:left="720" w:hanging="360"/>
      </w:pPr>
      <w:r w:rsidDel="00000000" w:rsidR="00000000" w:rsidRPr="00000000">
        <w:rPr>
          <w:rtl w:val="0"/>
        </w:rPr>
        <w:t xml:space="preserve">Surface bottlenecks</w:t>
        <w:br w:type="textWrapping"/>
      </w:r>
    </w:p>
    <w:p w:rsidR="00000000" w:rsidDel="00000000" w:rsidP="00000000" w:rsidRDefault="00000000" w:rsidRPr="00000000" w14:paraId="0000081B">
      <w:pPr>
        <w:numPr>
          <w:ilvl w:val="0"/>
          <w:numId w:val="28"/>
        </w:numPr>
        <w:spacing w:after="480" w:before="0" w:beforeAutospacing="0" w:lineRule="auto"/>
        <w:ind w:left="720" w:hanging="360"/>
      </w:pPr>
      <w:r w:rsidDel="00000000" w:rsidR="00000000" w:rsidRPr="00000000">
        <w:rPr>
          <w:rtl w:val="0"/>
        </w:rPr>
        <w:t xml:space="preserve">Liaise with funders</w:t>
        <w:br w:type="textWrapping"/>
      </w:r>
    </w:p>
    <w:p w:rsidR="00000000" w:rsidDel="00000000" w:rsidP="00000000" w:rsidRDefault="00000000" w:rsidRPr="00000000" w14:paraId="0000081C">
      <w:pPr>
        <w:spacing w:after="240" w:before="240" w:lineRule="auto"/>
        <w:ind w:left="0" w:firstLine="0"/>
        <w:rPr/>
      </w:pPr>
      <w:r w:rsidDel="00000000" w:rsidR="00000000" w:rsidRPr="00000000">
        <w:rPr>
          <w:rtl w:val="0"/>
        </w:rPr>
        <w:t xml:space="preserve">Skill Profile</w:t>
      </w:r>
    </w:p>
    <w:p w:rsidR="00000000" w:rsidDel="00000000" w:rsidP="00000000" w:rsidRDefault="00000000" w:rsidRPr="00000000" w14:paraId="0000081D">
      <w:pPr>
        <w:numPr>
          <w:ilvl w:val="0"/>
          <w:numId w:val="266"/>
        </w:numPr>
        <w:spacing w:after="0" w:afterAutospacing="0" w:before="480" w:lineRule="auto"/>
        <w:ind w:left="720" w:hanging="360"/>
      </w:pPr>
      <w:r w:rsidDel="00000000" w:rsidR="00000000" w:rsidRPr="00000000">
        <w:rPr>
          <w:rtl w:val="0"/>
        </w:rPr>
        <w:t xml:space="preserve">Operations management</w:t>
        <w:br w:type="textWrapping"/>
      </w:r>
    </w:p>
    <w:p w:rsidR="00000000" w:rsidDel="00000000" w:rsidP="00000000" w:rsidRDefault="00000000" w:rsidRPr="00000000" w14:paraId="0000081E">
      <w:pPr>
        <w:numPr>
          <w:ilvl w:val="0"/>
          <w:numId w:val="266"/>
        </w:numPr>
        <w:spacing w:after="0" w:afterAutospacing="0" w:before="0" w:beforeAutospacing="0" w:lineRule="auto"/>
        <w:ind w:left="720" w:hanging="360"/>
      </w:pPr>
      <w:r w:rsidDel="00000000" w:rsidR="00000000" w:rsidRPr="00000000">
        <w:rPr>
          <w:rtl w:val="0"/>
        </w:rPr>
        <w:t xml:space="preserve">Budgeting</w:t>
        <w:br w:type="textWrapping"/>
      </w:r>
    </w:p>
    <w:p w:rsidR="00000000" w:rsidDel="00000000" w:rsidP="00000000" w:rsidRDefault="00000000" w:rsidRPr="00000000" w14:paraId="0000081F">
      <w:pPr>
        <w:numPr>
          <w:ilvl w:val="0"/>
          <w:numId w:val="266"/>
        </w:numPr>
        <w:spacing w:after="0" w:afterAutospacing="0" w:before="0" w:beforeAutospacing="0" w:lineRule="auto"/>
        <w:ind w:left="720" w:hanging="360"/>
      </w:pPr>
      <w:r w:rsidDel="00000000" w:rsidR="00000000" w:rsidRPr="00000000">
        <w:rPr>
          <w:rtl w:val="0"/>
        </w:rPr>
        <w:t xml:space="preserve">Project coordination</w:t>
        <w:br w:type="textWrapping"/>
      </w:r>
    </w:p>
    <w:p w:rsidR="00000000" w:rsidDel="00000000" w:rsidP="00000000" w:rsidRDefault="00000000" w:rsidRPr="00000000" w14:paraId="00000820">
      <w:pPr>
        <w:numPr>
          <w:ilvl w:val="0"/>
          <w:numId w:val="266"/>
        </w:numPr>
        <w:spacing w:after="480" w:before="0" w:beforeAutospacing="0" w:lineRule="auto"/>
        <w:ind w:left="720" w:hanging="360"/>
      </w:pPr>
      <w:r w:rsidDel="00000000" w:rsidR="00000000" w:rsidRPr="00000000">
        <w:rPr>
          <w:rtl w:val="0"/>
        </w:rPr>
        <w:t xml:space="preserve">Values-aligned leadership</w:t>
        <w:br w:type="textWrapping"/>
      </w:r>
    </w:p>
    <w:p w:rsidR="00000000" w:rsidDel="00000000" w:rsidP="00000000" w:rsidRDefault="00000000" w:rsidRPr="00000000" w14:paraId="00000821">
      <w:pPr>
        <w:spacing w:after="240" w:before="240" w:lineRule="auto"/>
        <w:ind w:left="0" w:firstLine="0"/>
        <w:rPr/>
      </w:pPr>
      <w:r w:rsidDel="00000000" w:rsidR="00000000" w:rsidRPr="00000000">
        <w:rPr>
          <w:rtl w:val="0"/>
        </w:rPr>
        <w:t xml:space="preserve">Time Horizon</w:t>
      </w:r>
    </w:p>
    <w:p w:rsidR="00000000" w:rsidDel="00000000" w:rsidP="00000000" w:rsidRDefault="00000000" w:rsidRPr="00000000" w14:paraId="00000822">
      <w:pPr>
        <w:numPr>
          <w:ilvl w:val="0"/>
          <w:numId w:val="228"/>
        </w:numPr>
        <w:spacing w:after="0" w:afterAutospacing="0" w:before="480" w:lineRule="auto"/>
        <w:ind w:left="720" w:hanging="360"/>
      </w:pPr>
      <w:r w:rsidDel="00000000" w:rsidR="00000000" w:rsidRPr="00000000">
        <w:rPr>
          <w:rtl w:val="0"/>
        </w:rPr>
        <w:t xml:space="preserve">Ongoing</w:t>
        <w:br w:type="textWrapping"/>
      </w:r>
    </w:p>
    <w:p w:rsidR="00000000" w:rsidDel="00000000" w:rsidP="00000000" w:rsidRDefault="00000000" w:rsidRPr="00000000" w14:paraId="00000823">
      <w:pPr>
        <w:numPr>
          <w:ilvl w:val="0"/>
          <w:numId w:val="228"/>
        </w:numPr>
        <w:spacing w:after="480" w:before="0" w:beforeAutospacing="0" w:lineRule="auto"/>
        <w:ind w:left="720" w:hanging="360"/>
      </w:pPr>
      <w:r w:rsidDel="00000000" w:rsidR="00000000" w:rsidRPr="00000000">
        <w:rPr>
          <w:rtl w:val="0"/>
        </w:rPr>
        <w:t xml:space="preserve">5–15 hrs/week</w:t>
        <w:br w:type="textWrapping"/>
      </w:r>
    </w:p>
    <w:p w:rsidR="00000000" w:rsidDel="00000000" w:rsidP="00000000" w:rsidRDefault="00000000" w:rsidRPr="00000000" w14:paraId="00000824">
      <w:pPr>
        <w:spacing w:after="240" w:before="240" w:lineRule="auto"/>
        <w:ind w:left="0" w:firstLine="0"/>
        <w:rPr/>
      </w:pPr>
      <w:r w:rsidDel="00000000" w:rsidR="00000000" w:rsidRPr="00000000">
        <w:rPr>
          <w:rtl w:val="0"/>
        </w:rPr>
        <w:t xml:space="preserve">Remote vs In-Person</w:t>
      </w:r>
    </w:p>
    <w:p w:rsidR="00000000" w:rsidDel="00000000" w:rsidP="00000000" w:rsidRDefault="00000000" w:rsidRPr="00000000" w14:paraId="00000825">
      <w:pPr>
        <w:numPr>
          <w:ilvl w:val="0"/>
          <w:numId w:val="217"/>
        </w:numPr>
        <w:spacing w:after="480" w:before="480" w:lineRule="auto"/>
        <w:ind w:left="720" w:hanging="360"/>
      </w:pPr>
      <w:r w:rsidDel="00000000" w:rsidR="00000000" w:rsidRPr="00000000">
        <w:rPr>
          <w:rtl w:val="0"/>
        </w:rPr>
        <w:t xml:space="preserve">Fully remote</w:t>
        <w:br w:type="textWrapping"/>
      </w:r>
    </w:p>
    <w:p w:rsidR="00000000" w:rsidDel="00000000" w:rsidP="00000000" w:rsidRDefault="00000000" w:rsidRPr="00000000" w14:paraId="00000826">
      <w:pPr>
        <w:spacing w:after="240" w:before="240" w:lineRule="auto"/>
        <w:ind w:left="0" w:firstLine="0"/>
        <w:rPr/>
      </w:pPr>
      <w:r w:rsidDel="00000000" w:rsidR="00000000" w:rsidRPr="00000000">
        <w:rPr>
          <w:rtl w:val="0"/>
        </w:rPr>
        <w:t xml:space="preserve">Ask Candidates to Submit</w:t>
      </w:r>
    </w:p>
    <w:p w:rsidR="00000000" w:rsidDel="00000000" w:rsidP="00000000" w:rsidRDefault="00000000" w:rsidRPr="00000000" w14:paraId="00000827">
      <w:pPr>
        <w:numPr>
          <w:ilvl w:val="0"/>
          <w:numId w:val="100"/>
        </w:numPr>
        <w:spacing w:after="0" w:afterAutospacing="0" w:before="480" w:lineRule="auto"/>
        <w:ind w:left="720" w:hanging="360"/>
      </w:pPr>
      <w:r w:rsidDel="00000000" w:rsidR="00000000" w:rsidRPr="00000000">
        <w:rPr>
          <w:rtl w:val="0"/>
        </w:rPr>
        <w:t xml:space="preserve">Weekly hours ask</w:t>
        <w:br w:type="textWrapping"/>
      </w:r>
    </w:p>
    <w:p w:rsidR="00000000" w:rsidDel="00000000" w:rsidP="00000000" w:rsidRDefault="00000000" w:rsidRPr="00000000" w14:paraId="00000828">
      <w:pPr>
        <w:numPr>
          <w:ilvl w:val="0"/>
          <w:numId w:val="100"/>
        </w:numPr>
        <w:spacing w:after="0" w:afterAutospacing="0" w:before="0" w:beforeAutospacing="0" w:lineRule="auto"/>
        <w:ind w:left="720" w:hanging="360"/>
      </w:pPr>
      <w:r w:rsidDel="00000000" w:rsidR="00000000" w:rsidRPr="00000000">
        <w:rPr>
          <w:rtl w:val="0"/>
        </w:rPr>
        <w:t xml:space="preserve">Monthly retainer</w:t>
        <w:br w:type="textWrapping"/>
      </w:r>
    </w:p>
    <w:p w:rsidR="00000000" w:rsidDel="00000000" w:rsidP="00000000" w:rsidRDefault="00000000" w:rsidRPr="00000000" w14:paraId="00000829">
      <w:pPr>
        <w:numPr>
          <w:ilvl w:val="0"/>
          <w:numId w:val="100"/>
        </w:numPr>
        <w:spacing w:after="480" w:before="0" w:beforeAutospacing="0" w:lineRule="auto"/>
        <w:ind w:left="720" w:hanging="360"/>
      </w:pPr>
      <w:r w:rsidDel="00000000" w:rsidR="00000000" w:rsidRPr="00000000">
        <w:rPr>
          <w:rtl w:val="0"/>
        </w:rPr>
        <w:t xml:space="preserve">Ops philosophy</w:t>
        <w:br w:type="textWrapping"/>
      </w:r>
    </w:p>
    <w:p w:rsidR="00000000" w:rsidDel="00000000" w:rsidP="00000000" w:rsidRDefault="00000000" w:rsidRPr="00000000" w14:paraId="0000082A">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B">
      <w:pPr>
        <w:pStyle w:val="Heading3"/>
        <w:keepNext w:val="0"/>
        <w:keepLines w:val="0"/>
        <w:ind w:left="0" w:firstLine="0"/>
        <w:rPr>
          <w:sz w:val="26"/>
          <w:szCs w:val="26"/>
        </w:rPr>
      </w:pPr>
      <w:bookmarkStart w:colFirst="0" w:colLast="0" w:name="_i61uwchc156s" w:id="163"/>
      <w:bookmarkEnd w:id="163"/>
      <w:r w:rsidDel="00000000" w:rsidR="00000000" w:rsidRPr="00000000">
        <w:rPr>
          <w:sz w:val="26"/>
          <w:szCs w:val="26"/>
          <w:rtl w:val="0"/>
        </w:rPr>
        <w:t xml:space="preserve">6.2 Fundraising / Resource Mobilization Lead</w:t>
      </w:r>
    </w:p>
    <w:p w:rsidR="00000000" w:rsidDel="00000000" w:rsidP="00000000" w:rsidRDefault="00000000" w:rsidRPr="00000000" w14:paraId="0000082C">
      <w:pPr>
        <w:spacing w:after="240" w:before="240" w:lineRule="auto"/>
        <w:ind w:left="0" w:firstLine="0"/>
        <w:rPr/>
      </w:pPr>
      <w:r w:rsidDel="00000000" w:rsidR="00000000" w:rsidRPr="00000000">
        <w:rPr>
          <w:rtl w:val="0"/>
        </w:rPr>
        <w:t xml:space="preserve">Purpose:</w:t>
      </w:r>
    </w:p>
    <w:p w:rsidR="00000000" w:rsidDel="00000000" w:rsidP="00000000" w:rsidRDefault="00000000" w:rsidRPr="00000000" w14:paraId="0000082D">
      <w:pPr>
        <w:spacing w:after="240" w:before="240" w:lineRule="auto"/>
        <w:ind w:left="0" w:firstLine="0"/>
        <w:rPr/>
      </w:pPr>
      <w:r w:rsidDel="00000000" w:rsidR="00000000" w:rsidRPr="00000000">
        <w:rPr>
          <w:rtl w:val="0"/>
        </w:rPr>
        <w:t xml:space="preserve">Build the funding membrane around the ecosystem.</w:t>
      </w:r>
    </w:p>
    <w:p w:rsidR="00000000" w:rsidDel="00000000" w:rsidP="00000000" w:rsidRDefault="00000000" w:rsidRPr="00000000" w14:paraId="0000082E">
      <w:pPr>
        <w:spacing w:after="240" w:before="240" w:lineRule="auto"/>
        <w:ind w:left="0" w:firstLine="0"/>
        <w:rPr/>
      </w:pPr>
      <w:r w:rsidDel="00000000" w:rsidR="00000000" w:rsidRPr="00000000">
        <w:rPr>
          <w:rtl w:val="0"/>
        </w:rPr>
        <w:t xml:space="preserve">Core Responsibilities</w:t>
      </w:r>
    </w:p>
    <w:p w:rsidR="00000000" w:rsidDel="00000000" w:rsidP="00000000" w:rsidRDefault="00000000" w:rsidRPr="00000000" w14:paraId="0000082F">
      <w:pPr>
        <w:numPr>
          <w:ilvl w:val="0"/>
          <w:numId w:val="270"/>
        </w:numPr>
        <w:spacing w:after="0" w:afterAutospacing="0" w:before="480" w:lineRule="auto"/>
        <w:ind w:left="720" w:hanging="360"/>
      </w:pPr>
      <w:r w:rsidDel="00000000" w:rsidR="00000000" w:rsidRPr="00000000">
        <w:rPr>
          <w:rtl w:val="0"/>
        </w:rPr>
        <w:t xml:space="preserve">Develop donor pathways</w:t>
        <w:br w:type="textWrapping"/>
      </w:r>
    </w:p>
    <w:p w:rsidR="00000000" w:rsidDel="00000000" w:rsidP="00000000" w:rsidRDefault="00000000" w:rsidRPr="00000000" w14:paraId="00000830">
      <w:pPr>
        <w:numPr>
          <w:ilvl w:val="0"/>
          <w:numId w:val="270"/>
        </w:numPr>
        <w:spacing w:after="0" w:afterAutospacing="0" w:before="0" w:beforeAutospacing="0" w:lineRule="auto"/>
        <w:ind w:left="720" w:hanging="360"/>
      </w:pPr>
      <w:r w:rsidDel="00000000" w:rsidR="00000000" w:rsidRPr="00000000">
        <w:rPr>
          <w:rtl w:val="0"/>
        </w:rPr>
        <w:t xml:space="preserve">Steward funder relationships</w:t>
        <w:br w:type="textWrapping"/>
      </w:r>
    </w:p>
    <w:p w:rsidR="00000000" w:rsidDel="00000000" w:rsidP="00000000" w:rsidRDefault="00000000" w:rsidRPr="00000000" w14:paraId="00000831">
      <w:pPr>
        <w:numPr>
          <w:ilvl w:val="0"/>
          <w:numId w:val="270"/>
        </w:numPr>
        <w:spacing w:after="0" w:afterAutospacing="0" w:before="0" w:beforeAutospacing="0" w:lineRule="auto"/>
        <w:ind w:left="720" w:hanging="360"/>
      </w:pPr>
      <w:r w:rsidDel="00000000" w:rsidR="00000000" w:rsidRPr="00000000">
        <w:rPr>
          <w:rtl w:val="0"/>
        </w:rPr>
        <w:t xml:space="preserve">Launch sliding-scale or membership model</w:t>
        <w:br w:type="textWrapping"/>
      </w:r>
    </w:p>
    <w:p w:rsidR="00000000" w:rsidDel="00000000" w:rsidP="00000000" w:rsidRDefault="00000000" w:rsidRPr="00000000" w14:paraId="00000832">
      <w:pPr>
        <w:numPr>
          <w:ilvl w:val="0"/>
          <w:numId w:val="270"/>
        </w:numPr>
        <w:spacing w:after="0" w:afterAutospacing="0" w:before="0" w:beforeAutospacing="0" w:lineRule="auto"/>
        <w:ind w:left="720" w:hanging="360"/>
      </w:pPr>
      <w:r w:rsidDel="00000000" w:rsidR="00000000" w:rsidRPr="00000000">
        <w:rPr>
          <w:rtl w:val="0"/>
        </w:rPr>
        <w:t xml:space="preserve">Write funding decks</w:t>
        <w:br w:type="textWrapping"/>
      </w:r>
    </w:p>
    <w:p w:rsidR="00000000" w:rsidDel="00000000" w:rsidP="00000000" w:rsidRDefault="00000000" w:rsidRPr="00000000" w14:paraId="00000833">
      <w:pPr>
        <w:numPr>
          <w:ilvl w:val="0"/>
          <w:numId w:val="270"/>
        </w:numPr>
        <w:spacing w:after="480" w:before="0" w:beforeAutospacing="0" w:lineRule="auto"/>
        <w:ind w:left="720" w:hanging="360"/>
      </w:pPr>
      <w:r w:rsidDel="00000000" w:rsidR="00000000" w:rsidRPr="00000000">
        <w:rPr>
          <w:rtl w:val="0"/>
        </w:rPr>
        <w:t xml:space="preserve">Manage capital inflows</w:t>
        <w:br w:type="textWrapping"/>
      </w:r>
    </w:p>
    <w:p w:rsidR="00000000" w:rsidDel="00000000" w:rsidP="00000000" w:rsidRDefault="00000000" w:rsidRPr="00000000" w14:paraId="00000834">
      <w:pPr>
        <w:spacing w:after="240" w:before="240" w:lineRule="auto"/>
        <w:ind w:left="0" w:firstLine="0"/>
        <w:rPr/>
      </w:pPr>
      <w:r w:rsidDel="00000000" w:rsidR="00000000" w:rsidRPr="00000000">
        <w:rPr>
          <w:rtl w:val="0"/>
        </w:rPr>
        <w:t xml:space="preserve">Skill Profile</w:t>
      </w:r>
    </w:p>
    <w:p w:rsidR="00000000" w:rsidDel="00000000" w:rsidP="00000000" w:rsidRDefault="00000000" w:rsidRPr="00000000" w14:paraId="00000835">
      <w:pPr>
        <w:numPr>
          <w:ilvl w:val="0"/>
          <w:numId w:val="215"/>
        </w:numPr>
        <w:spacing w:after="0" w:afterAutospacing="0" w:before="480" w:lineRule="auto"/>
        <w:ind w:left="720" w:hanging="360"/>
      </w:pPr>
      <w:r w:rsidDel="00000000" w:rsidR="00000000" w:rsidRPr="00000000">
        <w:rPr>
          <w:rtl w:val="0"/>
        </w:rPr>
        <w:t xml:space="preserve">Fundraising</w:t>
        <w:br w:type="textWrapping"/>
      </w:r>
    </w:p>
    <w:p w:rsidR="00000000" w:rsidDel="00000000" w:rsidP="00000000" w:rsidRDefault="00000000" w:rsidRPr="00000000" w14:paraId="00000836">
      <w:pPr>
        <w:numPr>
          <w:ilvl w:val="0"/>
          <w:numId w:val="215"/>
        </w:numPr>
        <w:spacing w:after="0" w:afterAutospacing="0" w:before="0" w:beforeAutospacing="0" w:lineRule="auto"/>
        <w:ind w:left="720" w:hanging="360"/>
      </w:pPr>
      <w:r w:rsidDel="00000000" w:rsidR="00000000" w:rsidRPr="00000000">
        <w:rPr>
          <w:rtl w:val="0"/>
        </w:rPr>
        <w:t xml:space="preserve">Regenerative finance</w:t>
        <w:br w:type="textWrapping"/>
      </w:r>
    </w:p>
    <w:p w:rsidR="00000000" w:rsidDel="00000000" w:rsidP="00000000" w:rsidRDefault="00000000" w:rsidRPr="00000000" w14:paraId="00000837">
      <w:pPr>
        <w:numPr>
          <w:ilvl w:val="0"/>
          <w:numId w:val="215"/>
        </w:numPr>
        <w:spacing w:after="480" w:before="0" w:beforeAutospacing="0" w:lineRule="auto"/>
        <w:ind w:left="720" w:hanging="360"/>
      </w:pPr>
      <w:r w:rsidDel="00000000" w:rsidR="00000000" w:rsidRPr="00000000">
        <w:rPr>
          <w:rtl w:val="0"/>
        </w:rPr>
        <w:t xml:space="preserve">Relationship stewardship</w:t>
        <w:br w:type="textWrapping"/>
      </w:r>
    </w:p>
    <w:p w:rsidR="00000000" w:rsidDel="00000000" w:rsidP="00000000" w:rsidRDefault="00000000" w:rsidRPr="00000000" w14:paraId="00000838">
      <w:pPr>
        <w:spacing w:after="240" w:before="240" w:lineRule="auto"/>
        <w:ind w:left="0" w:firstLine="0"/>
        <w:rPr/>
      </w:pPr>
      <w:r w:rsidDel="00000000" w:rsidR="00000000" w:rsidRPr="00000000">
        <w:rPr>
          <w:rtl w:val="0"/>
        </w:rPr>
        <w:t xml:space="preserve">Time Horizon</w:t>
      </w:r>
    </w:p>
    <w:p w:rsidR="00000000" w:rsidDel="00000000" w:rsidP="00000000" w:rsidRDefault="00000000" w:rsidRPr="00000000" w14:paraId="00000839">
      <w:pPr>
        <w:numPr>
          <w:ilvl w:val="0"/>
          <w:numId w:val="245"/>
        </w:numPr>
        <w:spacing w:after="0" w:afterAutospacing="0" w:before="480" w:lineRule="auto"/>
        <w:ind w:left="720" w:hanging="360"/>
      </w:pPr>
      <w:r w:rsidDel="00000000" w:rsidR="00000000" w:rsidRPr="00000000">
        <w:rPr>
          <w:rtl w:val="0"/>
        </w:rPr>
        <w:t xml:space="preserve">Ongoing</w:t>
        <w:br w:type="textWrapping"/>
      </w:r>
    </w:p>
    <w:p w:rsidR="00000000" w:rsidDel="00000000" w:rsidP="00000000" w:rsidRDefault="00000000" w:rsidRPr="00000000" w14:paraId="0000083A">
      <w:pPr>
        <w:numPr>
          <w:ilvl w:val="0"/>
          <w:numId w:val="245"/>
        </w:numPr>
        <w:spacing w:after="480" w:before="0" w:beforeAutospacing="0" w:lineRule="auto"/>
        <w:ind w:left="720" w:hanging="360"/>
      </w:pPr>
      <w:r w:rsidDel="00000000" w:rsidR="00000000" w:rsidRPr="00000000">
        <w:rPr>
          <w:rtl w:val="0"/>
        </w:rPr>
        <w:t xml:space="preserve">Part-time</w:t>
        <w:br w:type="textWrapping"/>
      </w:r>
    </w:p>
    <w:p w:rsidR="00000000" w:rsidDel="00000000" w:rsidP="00000000" w:rsidRDefault="00000000" w:rsidRPr="00000000" w14:paraId="0000083B">
      <w:pPr>
        <w:spacing w:after="240" w:before="240" w:lineRule="auto"/>
        <w:ind w:left="0" w:firstLine="0"/>
        <w:rPr/>
      </w:pPr>
      <w:r w:rsidDel="00000000" w:rsidR="00000000" w:rsidRPr="00000000">
        <w:rPr>
          <w:rtl w:val="0"/>
        </w:rPr>
        <w:t xml:space="preserve">Remote vs In-Person</w:t>
      </w:r>
    </w:p>
    <w:p w:rsidR="00000000" w:rsidDel="00000000" w:rsidP="00000000" w:rsidRDefault="00000000" w:rsidRPr="00000000" w14:paraId="0000083C">
      <w:pPr>
        <w:numPr>
          <w:ilvl w:val="0"/>
          <w:numId w:val="59"/>
        </w:numPr>
        <w:spacing w:after="480" w:before="480" w:lineRule="auto"/>
        <w:ind w:left="720" w:hanging="360"/>
      </w:pPr>
      <w:r w:rsidDel="00000000" w:rsidR="00000000" w:rsidRPr="00000000">
        <w:rPr>
          <w:rtl w:val="0"/>
        </w:rPr>
        <w:t xml:space="preserve">Remote</w:t>
        <w:br w:type="textWrapping"/>
      </w:r>
    </w:p>
    <w:p w:rsidR="00000000" w:rsidDel="00000000" w:rsidP="00000000" w:rsidRDefault="00000000" w:rsidRPr="00000000" w14:paraId="0000083D">
      <w:pPr>
        <w:spacing w:after="240" w:before="240" w:lineRule="auto"/>
        <w:ind w:left="0" w:firstLine="0"/>
        <w:rPr/>
      </w:pPr>
      <w:r w:rsidDel="00000000" w:rsidR="00000000" w:rsidRPr="00000000">
        <w:rPr>
          <w:rtl w:val="0"/>
        </w:rPr>
        <w:t xml:space="preserve">Ask Candidates to Submit</w:t>
      </w:r>
    </w:p>
    <w:p w:rsidR="00000000" w:rsidDel="00000000" w:rsidP="00000000" w:rsidRDefault="00000000" w:rsidRPr="00000000" w14:paraId="0000083E">
      <w:pPr>
        <w:numPr>
          <w:ilvl w:val="0"/>
          <w:numId w:val="90"/>
        </w:numPr>
        <w:spacing w:after="0" w:afterAutospacing="0" w:before="480" w:lineRule="auto"/>
        <w:ind w:left="720" w:hanging="360"/>
      </w:pPr>
      <w:r w:rsidDel="00000000" w:rsidR="00000000" w:rsidRPr="00000000">
        <w:rPr>
          <w:rtl w:val="0"/>
        </w:rPr>
        <w:t xml:space="preserve">Monthly retainer</w:t>
        <w:br w:type="textWrapping"/>
      </w:r>
    </w:p>
    <w:p w:rsidR="00000000" w:rsidDel="00000000" w:rsidP="00000000" w:rsidRDefault="00000000" w:rsidRPr="00000000" w14:paraId="0000083F">
      <w:pPr>
        <w:numPr>
          <w:ilvl w:val="0"/>
          <w:numId w:val="90"/>
        </w:numPr>
        <w:spacing w:after="0" w:afterAutospacing="0" w:before="0" w:beforeAutospacing="0" w:lineRule="auto"/>
        <w:ind w:left="720" w:hanging="360"/>
      </w:pPr>
      <w:r w:rsidDel="00000000" w:rsidR="00000000" w:rsidRPr="00000000">
        <w:rPr>
          <w:rtl w:val="0"/>
        </w:rPr>
        <w:t xml:space="preserve">Revenue targets</w:t>
        <w:br w:type="textWrapping"/>
      </w:r>
    </w:p>
    <w:p w:rsidR="00000000" w:rsidDel="00000000" w:rsidP="00000000" w:rsidRDefault="00000000" w:rsidRPr="00000000" w14:paraId="00000840">
      <w:pPr>
        <w:numPr>
          <w:ilvl w:val="0"/>
          <w:numId w:val="90"/>
        </w:numPr>
        <w:spacing w:after="480" w:before="0" w:beforeAutospacing="0" w:lineRule="auto"/>
        <w:ind w:left="720" w:hanging="360"/>
      </w:pPr>
      <w:r w:rsidDel="00000000" w:rsidR="00000000" w:rsidRPr="00000000">
        <w:rPr>
          <w:rtl w:val="0"/>
        </w:rPr>
        <w:t xml:space="preserve">Strategy outline</w:t>
        <w:br w:type="textWrapping"/>
      </w:r>
    </w:p>
    <w:p w:rsidR="00000000" w:rsidDel="00000000" w:rsidP="00000000" w:rsidRDefault="00000000" w:rsidRPr="00000000" w14:paraId="00000841">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2">
      <w:pPr>
        <w:pStyle w:val="Heading2"/>
        <w:keepNext w:val="0"/>
        <w:keepLines w:val="0"/>
        <w:ind w:left="0" w:firstLine="0"/>
        <w:rPr>
          <w:sz w:val="34"/>
          <w:szCs w:val="34"/>
        </w:rPr>
      </w:pPr>
      <w:bookmarkStart w:colFirst="0" w:colLast="0" w:name="_4a2xq6s3405x" w:id="164"/>
      <w:bookmarkEnd w:id="164"/>
      <w:r w:rsidDel="00000000" w:rsidR="00000000" w:rsidRPr="00000000">
        <w:rPr>
          <w:sz w:val="34"/>
          <w:szCs w:val="34"/>
          <w:rtl w:val="0"/>
        </w:rPr>
        <w:t xml:space="preserve">FINAL SECTION — ROLE CONSOLIDATION MAP</w:t>
      </w:r>
    </w:p>
    <w:p w:rsidR="00000000" w:rsidDel="00000000" w:rsidP="00000000" w:rsidRDefault="00000000" w:rsidRPr="00000000" w14:paraId="00000843">
      <w:pPr>
        <w:spacing w:after="240" w:before="240" w:lineRule="auto"/>
        <w:ind w:left="0" w:firstLine="0"/>
        <w:rPr/>
      </w:pPr>
      <w:r w:rsidDel="00000000" w:rsidR="00000000" w:rsidRPr="00000000">
        <w:rPr>
          <w:rtl w:val="0"/>
        </w:rPr>
        <w:t xml:space="preserve">For early-stage simplicity:</w:t>
      </w:r>
    </w:p>
    <w:p w:rsidR="00000000" w:rsidDel="00000000" w:rsidP="00000000" w:rsidRDefault="00000000" w:rsidRPr="00000000" w14:paraId="00000844">
      <w:pPr>
        <w:spacing w:after="240" w:before="240" w:lineRule="auto"/>
        <w:ind w:left="0" w:firstLine="0"/>
        <w:rPr/>
      </w:pPr>
      <w:r w:rsidDel="00000000" w:rsidR="00000000" w:rsidRPr="00000000">
        <w:rPr>
          <w:rtl w:val="0"/>
        </w:rPr>
        <w:t xml:space="preserve">Minimum Viable Team (4–6 people)</w:t>
      </w:r>
    </w:p>
    <w:p w:rsidR="00000000" w:rsidDel="00000000" w:rsidP="00000000" w:rsidRDefault="00000000" w:rsidRPr="00000000" w14:paraId="00000845">
      <w:pPr>
        <w:numPr>
          <w:ilvl w:val="0"/>
          <w:numId w:val="222"/>
        </w:numPr>
        <w:spacing w:after="0" w:afterAutospacing="0" w:before="480" w:lineRule="auto"/>
        <w:ind w:left="720" w:hanging="360"/>
      </w:pPr>
      <w:r w:rsidDel="00000000" w:rsidR="00000000" w:rsidRPr="00000000">
        <w:rPr>
          <w:rtl w:val="0"/>
        </w:rPr>
        <w:t xml:space="preserve">Tech Architect + Automation</w:t>
        <w:br w:type="textWrapping"/>
      </w:r>
    </w:p>
    <w:p w:rsidR="00000000" w:rsidDel="00000000" w:rsidP="00000000" w:rsidRDefault="00000000" w:rsidRPr="00000000" w14:paraId="00000846">
      <w:pPr>
        <w:numPr>
          <w:ilvl w:val="0"/>
          <w:numId w:val="222"/>
        </w:numPr>
        <w:spacing w:after="0" w:afterAutospacing="0" w:before="0" w:beforeAutospacing="0" w:lineRule="auto"/>
        <w:ind w:left="720" w:hanging="360"/>
      </w:pPr>
      <w:r w:rsidDel="00000000" w:rsidR="00000000" w:rsidRPr="00000000">
        <w:rPr>
          <w:rtl w:val="0"/>
        </w:rPr>
        <w:t xml:space="preserve">Live Moderator + Community Manager</w:t>
        <w:br w:type="textWrapping"/>
      </w:r>
    </w:p>
    <w:p w:rsidR="00000000" w:rsidDel="00000000" w:rsidP="00000000" w:rsidRDefault="00000000" w:rsidRPr="00000000" w14:paraId="00000847">
      <w:pPr>
        <w:numPr>
          <w:ilvl w:val="0"/>
          <w:numId w:val="222"/>
        </w:numPr>
        <w:spacing w:after="0" w:afterAutospacing="0" w:before="0" w:beforeAutospacing="0" w:lineRule="auto"/>
        <w:ind w:left="720" w:hanging="360"/>
      </w:pPr>
      <w:r w:rsidDel="00000000" w:rsidR="00000000" w:rsidRPr="00000000">
        <w:rPr>
          <w:rtl w:val="0"/>
        </w:rPr>
        <w:t xml:space="preserve">Content Producer + Streaming</w:t>
        <w:br w:type="textWrapping"/>
      </w:r>
    </w:p>
    <w:p w:rsidR="00000000" w:rsidDel="00000000" w:rsidP="00000000" w:rsidRDefault="00000000" w:rsidRPr="00000000" w14:paraId="00000848">
      <w:pPr>
        <w:numPr>
          <w:ilvl w:val="0"/>
          <w:numId w:val="222"/>
        </w:numPr>
        <w:spacing w:after="0" w:afterAutospacing="0" w:before="0" w:beforeAutospacing="0" w:lineRule="auto"/>
        <w:ind w:left="720" w:hanging="360"/>
      </w:pPr>
      <w:r w:rsidDel="00000000" w:rsidR="00000000" w:rsidRPr="00000000">
        <w:rPr>
          <w:rtl w:val="0"/>
        </w:rPr>
        <w:t xml:space="preserve">Guest Liaison + Program Curator</w:t>
        <w:br w:type="textWrapping"/>
      </w:r>
    </w:p>
    <w:p w:rsidR="00000000" w:rsidDel="00000000" w:rsidP="00000000" w:rsidRDefault="00000000" w:rsidRPr="00000000" w14:paraId="00000849">
      <w:pPr>
        <w:numPr>
          <w:ilvl w:val="0"/>
          <w:numId w:val="222"/>
        </w:numPr>
        <w:spacing w:after="0" w:afterAutospacing="0" w:before="0" w:beforeAutospacing="0" w:lineRule="auto"/>
        <w:ind w:left="720" w:hanging="360"/>
      </w:pPr>
      <w:r w:rsidDel="00000000" w:rsidR="00000000" w:rsidRPr="00000000">
        <w:rPr>
          <w:rtl w:val="0"/>
        </w:rPr>
        <w:t xml:space="preserve">Heatsharing Facilitator(s)</w:t>
        <w:br w:type="textWrapping"/>
      </w:r>
    </w:p>
    <w:p w:rsidR="00000000" w:rsidDel="00000000" w:rsidP="00000000" w:rsidRDefault="00000000" w:rsidRPr="00000000" w14:paraId="0000084A">
      <w:pPr>
        <w:numPr>
          <w:ilvl w:val="0"/>
          <w:numId w:val="222"/>
        </w:numPr>
        <w:spacing w:after="480" w:before="0" w:beforeAutospacing="0" w:lineRule="auto"/>
        <w:ind w:left="720" w:hanging="360"/>
      </w:pPr>
      <w:r w:rsidDel="00000000" w:rsidR="00000000" w:rsidRPr="00000000">
        <w:rPr>
          <w:rtl w:val="0"/>
        </w:rPr>
        <w:t xml:space="preserve">Administrator</w:t>
        <w:br w:type="textWrapping"/>
      </w:r>
    </w:p>
    <w:p w:rsidR="00000000" w:rsidDel="00000000" w:rsidP="00000000" w:rsidRDefault="00000000" w:rsidRPr="00000000" w14:paraId="0000084B">
      <w:pPr>
        <w:spacing w:after="240" w:before="240" w:lineRule="auto"/>
        <w:ind w:left="0" w:firstLine="0"/>
        <w:rPr/>
      </w:pPr>
      <w:r w:rsidDel="00000000" w:rsidR="00000000" w:rsidRPr="00000000">
        <w:rPr>
          <w:rtl w:val="0"/>
        </w:rPr>
        <w:t xml:space="preserve">As you scale:</w:t>
      </w:r>
    </w:p>
    <w:p w:rsidR="00000000" w:rsidDel="00000000" w:rsidP="00000000" w:rsidRDefault="00000000" w:rsidRPr="00000000" w14:paraId="0000084C">
      <w:pPr>
        <w:numPr>
          <w:ilvl w:val="0"/>
          <w:numId w:val="7"/>
        </w:numPr>
        <w:spacing w:after="0" w:afterAutospacing="0" w:before="480" w:lineRule="auto"/>
        <w:ind w:left="720" w:hanging="360"/>
      </w:pPr>
      <w:r w:rsidDel="00000000" w:rsidR="00000000" w:rsidRPr="00000000">
        <w:rPr>
          <w:rtl w:val="0"/>
        </w:rPr>
        <w:t xml:space="preserve">Split each combo into specialized roles</w:t>
        <w:br w:type="textWrapping"/>
      </w:r>
    </w:p>
    <w:p w:rsidR="00000000" w:rsidDel="00000000" w:rsidP="00000000" w:rsidRDefault="00000000" w:rsidRPr="00000000" w14:paraId="0000084D">
      <w:pPr>
        <w:numPr>
          <w:ilvl w:val="0"/>
          <w:numId w:val="7"/>
        </w:numPr>
        <w:spacing w:after="0" w:afterAutospacing="0" w:before="0" w:beforeAutospacing="0" w:lineRule="auto"/>
        <w:ind w:left="720" w:hanging="360"/>
      </w:pPr>
      <w:r w:rsidDel="00000000" w:rsidR="00000000" w:rsidRPr="00000000">
        <w:rPr>
          <w:rtl w:val="0"/>
        </w:rPr>
        <w:t xml:space="preserve">Add backup moderators</w:t>
        <w:br w:type="textWrapping"/>
      </w:r>
    </w:p>
    <w:p w:rsidR="00000000" w:rsidDel="00000000" w:rsidP="00000000" w:rsidRDefault="00000000" w:rsidRPr="00000000" w14:paraId="0000084E">
      <w:pPr>
        <w:numPr>
          <w:ilvl w:val="0"/>
          <w:numId w:val="7"/>
        </w:numPr>
        <w:spacing w:after="480" w:before="0" w:beforeAutospacing="0" w:lineRule="auto"/>
        <w:ind w:left="720" w:hanging="360"/>
      </w:pPr>
      <w:r w:rsidDel="00000000" w:rsidR="00000000" w:rsidRPr="00000000">
        <w:rPr>
          <w:rtl w:val="0"/>
        </w:rPr>
        <w:t xml:space="preserve">Add bioregional coordinators</w:t>
        <w:br w:type="textWrapping"/>
      </w:r>
    </w:p>
    <w:p w:rsidR="00000000" w:rsidDel="00000000" w:rsidP="00000000" w:rsidRDefault="00000000" w:rsidRPr="00000000" w14:paraId="0000084F">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0">
      <w:pPr>
        <w:pStyle w:val="Heading2"/>
        <w:keepNext w:val="0"/>
        <w:keepLines w:val="0"/>
        <w:ind w:left="0" w:firstLine="0"/>
        <w:rPr>
          <w:sz w:val="34"/>
          <w:szCs w:val="34"/>
        </w:rPr>
      </w:pPr>
      <w:bookmarkStart w:colFirst="0" w:colLast="0" w:name="_n8douxms1ctl" w:id="165"/>
      <w:bookmarkEnd w:id="165"/>
      <w:r w:rsidDel="00000000" w:rsidR="00000000" w:rsidRPr="00000000">
        <w:rPr>
          <w:sz w:val="34"/>
          <w:szCs w:val="34"/>
          <w:rtl w:val="0"/>
        </w:rPr>
        <w:t xml:space="preserve">WHAT TO ASK EVERY CANDIDATE FOR</w:t>
      </w:r>
    </w:p>
    <w:p w:rsidR="00000000" w:rsidDel="00000000" w:rsidP="00000000" w:rsidRDefault="00000000" w:rsidRPr="00000000" w14:paraId="00000851">
      <w:pPr>
        <w:spacing w:after="240" w:before="240" w:lineRule="auto"/>
        <w:ind w:left="0" w:firstLine="0"/>
        <w:rPr/>
      </w:pPr>
      <w:r w:rsidDel="00000000" w:rsidR="00000000" w:rsidRPr="00000000">
        <w:rPr>
          <w:rtl w:val="0"/>
        </w:rPr>
        <w:t xml:space="preserve">Your administrator should request:</w:t>
      </w:r>
    </w:p>
    <w:p w:rsidR="00000000" w:rsidDel="00000000" w:rsidP="00000000" w:rsidRDefault="00000000" w:rsidRPr="00000000" w14:paraId="00000852">
      <w:pPr>
        <w:numPr>
          <w:ilvl w:val="0"/>
          <w:numId w:val="85"/>
        </w:numPr>
        <w:spacing w:after="0" w:afterAutospacing="0" w:before="480" w:lineRule="auto"/>
        <w:ind w:left="720" w:hanging="360"/>
      </w:pPr>
      <w:r w:rsidDel="00000000" w:rsidR="00000000" w:rsidRPr="00000000">
        <w:rPr>
          <w:rtl w:val="0"/>
        </w:rPr>
        <w:t xml:space="preserve">Role(s) they want to take on</w:t>
        <w:br w:type="textWrapping"/>
      </w:r>
    </w:p>
    <w:p w:rsidR="00000000" w:rsidDel="00000000" w:rsidP="00000000" w:rsidRDefault="00000000" w:rsidRPr="00000000" w14:paraId="00000853">
      <w:pPr>
        <w:numPr>
          <w:ilvl w:val="0"/>
          <w:numId w:val="85"/>
        </w:numPr>
        <w:spacing w:after="0" w:afterAutospacing="0" w:before="0" w:beforeAutospacing="0" w:lineRule="auto"/>
        <w:ind w:left="720" w:hanging="360"/>
      </w:pPr>
      <w:r w:rsidDel="00000000" w:rsidR="00000000" w:rsidRPr="00000000">
        <w:rPr>
          <w:rtl w:val="0"/>
        </w:rPr>
        <w:t xml:space="preserve">Weekly hours capacity</w:t>
        <w:br w:type="textWrapping"/>
      </w:r>
    </w:p>
    <w:p w:rsidR="00000000" w:rsidDel="00000000" w:rsidP="00000000" w:rsidRDefault="00000000" w:rsidRPr="00000000" w14:paraId="00000854">
      <w:pPr>
        <w:numPr>
          <w:ilvl w:val="0"/>
          <w:numId w:val="85"/>
        </w:numPr>
        <w:spacing w:after="0" w:afterAutospacing="0" w:before="0" w:beforeAutospacing="0" w:lineRule="auto"/>
        <w:ind w:left="720" w:hanging="360"/>
      </w:pPr>
      <w:r w:rsidDel="00000000" w:rsidR="00000000" w:rsidRPr="00000000">
        <w:rPr>
          <w:rtl w:val="0"/>
        </w:rPr>
        <w:t xml:space="preserve">Monthly or project-based funding ask</w:t>
        <w:br w:type="textWrapping"/>
      </w:r>
    </w:p>
    <w:p w:rsidR="00000000" w:rsidDel="00000000" w:rsidP="00000000" w:rsidRDefault="00000000" w:rsidRPr="00000000" w14:paraId="00000855">
      <w:pPr>
        <w:numPr>
          <w:ilvl w:val="0"/>
          <w:numId w:val="85"/>
        </w:numPr>
        <w:spacing w:after="0" w:afterAutospacing="0" w:before="0" w:beforeAutospacing="0" w:lineRule="auto"/>
        <w:ind w:left="720" w:hanging="360"/>
      </w:pPr>
      <w:r w:rsidDel="00000000" w:rsidR="00000000" w:rsidRPr="00000000">
        <w:rPr>
          <w:rtl w:val="0"/>
        </w:rPr>
        <w:t xml:space="preserve">Timeline for setup</w:t>
        <w:br w:type="textWrapping"/>
      </w:r>
    </w:p>
    <w:p w:rsidR="00000000" w:rsidDel="00000000" w:rsidP="00000000" w:rsidRDefault="00000000" w:rsidRPr="00000000" w14:paraId="00000856">
      <w:pPr>
        <w:numPr>
          <w:ilvl w:val="0"/>
          <w:numId w:val="85"/>
        </w:numPr>
        <w:spacing w:after="0" w:afterAutospacing="0" w:before="0" w:beforeAutospacing="0" w:lineRule="auto"/>
        <w:ind w:left="720" w:hanging="360"/>
      </w:pPr>
      <w:r w:rsidDel="00000000" w:rsidR="00000000" w:rsidRPr="00000000">
        <w:rPr>
          <w:rtl w:val="0"/>
        </w:rPr>
        <w:t xml:space="preserve">Tools they’re fluent in</w:t>
        <w:br w:type="textWrapping"/>
      </w:r>
    </w:p>
    <w:p w:rsidR="00000000" w:rsidDel="00000000" w:rsidP="00000000" w:rsidRDefault="00000000" w:rsidRPr="00000000" w14:paraId="00000857">
      <w:pPr>
        <w:numPr>
          <w:ilvl w:val="0"/>
          <w:numId w:val="85"/>
        </w:numPr>
        <w:spacing w:after="0" w:afterAutospacing="0" w:before="0" w:beforeAutospacing="0" w:lineRule="auto"/>
        <w:ind w:left="720" w:hanging="360"/>
      </w:pPr>
      <w:r w:rsidDel="00000000" w:rsidR="00000000" w:rsidRPr="00000000">
        <w:rPr>
          <w:rtl w:val="0"/>
        </w:rPr>
        <w:t xml:space="preserve">Alignment statement (why this work matters to them)</w:t>
        <w:br w:type="textWrapping"/>
      </w:r>
    </w:p>
    <w:p w:rsidR="00000000" w:rsidDel="00000000" w:rsidP="00000000" w:rsidRDefault="00000000" w:rsidRPr="00000000" w14:paraId="00000858">
      <w:pPr>
        <w:numPr>
          <w:ilvl w:val="0"/>
          <w:numId w:val="85"/>
        </w:numPr>
        <w:spacing w:after="0" w:afterAutospacing="0" w:before="0" w:beforeAutospacing="0" w:lineRule="auto"/>
        <w:ind w:left="720" w:hanging="360"/>
      </w:pPr>
      <w:r w:rsidDel="00000000" w:rsidR="00000000" w:rsidRPr="00000000">
        <w:rPr>
          <w:rtl w:val="0"/>
        </w:rPr>
        <w:t xml:space="preserve">Boundaries (what they will not do)</w:t>
        <w:br w:type="textWrapping"/>
      </w:r>
    </w:p>
    <w:p w:rsidR="00000000" w:rsidDel="00000000" w:rsidP="00000000" w:rsidRDefault="00000000" w:rsidRPr="00000000" w14:paraId="00000859">
      <w:pPr>
        <w:numPr>
          <w:ilvl w:val="0"/>
          <w:numId w:val="85"/>
        </w:numPr>
        <w:spacing w:after="480" w:before="0" w:beforeAutospacing="0" w:lineRule="auto"/>
        <w:ind w:left="720" w:hanging="360"/>
      </w:pPr>
      <w:r w:rsidDel="00000000" w:rsidR="00000000" w:rsidRPr="00000000">
        <w:rPr>
          <w:rtl w:val="0"/>
        </w:rPr>
        <w:t xml:space="preserve">Growth vision (how their role could evolve)</w:t>
        <w:br w:type="textWrapping"/>
      </w:r>
    </w:p>
    <w:p w:rsidR="00000000" w:rsidDel="00000000" w:rsidP="00000000" w:rsidRDefault="00000000" w:rsidRPr="00000000" w14:paraId="0000085A">
      <w:pPr>
        <w:spacing w:after="480" w:before="480" w:lineRule="auto"/>
        <w:ind w:left="0" w:firstLine="0"/>
        <w:rPr/>
      </w:pPr>
      <w:r w:rsidDel="00000000" w:rsidR="00000000" w:rsidRPr="00000000">
        <w:rPr>
          <w:rtl w:val="0"/>
        </w:rPr>
      </w:r>
    </w:p>
    <w:p w:rsidR="00000000" w:rsidDel="00000000" w:rsidP="00000000" w:rsidRDefault="00000000" w:rsidRPr="00000000" w14:paraId="0000085B">
      <w:pPr>
        <w:spacing w:after="480" w:before="480" w:lineRule="auto"/>
        <w:ind w:left="0" w:firstLine="0"/>
        <w:rPr/>
      </w:pPr>
      <w:r w:rsidDel="00000000" w:rsidR="00000000" w:rsidRPr="00000000">
        <w:rPr>
          <w:rtl w:val="0"/>
        </w:rPr>
        <w:t xml:space="preserve">~~~</w:t>
      </w:r>
    </w:p>
    <w:p w:rsidR="00000000" w:rsidDel="00000000" w:rsidP="00000000" w:rsidRDefault="00000000" w:rsidRPr="00000000" w14:paraId="0000085C">
      <w:pPr>
        <w:spacing w:after="480" w:before="480" w:lineRule="auto"/>
        <w:ind w:left="0" w:firstLine="0"/>
        <w:rPr/>
      </w:pPr>
      <w:r w:rsidDel="00000000" w:rsidR="00000000" w:rsidRPr="00000000">
        <w:rPr>
          <w:rtl w:val="0"/>
        </w:rPr>
      </w:r>
    </w:p>
    <w:p w:rsidR="00000000" w:rsidDel="00000000" w:rsidP="00000000" w:rsidRDefault="00000000" w:rsidRPr="00000000" w14:paraId="0000085D">
      <w:pPr>
        <w:spacing w:after="480" w:before="480" w:lineRule="auto"/>
        <w:ind w:left="0" w:firstLine="0"/>
        <w:rPr/>
      </w:pPr>
      <w:r w:rsidDel="00000000" w:rsidR="00000000" w:rsidRPr="00000000">
        <w:rPr>
          <w:rtl w:val="0"/>
        </w:rPr>
      </w:r>
    </w:p>
    <w:p w:rsidR="00000000" w:rsidDel="00000000" w:rsidP="00000000" w:rsidRDefault="00000000" w:rsidRPr="00000000" w14:paraId="0000085E">
      <w:pPr>
        <w:spacing w:after="240" w:before="240" w:lineRule="auto"/>
        <w:ind w:left="0" w:firstLine="0"/>
        <w:rPr/>
      </w:pPr>
      <w:r w:rsidDel="00000000" w:rsidR="00000000" w:rsidRPr="00000000">
        <w:rPr>
          <w:rtl w:val="0"/>
        </w:rPr>
        <w:t xml:space="preserve">A modular Role RFP Template Pack you can reuse for every role, including:</w:t>
      </w:r>
    </w:p>
    <w:p w:rsidR="00000000" w:rsidDel="00000000" w:rsidP="00000000" w:rsidRDefault="00000000" w:rsidRPr="00000000" w14:paraId="0000085F">
      <w:pPr>
        <w:numPr>
          <w:ilvl w:val="0"/>
          <w:numId w:val="107"/>
        </w:numPr>
        <w:spacing w:after="0" w:afterAutospacing="0" w:before="480" w:lineRule="auto"/>
        <w:ind w:left="720" w:hanging="360"/>
      </w:pPr>
      <w:r w:rsidDel="00000000" w:rsidR="00000000" w:rsidRPr="00000000">
        <w:rPr>
          <w:rtl w:val="0"/>
        </w:rPr>
        <w:t xml:space="preserve">A Universal RFP Template (used for all roles)</w:t>
        <w:br w:type="textWrapping"/>
      </w:r>
    </w:p>
    <w:p w:rsidR="00000000" w:rsidDel="00000000" w:rsidP="00000000" w:rsidRDefault="00000000" w:rsidRPr="00000000" w14:paraId="00000860">
      <w:pPr>
        <w:numPr>
          <w:ilvl w:val="0"/>
          <w:numId w:val="107"/>
        </w:numPr>
        <w:spacing w:after="0" w:afterAutospacing="0" w:before="0" w:beforeAutospacing="0" w:lineRule="auto"/>
        <w:ind w:left="720" w:hanging="360"/>
      </w:pPr>
      <w:r w:rsidDel="00000000" w:rsidR="00000000" w:rsidRPr="00000000">
        <w:rPr>
          <w:rtl w:val="0"/>
        </w:rPr>
        <w:t xml:space="preserve">Role-Specific RFP Variants for each major support category</w:t>
        <w:br w:type="textWrapping"/>
      </w:r>
    </w:p>
    <w:p w:rsidR="00000000" w:rsidDel="00000000" w:rsidP="00000000" w:rsidRDefault="00000000" w:rsidRPr="00000000" w14:paraId="00000861">
      <w:pPr>
        <w:numPr>
          <w:ilvl w:val="0"/>
          <w:numId w:val="107"/>
        </w:numPr>
        <w:spacing w:after="0" w:afterAutospacing="0" w:before="0" w:beforeAutospacing="0" w:lineRule="auto"/>
        <w:ind w:left="720" w:hanging="360"/>
      </w:pPr>
      <w:r w:rsidDel="00000000" w:rsidR="00000000" w:rsidRPr="00000000">
        <w:rPr>
          <w:rtl w:val="0"/>
        </w:rPr>
        <w:t xml:space="preserve">A Submission Form Template your admin can turn into a Google Form / Tally</w:t>
        <w:br w:type="textWrapping"/>
      </w:r>
    </w:p>
    <w:p w:rsidR="00000000" w:rsidDel="00000000" w:rsidP="00000000" w:rsidRDefault="00000000" w:rsidRPr="00000000" w14:paraId="00000862">
      <w:pPr>
        <w:numPr>
          <w:ilvl w:val="0"/>
          <w:numId w:val="107"/>
        </w:numPr>
        <w:spacing w:after="0" w:afterAutospacing="0" w:before="0" w:beforeAutospacing="0" w:lineRule="auto"/>
        <w:ind w:left="720" w:hanging="360"/>
      </w:pPr>
      <w:r w:rsidDel="00000000" w:rsidR="00000000" w:rsidRPr="00000000">
        <w:rPr>
          <w:rtl w:val="0"/>
        </w:rPr>
        <w:t xml:space="preserve">A Scoring Rubric for fair comparison</w:t>
        <w:br w:type="textWrapping"/>
      </w:r>
    </w:p>
    <w:p w:rsidR="00000000" w:rsidDel="00000000" w:rsidP="00000000" w:rsidRDefault="00000000" w:rsidRPr="00000000" w14:paraId="00000863">
      <w:pPr>
        <w:numPr>
          <w:ilvl w:val="0"/>
          <w:numId w:val="107"/>
        </w:numPr>
        <w:spacing w:after="480" w:before="0" w:beforeAutospacing="0" w:lineRule="auto"/>
        <w:ind w:left="720" w:hanging="360"/>
      </w:pPr>
      <w:r w:rsidDel="00000000" w:rsidR="00000000" w:rsidRPr="00000000">
        <w:rPr>
          <w:rtl w:val="0"/>
        </w:rPr>
        <w:t xml:space="preserve">Notes on combining roles + budget signaling</w:t>
        <w:br w:type="textWrapping"/>
      </w:r>
    </w:p>
    <w:p w:rsidR="00000000" w:rsidDel="00000000" w:rsidP="00000000" w:rsidRDefault="00000000" w:rsidRPr="00000000" w14:paraId="00000864">
      <w:pPr>
        <w:spacing w:after="240" w:before="240" w:lineRule="auto"/>
        <w:ind w:left="0" w:firstLine="0"/>
        <w:rPr/>
      </w:pPr>
      <w:r w:rsidDel="00000000" w:rsidR="00000000" w:rsidRPr="00000000">
        <w:rPr>
          <w:rtl w:val="0"/>
        </w:rPr>
      </w:r>
    </w:p>
    <w:p w:rsidR="00000000" w:rsidDel="00000000" w:rsidP="00000000" w:rsidRDefault="00000000" w:rsidRPr="00000000" w14:paraId="00000865">
      <w:pPr>
        <w:pStyle w:val="Heading1"/>
        <w:keepNext w:val="0"/>
        <w:keepLines w:val="0"/>
        <w:ind w:left="0" w:firstLine="0"/>
        <w:rPr>
          <w:sz w:val="46"/>
          <w:szCs w:val="46"/>
        </w:rPr>
      </w:pPr>
      <w:bookmarkStart w:colFirst="0" w:colLast="0" w:name="_nuegj1xrzsmh" w:id="166"/>
      <w:bookmarkEnd w:id="166"/>
      <w:r w:rsidDel="00000000" w:rsidR="00000000" w:rsidRPr="00000000">
        <w:rPr>
          <w:sz w:val="46"/>
          <w:szCs w:val="46"/>
          <w:rtl w:val="0"/>
        </w:rPr>
        <w:t xml:space="preserve">🌱 LIVE WITH SYD — ROLE RFP TEMPLATE PACK</w:t>
      </w:r>
    </w:p>
    <w:p w:rsidR="00000000" w:rsidDel="00000000" w:rsidP="00000000" w:rsidRDefault="00000000" w:rsidRPr="00000000" w14:paraId="00000866">
      <w:pPr>
        <w:spacing w:after="240" w:before="240" w:lineRule="auto"/>
        <w:ind w:left="0" w:firstLine="0"/>
        <w:rPr/>
      </w:pPr>
      <w:r w:rsidDel="00000000" w:rsidR="00000000" w:rsidRPr="00000000">
        <w:rPr>
          <w:rtl w:val="0"/>
        </w:rPr>
        <w:t xml:space="preserve">For Administrator Use — Hiring &amp; Coordination</w:t>
      </w:r>
    </w:p>
    <w:p w:rsidR="00000000" w:rsidDel="00000000" w:rsidP="00000000" w:rsidRDefault="00000000" w:rsidRPr="00000000" w14:paraId="00000867">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8">
      <w:pPr>
        <w:pStyle w:val="Heading2"/>
        <w:keepNext w:val="0"/>
        <w:keepLines w:val="0"/>
        <w:ind w:left="0" w:firstLine="0"/>
        <w:rPr>
          <w:sz w:val="34"/>
          <w:szCs w:val="34"/>
        </w:rPr>
      </w:pPr>
      <w:bookmarkStart w:colFirst="0" w:colLast="0" w:name="_9rik51kf32cs" w:id="167"/>
      <w:bookmarkEnd w:id="167"/>
      <w:r w:rsidDel="00000000" w:rsidR="00000000" w:rsidRPr="00000000">
        <w:rPr>
          <w:sz w:val="34"/>
          <w:szCs w:val="34"/>
          <w:rtl w:val="0"/>
        </w:rPr>
        <w:t xml:space="preserve">PART 1 — UNIVERSAL ROLE RFP TEMPLATE</w:t>
      </w:r>
    </w:p>
    <w:p w:rsidR="00000000" w:rsidDel="00000000" w:rsidP="00000000" w:rsidRDefault="00000000" w:rsidRPr="00000000" w14:paraId="00000869">
      <w:pPr>
        <w:spacing w:after="240" w:before="240" w:lineRule="auto"/>
        <w:ind w:left="0" w:firstLine="0"/>
        <w:rPr/>
      </w:pPr>
      <w:r w:rsidDel="00000000" w:rsidR="00000000" w:rsidRPr="00000000">
        <w:rPr>
          <w:rtl w:val="0"/>
        </w:rPr>
        <w:t xml:space="preserve">(Use this for every role by swapping the Role Name + Scope)</w:t>
      </w:r>
    </w:p>
    <w:p w:rsidR="00000000" w:rsidDel="00000000" w:rsidP="00000000" w:rsidRDefault="00000000" w:rsidRPr="00000000" w14:paraId="0000086A">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B">
      <w:pPr>
        <w:pStyle w:val="Heading3"/>
        <w:keepNext w:val="0"/>
        <w:keepLines w:val="0"/>
        <w:ind w:left="0" w:firstLine="0"/>
        <w:rPr>
          <w:sz w:val="26"/>
          <w:szCs w:val="26"/>
        </w:rPr>
      </w:pPr>
      <w:bookmarkStart w:colFirst="0" w:colLast="0" w:name="_mlgddnyogybv" w:id="168"/>
      <w:bookmarkEnd w:id="168"/>
      <w:r w:rsidDel="00000000" w:rsidR="00000000" w:rsidRPr="00000000">
        <w:rPr>
          <w:sz w:val="26"/>
          <w:szCs w:val="26"/>
          <w:rtl w:val="0"/>
        </w:rPr>
        <w:t xml:space="preserve">📌 Role RFP — [ROLE TITLE]</w:t>
      </w:r>
    </w:p>
    <w:p w:rsidR="00000000" w:rsidDel="00000000" w:rsidP="00000000" w:rsidRDefault="00000000" w:rsidRPr="00000000" w14:paraId="0000086C">
      <w:pPr>
        <w:spacing w:after="240" w:before="240" w:lineRule="auto"/>
        <w:ind w:left="0" w:firstLine="0"/>
        <w:rPr/>
      </w:pPr>
      <w:r w:rsidDel="00000000" w:rsidR="00000000" w:rsidRPr="00000000">
        <w:rPr>
          <w:rtl w:val="0"/>
        </w:rPr>
        <w:t xml:space="preserve">Project: Live with Syd — Regenerative Futures</w:t>
      </w:r>
    </w:p>
    <w:p w:rsidR="00000000" w:rsidDel="00000000" w:rsidP="00000000" w:rsidRDefault="00000000" w:rsidRPr="00000000" w14:paraId="0000086D">
      <w:pPr>
        <w:spacing w:after="240" w:before="240" w:lineRule="auto"/>
        <w:ind w:left="0" w:firstLine="0"/>
        <w:rPr/>
      </w:pPr>
      <w:r w:rsidDel="00000000" w:rsidR="00000000" w:rsidRPr="00000000">
        <w:rPr>
          <w:rtl w:val="0"/>
        </w:rPr>
        <w:t xml:space="preserve">Location: Remote / Hybrid / In-Person (specify)</w:t>
      </w:r>
    </w:p>
    <w:p w:rsidR="00000000" w:rsidDel="00000000" w:rsidP="00000000" w:rsidRDefault="00000000" w:rsidRPr="00000000" w14:paraId="0000086E">
      <w:pPr>
        <w:spacing w:after="240" w:before="240" w:lineRule="auto"/>
        <w:ind w:left="0" w:firstLine="0"/>
        <w:rPr/>
      </w:pPr>
      <w:r w:rsidDel="00000000" w:rsidR="00000000" w:rsidRPr="00000000">
        <w:rPr>
          <w:rtl w:val="0"/>
        </w:rPr>
        <w:t xml:space="preserve">Start Date: Rolling</w:t>
      </w:r>
    </w:p>
    <w:p w:rsidR="00000000" w:rsidDel="00000000" w:rsidP="00000000" w:rsidRDefault="00000000" w:rsidRPr="00000000" w14:paraId="0000086F">
      <w:pPr>
        <w:spacing w:after="240" w:before="240" w:lineRule="auto"/>
        <w:ind w:left="0" w:firstLine="0"/>
        <w:rPr/>
      </w:pPr>
      <w:r w:rsidDel="00000000" w:rsidR="00000000" w:rsidRPr="00000000">
        <w:rPr>
          <w:rtl w:val="0"/>
        </w:rPr>
        <w:t xml:space="preserve">Compensation: Paid (rate to be proposed by candidate)</w:t>
      </w:r>
    </w:p>
    <w:p w:rsidR="00000000" w:rsidDel="00000000" w:rsidP="00000000" w:rsidRDefault="00000000" w:rsidRPr="00000000" w14:paraId="00000870">
      <w:pPr>
        <w:spacing w:after="240" w:before="240" w:lineRule="auto"/>
        <w:ind w:left="0" w:firstLine="0"/>
        <w:rPr/>
      </w:pPr>
      <w:r w:rsidDel="00000000" w:rsidR="00000000" w:rsidRPr="00000000">
        <w:rPr>
          <w:rtl w:val="0"/>
        </w:rPr>
        <w:t xml:space="preserve">Time Commitment: Part-time / Contract / Retainer</w:t>
      </w:r>
    </w:p>
    <w:p w:rsidR="00000000" w:rsidDel="00000000" w:rsidP="00000000" w:rsidRDefault="00000000" w:rsidRPr="00000000" w14:paraId="00000871">
      <w:pPr>
        <w:spacing w:after="240" w:before="240" w:lineRule="auto"/>
        <w:ind w:left="0" w:firstLine="0"/>
        <w:rPr/>
      </w:pPr>
      <w:r w:rsidDel="00000000" w:rsidR="00000000" w:rsidRPr="00000000">
        <w:rPr>
          <w:rtl w:val="0"/>
        </w:rPr>
        <w:t xml:space="preserve">Reports To: Syd Griffith (via Administrator)</w:t>
      </w:r>
    </w:p>
    <w:p w:rsidR="00000000" w:rsidDel="00000000" w:rsidP="00000000" w:rsidRDefault="00000000" w:rsidRPr="00000000" w14:paraId="00000872">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3">
      <w:pPr>
        <w:pStyle w:val="Heading3"/>
        <w:keepNext w:val="0"/>
        <w:keepLines w:val="0"/>
        <w:ind w:left="0" w:firstLine="0"/>
        <w:rPr>
          <w:sz w:val="26"/>
          <w:szCs w:val="26"/>
        </w:rPr>
      </w:pPr>
      <w:bookmarkStart w:colFirst="0" w:colLast="0" w:name="_3pwhjktsz7kg" w:id="169"/>
      <w:bookmarkEnd w:id="169"/>
      <w:r w:rsidDel="00000000" w:rsidR="00000000" w:rsidRPr="00000000">
        <w:rPr>
          <w:sz w:val="26"/>
          <w:szCs w:val="26"/>
          <w:rtl w:val="0"/>
        </w:rPr>
        <w:t xml:space="preserve">🌍 About the Project</w:t>
      </w:r>
    </w:p>
    <w:p w:rsidR="00000000" w:rsidDel="00000000" w:rsidP="00000000" w:rsidRDefault="00000000" w:rsidRPr="00000000" w14:paraId="00000874">
      <w:pPr>
        <w:spacing w:after="240" w:before="240" w:lineRule="auto"/>
        <w:ind w:left="0" w:firstLine="0"/>
        <w:rPr/>
      </w:pPr>
      <w:r w:rsidDel="00000000" w:rsidR="00000000" w:rsidRPr="00000000">
        <w:rPr>
          <w:rtl w:val="0"/>
        </w:rPr>
        <w:t xml:space="preserve">Live with Syd is a living, co-creative ecosystem of weekly gatherings exploring:</w:t>
      </w:r>
    </w:p>
    <w:p w:rsidR="00000000" w:rsidDel="00000000" w:rsidP="00000000" w:rsidRDefault="00000000" w:rsidRPr="00000000" w14:paraId="00000875">
      <w:pPr>
        <w:numPr>
          <w:ilvl w:val="0"/>
          <w:numId w:val="254"/>
        </w:numPr>
        <w:spacing w:after="0" w:afterAutospacing="0" w:before="480" w:lineRule="auto"/>
        <w:ind w:left="720" w:hanging="360"/>
      </w:pPr>
      <w:r w:rsidDel="00000000" w:rsidR="00000000" w:rsidRPr="00000000">
        <w:rPr>
          <w:rtl w:val="0"/>
        </w:rPr>
        <w:t xml:space="preserve">Regenerative capital flows</w:t>
        <w:br w:type="textWrapping"/>
      </w:r>
    </w:p>
    <w:p w:rsidR="00000000" w:rsidDel="00000000" w:rsidP="00000000" w:rsidRDefault="00000000" w:rsidRPr="00000000" w14:paraId="00000876">
      <w:pPr>
        <w:numPr>
          <w:ilvl w:val="0"/>
          <w:numId w:val="254"/>
        </w:numPr>
        <w:spacing w:after="0" w:afterAutospacing="0" w:before="0" w:beforeAutospacing="0" w:lineRule="auto"/>
        <w:ind w:left="720" w:hanging="360"/>
      </w:pPr>
      <w:r w:rsidDel="00000000" w:rsidR="00000000" w:rsidRPr="00000000">
        <w:rPr>
          <w:rtl w:val="0"/>
        </w:rPr>
        <w:t xml:space="preserve">Bioregional coordination &amp; governance</w:t>
        <w:br w:type="textWrapping"/>
      </w:r>
    </w:p>
    <w:p w:rsidR="00000000" w:rsidDel="00000000" w:rsidP="00000000" w:rsidRDefault="00000000" w:rsidRPr="00000000" w14:paraId="00000877">
      <w:pPr>
        <w:numPr>
          <w:ilvl w:val="0"/>
          <w:numId w:val="254"/>
        </w:numPr>
        <w:spacing w:after="0" w:afterAutospacing="0" w:before="0" w:beforeAutospacing="0" w:lineRule="auto"/>
        <w:ind w:left="720" w:hanging="360"/>
      </w:pPr>
      <w:r w:rsidDel="00000000" w:rsidR="00000000" w:rsidRPr="00000000">
        <w:rPr>
          <w:rtl w:val="0"/>
        </w:rPr>
        <w:t xml:space="preserve">Land stewardship &amp; regenerative community</w:t>
        <w:br w:type="textWrapping"/>
      </w:r>
    </w:p>
    <w:p w:rsidR="00000000" w:rsidDel="00000000" w:rsidP="00000000" w:rsidRDefault="00000000" w:rsidRPr="00000000" w14:paraId="00000878">
      <w:pPr>
        <w:numPr>
          <w:ilvl w:val="0"/>
          <w:numId w:val="254"/>
        </w:numPr>
        <w:spacing w:after="480" w:before="0" w:beforeAutospacing="0" w:lineRule="auto"/>
        <w:ind w:left="720" w:hanging="360"/>
      </w:pPr>
      <w:r w:rsidDel="00000000" w:rsidR="00000000" w:rsidRPr="00000000">
        <w:rPr>
          <w:rtl w:val="0"/>
        </w:rPr>
        <w:t xml:space="preserve">Collective resilience, heartsharing, and healing</w:t>
        <w:br w:type="textWrapping"/>
      </w:r>
    </w:p>
    <w:p w:rsidR="00000000" w:rsidDel="00000000" w:rsidP="00000000" w:rsidRDefault="00000000" w:rsidRPr="00000000" w14:paraId="00000879">
      <w:pPr>
        <w:spacing w:after="240" w:before="240" w:lineRule="auto"/>
        <w:ind w:left="0" w:firstLine="0"/>
        <w:rPr/>
      </w:pPr>
      <w:r w:rsidDel="00000000" w:rsidR="00000000" w:rsidRPr="00000000">
        <w:rPr>
          <w:rtl w:val="0"/>
        </w:rPr>
        <w:t xml:space="preserve">This is not a startup.</w:t>
      </w:r>
    </w:p>
    <w:p w:rsidR="00000000" w:rsidDel="00000000" w:rsidP="00000000" w:rsidRDefault="00000000" w:rsidRPr="00000000" w14:paraId="0000087A">
      <w:pPr>
        <w:spacing w:after="240" w:before="240" w:lineRule="auto"/>
        <w:ind w:left="0" w:firstLine="0"/>
        <w:rPr/>
      </w:pPr>
      <w:r w:rsidDel="00000000" w:rsidR="00000000" w:rsidRPr="00000000">
        <w:rPr>
          <w:rtl w:val="0"/>
        </w:rPr>
        <w:t xml:space="preserve">This is an institution-in-formation rooted in trust, reciprocity, and care for life.</w:t>
      </w:r>
    </w:p>
    <w:p w:rsidR="00000000" w:rsidDel="00000000" w:rsidP="00000000" w:rsidRDefault="00000000" w:rsidRPr="00000000" w14:paraId="0000087B">
      <w:pPr>
        <w:spacing w:after="240" w:before="240" w:lineRule="auto"/>
        <w:ind w:left="0" w:firstLine="0"/>
        <w:rPr/>
      </w:pPr>
      <w:r w:rsidDel="00000000" w:rsidR="00000000" w:rsidRPr="00000000">
        <w:rPr>
          <w:rtl w:val="0"/>
        </w:rPr>
        <w:t xml:space="preserve">We are building systems that support:</w:t>
      </w:r>
    </w:p>
    <w:p w:rsidR="00000000" w:rsidDel="00000000" w:rsidP="00000000" w:rsidRDefault="00000000" w:rsidRPr="00000000" w14:paraId="0000087C">
      <w:pPr>
        <w:numPr>
          <w:ilvl w:val="0"/>
          <w:numId w:val="49"/>
        </w:numPr>
        <w:spacing w:after="0" w:afterAutospacing="0" w:before="480" w:lineRule="auto"/>
        <w:ind w:left="720" w:hanging="360"/>
      </w:pPr>
      <w:r w:rsidDel="00000000" w:rsidR="00000000" w:rsidRPr="00000000">
        <w:rPr>
          <w:rtl w:val="0"/>
        </w:rPr>
        <w:t xml:space="preserve">Grassroots communities</w:t>
        <w:br w:type="textWrapping"/>
      </w:r>
    </w:p>
    <w:p w:rsidR="00000000" w:rsidDel="00000000" w:rsidP="00000000" w:rsidRDefault="00000000" w:rsidRPr="00000000" w14:paraId="0000087D">
      <w:pPr>
        <w:numPr>
          <w:ilvl w:val="0"/>
          <w:numId w:val="49"/>
        </w:numPr>
        <w:spacing w:after="0" w:afterAutospacing="0" w:before="0" w:beforeAutospacing="0" w:lineRule="auto"/>
        <w:ind w:left="720" w:hanging="360"/>
      </w:pPr>
      <w:r w:rsidDel="00000000" w:rsidR="00000000" w:rsidRPr="00000000">
        <w:rPr>
          <w:rtl w:val="0"/>
        </w:rPr>
        <w:t xml:space="preserve">Ethical capital flows</w:t>
        <w:br w:type="textWrapping"/>
      </w:r>
    </w:p>
    <w:p w:rsidR="00000000" w:rsidDel="00000000" w:rsidP="00000000" w:rsidRDefault="00000000" w:rsidRPr="00000000" w14:paraId="0000087E">
      <w:pPr>
        <w:numPr>
          <w:ilvl w:val="0"/>
          <w:numId w:val="49"/>
        </w:numPr>
        <w:spacing w:after="0" w:afterAutospacing="0" w:before="0" w:beforeAutospacing="0" w:lineRule="auto"/>
        <w:ind w:left="720" w:hanging="360"/>
      </w:pPr>
      <w:r w:rsidDel="00000000" w:rsidR="00000000" w:rsidRPr="00000000">
        <w:rPr>
          <w:rtl w:val="0"/>
        </w:rPr>
        <w:t xml:space="preserve">Cultural regeneration</w:t>
        <w:br w:type="textWrapping"/>
      </w:r>
    </w:p>
    <w:p w:rsidR="00000000" w:rsidDel="00000000" w:rsidP="00000000" w:rsidRDefault="00000000" w:rsidRPr="00000000" w14:paraId="0000087F">
      <w:pPr>
        <w:numPr>
          <w:ilvl w:val="0"/>
          <w:numId w:val="49"/>
        </w:numPr>
        <w:spacing w:after="0" w:afterAutospacing="0" w:before="0" w:beforeAutospacing="0" w:lineRule="auto"/>
        <w:ind w:left="720" w:hanging="360"/>
      </w:pPr>
      <w:r w:rsidDel="00000000" w:rsidR="00000000" w:rsidRPr="00000000">
        <w:rPr>
          <w:rtl w:val="0"/>
        </w:rPr>
        <w:t xml:space="preserve">Emotional resilience</w:t>
        <w:br w:type="textWrapping"/>
      </w:r>
    </w:p>
    <w:p w:rsidR="00000000" w:rsidDel="00000000" w:rsidP="00000000" w:rsidRDefault="00000000" w:rsidRPr="00000000" w14:paraId="00000880">
      <w:pPr>
        <w:numPr>
          <w:ilvl w:val="0"/>
          <w:numId w:val="49"/>
        </w:numPr>
        <w:spacing w:after="480" w:before="0" w:beforeAutospacing="0" w:lineRule="auto"/>
        <w:ind w:left="720" w:hanging="360"/>
      </w:pPr>
      <w:r w:rsidDel="00000000" w:rsidR="00000000" w:rsidRPr="00000000">
        <w:rPr>
          <w:rtl w:val="0"/>
        </w:rPr>
        <w:t xml:space="preserve">Long-term planetary stewardship</w:t>
        <w:br w:type="textWrapping"/>
      </w:r>
    </w:p>
    <w:p w:rsidR="00000000" w:rsidDel="00000000" w:rsidP="00000000" w:rsidRDefault="00000000" w:rsidRPr="00000000" w14:paraId="00000881">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2">
      <w:pPr>
        <w:pStyle w:val="Heading3"/>
        <w:keepNext w:val="0"/>
        <w:keepLines w:val="0"/>
        <w:ind w:left="0" w:firstLine="0"/>
        <w:rPr>
          <w:sz w:val="26"/>
          <w:szCs w:val="26"/>
        </w:rPr>
      </w:pPr>
      <w:bookmarkStart w:colFirst="0" w:colLast="0" w:name="_697ii9pye2r7" w:id="170"/>
      <w:bookmarkEnd w:id="170"/>
      <w:r w:rsidDel="00000000" w:rsidR="00000000" w:rsidRPr="00000000">
        <w:rPr>
          <w:rFonts w:ascii="Arial Unicode MS" w:cs="Arial Unicode MS" w:eastAsia="Arial Unicode MS" w:hAnsi="Arial Unicode MS"/>
          <w:sz w:val="26"/>
          <w:szCs w:val="26"/>
          <w:rtl w:val="0"/>
        </w:rPr>
        <w:t xml:space="preserve">✨ About the Role</w:t>
      </w:r>
    </w:p>
    <w:p w:rsidR="00000000" w:rsidDel="00000000" w:rsidP="00000000" w:rsidRDefault="00000000" w:rsidRPr="00000000" w14:paraId="00000883">
      <w:pPr>
        <w:spacing w:after="240" w:before="240" w:lineRule="auto"/>
        <w:ind w:left="0" w:firstLine="0"/>
        <w:rPr/>
      </w:pPr>
      <w:r w:rsidDel="00000000" w:rsidR="00000000" w:rsidRPr="00000000">
        <w:rPr>
          <w:rtl w:val="0"/>
        </w:rPr>
        <w:t xml:space="preserve">We are seeking a [ROLE TITLE] to support the design, launch, and ongoing operation of this ecosystem.</w:t>
      </w:r>
    </w:p>
    <w:p w:rsidR="00000000" w:rsidDel="00000000" w:rsidP="00000000" w:rsidRDefault="00000000" w:rsidRPr="00000000" w14:paraId="00000884">
      <w:pPr>
        <w:spacing w:after="240" w:before="240" w:lineRule="auto"/>
        <w:ind w:left="0" w:firstLine="0"/>
        <w:rPr/>
      </w:pPr>
      <w:r w:rsidDel="00000000" w:rsidR="00000000" w:rsidRPr="00000000">
        <w:rPr>
          <w:rtl w:val="0"/>
        </w:rPr>
        <w:t xml:space="preserve">This role is ideal for someone who:</w:t>
      </w:r>
    </w:p>
    <w:p w:rsidR="00000000" w:rsidDel="00000000" w:rsidP="00000000" w:rsidRDefault="00000000" w:rsidRPr="00000000" w14:paraId="00000885">
      <w:pPr>
        <w:numPr>
          <w:ilvl w:val="0"/>
          <w:numId w:val="206"/>
        </w:numPr>
        <w:spacing w:after="0" w:afterAutospacing="0" w:before="480" w:lineRule="auto"/>
        <w:ind w:left="720" w:hanging="360"/>
      </w:pPr>
      <w:r w:rsidDel="00000000" w:rsidR="00000000" w:rsidRPr="00000000">
        <w:rPr>
          <w:rtl w:val="0"/>
        </w:rPr>
        <w:t xml:space="preserve">Is both technically competent and values-aligned</w:t>
        <w:br w:type="textWrapping"/>
      </w:r>
    </w:p>
    <w:p w:rsidR="00000000" w:rsidDel="00000000" w:rsidP="00000000" w:rsidRDefault="00000000" w:rsidRPr="00000000" w14:paraId="00000886">
      <w:pPr>
        <w:numPr>
          <w:ilvl w:val="0"/>
          <w:numId w:val="206"/>
        </w:numPr>
        <w:spacing w:after="0" w:afterAutospacing="0" w:before="0" w:beforeAutospacing="0" w:lineRule="auto"/>
        <w:ind w:left="720" w:hanging="360"/>
      </w:pPr>
      <w:r w:rsidDel="00000000" w:rsidR="00000000" w:rsidRPr="00000000">
        <w:rPr>
          <w:rtl w:val="0"/>
        </w:rPr>
        <w:t xml:space="preserve">Enjoys building systems that serve people, not extract from them</w:t>
        <w:br w:type="textWrapping"/>
      </w:r>
    </w:p>
    <w:p w:rsidR="00000000" w:rsidDel="00000000" w:rsidP="00000000" w:rsidRDefault="00000000" w:rsidRPr="00000000" w14:paraId="00000887">
      <w:pPr>
        <w:numPr>
          <w:ilvl w:val="0"/>
          <w:numId w:val="206"/>
        </w:numPr>
        <w:spacing w:after="0" w:afterAutospacing="0" w:before="0" w:beforeAutospacing="0" w:lineRule="auto"/>
        <w:ind w:left="720" w:hanging="360"/>
      </w:pPr>
      <w:r w:rsidDel="00000000" w:rsidR="00000000" w:rsidRPr="00000000">
        <w:rPr>
          <w:rtl w:val="0"/>
        </w:rPr>
        <w:t xml:space="preserve">Is comfortable working in an emergent, evolving environment</w:t>
        <w:br w:type="textWrapping"/>
      </w:r>
    </w:p>
    <w:p w:rsidR="00000000" w:rsidDel="00000000" w:rsidP="00000000" w:rsidRDefault="00000000" w:rsidRPr="00000000" w14:paraId="00000888">
      <w:pPr>
        <w:numPr>
          <w:ilvl w:val="0"/>
          <w:numId w:val="206"/>
        </w:numPr>
        <w:spacing w:after="480" w:before="0" w:beforeAutospacing="0" w:lineRule="auto"/>
        <w:ind w:left="720" w:hanging="360"/>
      </w:pPr>
      <w:r w:rsidDel="00000000" w:rsidR="00000000" w:rsidRPr="00000000">
        <w:rPr>
          <w:rtl w:val="0"/>
        </w:rPr>
        <w:t xml:space="preserve">Brings initiative, care, and systems thinking to their work</w:t>
        <w:br w:type="textWrapping"/>
      </w:r>
    </w:p>
    <w:p w:rsidR="00000000" w:rsidDel="00000000" w:rsidP="00000000" w:rsidRDefault="00000000" w:rsidRPr="00000000" w14:paraId="00000889">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A">
      <w:pPr>
        <w:pStyle w:val="Heading3"/>
        <w:keepNext w:val="0"/>
        <w:keepLines w:val="0"/>
        <w:ind w:left="0" w:firstLine="0"/>
        <w:rPr>
          <w:sz w:val="26"/>
          <w:szCs w:val="26"/>
        </w:rPr>
      </w:pPr>
      <w:bookmarkStart w:colFirst="0" w:colLast="0" w:name="_655slqbnuo1t" w:id="171"/>
      <w:bookmarkEnd w:id="171"/>
      <w:r w:rsidDel="00000000" w:rsidR="00000000" w:rsidRPr="00000000">
        <w:rPr>
          <w:sz w:val="26"/>
          <w:szCs w:val="26"/>
          <w:rtl w:val="0"/>
        </w:rPr>
        <w:t xml:space="preserve">🧩 Core Responsibilities</w:t>
      </w:r>
    </w:p>
    <w:p w:rsidR="00000000" w:rsidDel="00000000" w:rsidP="00000000" w:rsidRDefault="00000000" w:rsidRPr="00000000" w14:paraId="0000088B">
      <w:pPr>
        <w:spacing w:after="240" w:before="240" w:lineRule="auto"/>
        <w:ind w:left="0" w:firstLine="0"/>
        <w:rPr/>
      </w:pPr>
      <w:r w:rsidDel="00000000" w:rsidR="00000000" w:rsidRPr="00000000">
        <w:rPr>
          <w:rtl w:val="0"/>
        </w:rPr>
        <w:t xml:space="preserve">(Replace with role-specific bullets — see below)</w:t>
      </w:r>
    </w:p>
    <w:p w:rsidR="00000000" w:rsidDel="00000000" w:rsidP="00000000" w:rsidRDefault="00000000" w:rsidRPr="00000000" w14:paraId="0000088C">
      <w:pPr>
        <w:numPr>
          <w:ilvl w:val="0"/>
          <w:numId w:val="64"/>
        </w:numPr>
        <w:spacing w:after="0" w:afterAutospacing="0" w:before="480" w:lineRule="auto"/>
        <w:ind w:left="720" w:hanging="360"/>
      </w:pPr>
      <w:r w:rsidDel="00000000" w:rsidR="00000000" w:rsidRPr="00000000">
        <w:rPr>
          <w:rtl w:val="0"/>
        </w:rPr>
        <w:br w:type="textWrapping"/>
        <w:br w:type="textWrapping"/>
      </w:r>
    </w:p>
    <w:p w:rsidR="00000000" w:rsidDel="00000000" w:rsidP="00000000" w:rsidRDefault="00000000" w:rsidRPr="00000000" w14:paraId="0000088D">
      <w:pPr>
        <w:numPr>
          <w:ilvl w:val="0"/>
          <w:numId w:val="64"/>
        </w:numPr>
        <w:spacing w:after="0" w:afterAutospacing="0" w:before="0" w:beforeAutospacing="0" w:lineRule="auto"/>
        <w:ind w:left="720" w:hanging="360"/>
      </w:pPr>
      <w:r w:rsidDel="00000000" w:rsidR="00000000" w:rsidRPr="00000000">
        <w:rPr>
          <w:rtl w:val="0"/>
        </w:rPr>
        <w:br w:type="textWrapping"/>
        <w:br w:type="textWrapping"/>
      </w:r>
    </w:p>
    <w:p w:rsidR="00000000" w:rsidDel="00000000" w:rsidP="00000000" w:rsidRDefault="00000000" w:rsidRPr="00000000" w14:paraId="0000088E">
      <w:pPr>
        <w:numPr>
          <w:ilvl w:val="0"/>
          <w:numId w:val="64"/>
        </w:numPr>
        <w:spacing w:after="0" w:afterAutospacing="0" w:before="0" w:beforeAutospacing="0" w:lineRule="auto"/>
        <w:ind w:left="720" w:hanging="360"/>
      </w:pPr>
      <w:r w:rsidDel="00000000" w:rsidR="00000000" w:rsidRPr="00000000">
        <w:rPr>
          <w:rtl w:val="0"/>
        </w:rPr>
        <w:br w:type="textWrapping"/>
        <w:br w:type="textWrapping"/>
      </w:r>
    </w:p>
    <w:p w:rsidR="00000000" w:rsidDel="00000000" w:rsidP="00000000" w:rsidRDefault="00000000" w:rsidRPr="00000000" w14:paraId="0000088F">
      <w:pPr>
        <w:numPr>
          <w:ilvl w:val="0"/>
          <w:numId w:val="64"/>
        </w:numPr>
        <w:spacing w:after="480" w:before="0" w:beforeAutospacing="0" w:lineRule="auto"/>
        <w:ind w:left="720" w:hanging="360"/>
      </w:pPr>
      <w:r w:rsidDel="00000000" w:rsidR="00000000" w:rsidRPr="00000000">
        <w:rPr>
          <w:rtl w:val="0"/>
        </w:rPr>
        <w:br w:type="textWrapping"/>
        <w:br w:type="textWrapping"/>
      </w:r>
    </w:p>
    <w:p w:rsidR="00000000" w:rsidDel="00000000" w:rsidP="00000000" w:rsidRDefault="00000000" w:rsidRPr="00000000" w14:paraId="00000890">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1">
      <w:pPr>
        <w:pStyle w:val="Heading3"/>
        <w:keepNext w:val="0"/>
        <w:keepLines w:val="0"/>
        <w:ind w:left="0" w:firstLine="0"/>
        <w:rPr>
          <w:sz w:val="26"/>
          <w:szCs w:val="26"/>
        </w:rPr>
      </w:pPr>
      <w:bookmarkStart w:colFirst="0" w:colLast="0" w:name="_lz8xftkx67o2" w:id="172"/>
      <w:bookmarkEnd w:id="172"/>
      <w:r w:rsidDel="00000000" w:rsidR="00000000" w:rsidRPr="00000000">
        <w:rPr>
          <w:sz w:val="26"/>
          <w:szCs w:val="26"/>
          <w:rtl w:val="0"/>
        </w:rPr>
        <w:t xml:space="preserve">🛠️ Skills &amp; Experience</w:t>
      </w:r>
    </w:p>
    <w:p w:rsidR="00000000" w:rsidDel="00000000" w:rsidP="00000000" w:rsidRDefault="00000000" w:rsidRPr="00000000" w14:paraId="00000892">
      <w:pPr>
        <w:spacing w:after="240" w:before="240" w:lineRule="auto"/>
        <w:ind w:left="0" w:firstLine="0"/>
        <w:rPr/>
      </w:pPr>
      <w:r w:rsidDel="00000000" w:rsidR="00000000" w:rsidRPr="00000000">
        <w:rPr>
          <w:rtl w:val="0"/>
        </w:rPr>
        <w:t xml:space="preserve">(Customize per role — see below)</w:t>
      </w:r>
    </w:p>
    <w:p w:rsidR="00000000" w:rsidDel="00000000" w:rsidP="00000000" w:rsidRDefault="00000000" w:rsidRPr="00000000" w14:paraId="00000893">
      <w:pPr>
        <w:numPr>
          <w:ilvl w:val="0"/>
          <w:numId w:val="17"/>
        </w:numPr>
        <w:spacing w:after="0" w:afterAutospacing="0" w:before="480" w:lineRule="auto"/>
        <w:ind w:left="720" w:hanging="360"/>
      </w:pPr>
      <w:r w:rsidDel="00000000" w:rsidR="00000000" w:rsidRPr="00000000">
        <w:rPr>
          <w:rtl w:val="0"/>
        </w:rPr>
        <w:br w:type="textWrapping"/>
        <w:br w:type="textWrapping"/>
      </w:r>
    </w:p>
    <w:p w:rsidR="00000000" w:rsidDel="00000000" w:rsidP="00000000" w:rsidRDefault="00000000" w:rsidRPr="00000000" w14:paraId="00000894">
      <w:pPr>
        <w:numPr>
          <w:ilvl w:val="0"/>
          <w:numId w:val="17"/>
        </w:numPr>
        <w:spacing w:after="0" w:afterAutospacing="0" w:before="0" w:beforeAutospacing="0" w:lineRule="auto"/>
        <w:ind w:left="720" w:hanging="360"/>
      </w:pPr>
      <w:r w:rsidDel="00000000" w:rsidR="00000000" w:rsidRPr="00000000">
        <w:rPr>
          <w:rtl w:val="0"/>
        </w:rPr>
        <w:br w:type="textWrapping"/>
        <w:br w:type="textWrapping"/>
      </w:r>
    </w:p>
    <w:p w:rsidR="00000000" w:rsidDel="00000000" w:rsidP="00000000" w:rsidRDefault="00000000" w:rsidRPr="00000000" w14:paraId="00000895">
      <w:pPr>
        <w:numPr>
          <w:ilvl w:val="0"/>
          <w:numId w:val="17"/>
        </w:numPr>
        <w:spacing w:after="0" w:afterAutospacing="0" w:before="0" w:beforeAutospacing="0" w:lineRule="auto"/>
        <w:ind w:left="720" w:hanging="360"/>
      </w:pPr>
      <w:r w:rsidDel="00000000" w:rsidR="00000000" w:rsidRPr="00000000">
        <w:rPr>
          <w:rtl w:val="0"/>
        </w:rPr>
        <w:br w:type="textWrapping"/>
        <w:br w:type="textWrapping"/>
      </w:r>
    </w:p>
    <w:p w:rsidR="00000000" w:rsidDel="00000000" w:rsidP="00000000" w:rsidRDefault="00000000" w:rsidRPr="00000000" w14:paraId="00000896">
      <w:pPr>
        <w:numPr>
          <w:ilvl w:val="0"/>
          <w:numId w:val="17"/>
        </w:numPr>
        <w:spacing w:after="480" w:before="0" w:beforeAutospacing="0" w:lineRule="auto"/>
        <w:ind w:left="720" w:hanging="360"/>
      </w:pPr>
      <w:r w:rsidDel="00000000" w:rsidR="00000000" w:rsidRPr="00000000">
        <w:rPr>
          <w:rtl w:val="0"/>
        </w:rPr>
        <w:br w:type="textWrapping"/>
        <w:br w:type="textWrapping"/>
      </w:r>
    </w:p>
    <w:p w:rsidR="00000000" w:rsidDel="00000000" w:rsidP="00000000" w:rsidRDefault="00000000" w:rsidRPr="00000000" w14:paraId="00000897">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8">
      <w:pPr>
        <w:pStyle w:val="Heading3"/>
        <w:keepNext w:val="0"/>
        <w:keepLines w:val="0"/>
        <w:ind w:left="0" w:firstLine="0"/>
        <w:rPr>
          <w:sz w:val="26"/>
          <w:szCs w:val="26"/>
        </w:rPr>
      </w:pPr>
      <w:bookmarkStart w:colFirst="0" w:colLast="0" w:name="_povc17fbqh9u" w:id="173"/>
      <w:bookmarkEnd w:id="173"/>
      <w:r w:rsidDel="00000000" w:rsidR="00000000" w:rsidRPr="00000000">
        <w:rPr>
          <w:sz w:val="26"/>
          <w:szCs w:val="26"/>
          <w:rtl w:val="0"/>
        </w:rPr>
        <w:t xml:space="preserve">🕰️ Time Horizon</w:t>
      </w:r>
    </w:p>
    <w:p w:rsidR="00000000" w:rsidDel="00000000" w:rsidP="00000000" w:rsidRDefault="00000000" w:rsidRPr="00000000" w14:paraId="00000899">
      <w:pPr>
        <w:numPr>
          <w:ilvl w:val="0"/>
          <w:numId w:val="57"/>
        </w:numPr>
        <w:spacing w:after="0" w:afterAutospacing="0" w:before="480" w:lineRule="auto"/>
        <w:ind w:left="720" w:hanging="360"/>
      </w:pPr>
      <w:r w:rsidDel="00000000" w:rsidR="00000000" w:rsidRPr="00000000">
        <w:rPr>
          <w:rtl w:val="0"/>
        </w:rPr>
        <w:t xml:space="preserve">Setup Phase: [e.g., 1-3 weeks]</w:t>
        <w:br w:type="textWrapping"/>
      </w:r>
    </w:p>
    <w:p w:rsidR="00000000" w:rsidDel="00000000" w:rsidP="00000000" w:rsidRDefault="00000000" w:rsidRPr="00000000" w14:paraId="0000089A">
      <w:pPr>
        <w:numPr>
          <w:ilvl w:val="0"/>
          <w:numId w:val="57"/>
        </w:numPr>
        <w:spacing w:after="0" w:afterAutospacing="0" w:before="0" w:beforeAutospacing="0" w:lineRule="auto"/>
        <w:ind w:left="720" w:hanging="360"/>
      </w:pPr>
      <w:r w:rsidDel="00000000" w:rsidR="00000000" w:rsidRPr="00000000">
        <w:rPr>
          <w:rtl w:val="0"/>
        </w:rPr>
        <w:t xml:space="preserve">Ongoing Support: [e.g., 5–10 hrs/week]</w:t>
        <w:br w:type="textWrapping"/>
      </w:r>
    </w:p>
    <w:p w:rsidR="00000000" w:rsidDel="00000000" w:rsidP="00000000" w:rsidRDefault="00000000" w:rsidRPr="00000000" w14:paraId="0000089B">
      <w:pPr>
        <w:numPr>
          <w:ilvl w:val="0"/>
          <w:numId w:val="57"/>
        </w:numPr>
        <w:spacing w:after="480" w:before="0" w:beforeAutospacing="0" w:lineRule="auto"/>
        <w:ind w:left="720" w:hanging="360"/>
      </w:pPr>
      <w:r w:rsidDel="00000000" w:rsidR="00000000" w:rsidRPr="00000000">
        <w:rPr>
          <w:rtl w:val="0"/>
        </w:rPr>
        <w:t xml:space="preserve">Growth Phase: [optional future expansion]</w:t>
        <w:br w:type="textWrapping"/>
      </w:r>
    </w:p>
    <w:p w:rsidR="00000000" w:rsidDel="00000000" w:rsidP="00000000" w:rsidRDefault="00000000" w:rsidRPr="00000000" w14:paraId="0000089C">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D">
      <w:pPr>
        <w:pStyle w:val="Heading3"/>
        <w:keepNext w:val="0"/>
        <w:keepLines w:val="0"/>
        <w:ind w:left="0" w:firstLine="0"/>
        <w:rPr>
          <w:sz w:val="26"/>
          <w:szCs w:val="26"/>
        </w:rPr>
      </w:pPr>
      <w:bookmarkStart w:colFirst="0" w:colLast="0" w:name="_encx0y5kgt59" w:id="174"/>
      <w:bookmarkEnd w:id="174"/>
      <w:r w:rsidDel="00000000" w:rsidR="00000000" w:rsidRPr="00000000">
        <w:rPr>
          <w:sz w:val="26"/>
          <w:szCs w:val="26"/>
          <w:rtl w:val="0"/>
        </w:rPr>
        <w:t xml:space="preserve">🧭 Values Alignment</w:t>
      </w:r>
    </w:p>
    <w:p w:rsidR="00000000" w:rsidDel="00000000" w:rsidP="00000000" w:rsidRDefault="00000000" w:rsidRPr="00000000" w14:paraId="0000089E">
      <w:pPr>
        <w:spacing w:after="240" w:before="240" w:lineRule="auto"/>
        <w:ind w:left="0" w:firstLine="0"/>
        <w:rPr/>
      </w:pPr>
      <w:r w:rsidDel="00000000" w:rsidR="00000000" w:rsidRPr="00000000">
        <w:rPr>
          <w:rtl w:val="0"/>
        </w:rPr>
        <w:t xml:space="preserve">This role requires alignment with:</w:t>
      </w:r>
    </w:p>
    <w:p w:rsidR="00000000" w:rsidDel="00000000" w:rsidP="00000000" w:rsidRDefault="00000000" w:rsidRPr="00000000" w14:paraId="0000089F">
      <w:pPr>
        <w:numPr>
          <w:ilvl w:val="0"/>
          <w:numId w:val="29"/>
        </w:numPr>
        <w:spacing w:after="0" w:afterAutospacing="0" w:before="480" w:lineRule="auto"/>
        <w:ind w:left="720" w:hanging="360"/>
      </w:pPr>
      <w:r w:rsidDel="00000000" w:rsidR="00000000" w:rsidRPr="00000000">
        <w:rPr>
          <w:rtl w:val="0"/>
        </w:rPr>
        <w:t xml:space="preserve">Regeneration over extraction</w:t>
        <w:br w:type="textWrapping"/>
      </w:r>
    </w:p>
    <w:p w:rsidR="00000000" w:rsidDel="00000000" w:rsidP="00000000" w:rsidRDefault="00000000" w:rsidRPr="00000000" w14:paraId="000008A0">
      <w:pPr>
        <w:numPr>
          <w:ilvl w:val="0"/>
          <w:numId w:val="29"/>
        </w:numPr>
        <w:spacing w:after="0" w:afterAutospacing="0" w:before="0" w:beforeAutospacing="0" w:lineRule="auto"/>
        <w:ind w:left="720" w:hanging="360"/>
      </w:pPr>
      <w:r w:rsidDel="00000000" w:rsidR="00000000" w:rsidRPr="00000000">
        <w:rPr>
          <w:rtl w:val="0"/>
        </w:rPr>
        <w:t xml:space="preserve">Trust-based systems</w:t>
        <w:br w:type="textWrapping"/>
      </w:r>
    </w:p>
    <w:p w:rsidR="00000000" w:rsidDel="00000000" w:rsidP="00000000" w:rsidRDefault="00000000" w:rsidRPr="00000000" w14:paraId="000008A1">
      <w:pPr>
        <w:numPr>
          <w:ilvl w:val="0"/>
          <w:numId w:val="29"/>
        </w:numPr>
        <w:spacing w:after="0" w:afterAutospacing="0" w:before="0" w:beforeAutospacing="0" w:lineRule="auto"/>
        <w:ind w:left="720" w:hanging="360"/>
      </w:pPr>
      <w:r w:rsidDel="00000000" w:rsidR="00000000" w:rsidRPr="00000000">
        <w:rPr>
          <w:rtl w:val="0"/>
        </w:rPr>
        <w:t xml:space="preserve">Bioregional thinking</w:t>
        <w:br w:type="textWrapping"/>
      </w:r>
    </w:p>
    <w:p w:rsidR="00000000" w:rsidDel="00000000" w:rsidP="00000000" w:rsidRDefault="00000000" w:rsidRPr="00000000" w14:paraId="000008A2">
      <w:pPr>
        <w:numPr>
          <w:ilvl w:val="0"/>
          <w:numId w:val="29"/>
        </w:numPr>
        <w:spacing w:after="0" w:afterAutospacing="0" w:before="0" w:beforeAutospacing="0" w:lineRule="auto"/>
        <w:ind w:left="720" w:hanging="360"/>
      </w:pPr>
      <w:r w:rsidDel="00000000" w:rsidR="00000000" w:rsidRPr="00000000">
        <w:rPr>
          <w:rtl w:val="0"/>
        </w:rPr>
        <w:t xml:space="preserve">Consent and data sovereignty</w:t>
        <w:br w:type="textWrapping"/>
      </w:r>
    </w:p>
    <w:p w:rsidR="00000000" w:rsidDel="00000000" w:rsidP="00000000" w:rsidRDefault="00000000" w:rsidRPr="00000000" w14:paraId="000008A3">
      <w:pPr>
        <w:numPr>
          <w:ilvl w:val="0"/>
          <w:numId w:val="29"/>
        </w:numPr>
        <w:spacing w:after="0" w:afterAutospacing="0" w:before="0" w:beforeAutospacing="0" w:lineRule="auto"/>
        <w:ind w:left="720" w:hanging="360"/>
      </w:pPr>
      <w:r w:rsidDel="00000000" w:rsidR="00000000" w:rsidRPr="00000000">
        <w:rPr>
          <w:rtl w:val="0"/>
        </w:rPr>
        <w:t xml:space="preserve">Collaborative governance</w:t>
        <w:br w:type="textWrapping"/>
      </w:r>
    </w:p>
    <w:p w:rsidR="00000000" w:rsidDel="00000000" w:rsidP="00000000" w:rsidRDefault="00000000" w:rsidRPr="00000000" w14:paraId="000008A4">
      <w:pPr>
        <w:numPr>
          <w:ilvl w:val="0"/>
          <w:numId w:val="29"/>
        </w:numPr>
        <w:spacing w:after="480" w:before="0" w:beforeAutospacing="0" w:lineRule="auto"/>
        <w:ind w:left="720" w:hanging="360"/>
      </w:pPr>
      <w:r w:rsidDel="00000000" w:rsidR="00000000" w:rsidRPr="00000000">
        <w:rPr>
          <w:rtl w:val="0"/>
        </w:rPr>
        <w:t xml:space="preserve">Emotional intelligence</w:t>
        <w:br w:type="textWrapping"/>
      </w:r>
    </w:p>
    <w:p w:rsidR="00000000" w:rsidDel="00000000" w:rsidP="00000000" w:rsidRDefault="00000000" w:rsidRPr="00000000" w14:paraId="000008A5">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6">
      <w:pPr>
        <w:pStyle w:val="Heading3"/>
        <w:keepNext w:val="0"/>
        <w:keepLines w:val="0"/>
        <w:ind w:left="0" w:firstLine="0"/>
        <w:rPr>
          <w:sz w:val="26"/>
          <w:szCs w:val="26"/>
        </w:rPr>
      </w:pPr>
      <w:bookmarkStart w:colFirst="0" w:colLast="0" w:name="_stnqsllzd7vj" w:id="175"/>
      <w:bookmarkEnd w:id="175"/>
      <w:r w:rsidDel="00000000" w:rsidR="00000000" w:rsidRPr="00000000">
        <w:rPr>
          <w:sz w:val="26"/>
          <w:szCs w:val="26"/>
          <w:rtl w:val="0"/>
        </w:rPr>
        <w:t xml:space="preserve">💸 Compensation Structure</w:t>
      </w:r>
    </w:p>
    <w:p w:rsidR="00000000" w:rsidDel="00000000" w:rsidP="00000000" w:rsidRDefault="00000000" w:rsidRPr="00000000" w14:paraId="000008A7">
      <w:pPr>
        <w:spacing w:after="240" w:before="240" w:lineRule="auto"/>
        <w:ind w:left="0" w:firstLine="0"/>
        <w:rPr/>
      </w:pPr>
      <w:r w:rsidDel="00000000" w:rsidR="00000000" w:rsidRPr="00000000">
        <w:rPr>
          <w:rtl w:val="0"/>
        </w:rPr>
        <w:t xml:space="preserve">We invite you to propose:</w:t>
      </w:r>
    </w:p>
    <w:p w:rsidR="00000000" w:rsidDel="00000000" w:rsidP="00000000" w:rsidRDefault="00000000" w:rsidRPr="00000000" w14:paraId="000008A8">
      <w:pPr>
        <w:numPr>
          <w:ilvl w:val="0"/>
          <w:numId w:val="267"/>
        </w:numPr>
        <w:spacing w:after="0" w:afterAutospacing="0" w:before="720" w:lineRule="auto"/>
        <w:ind w:left="720" w:hanging="360"/>
      </w:pPr>
      <w:r w:rsidDel="00000000" w:rsidR="00000000" w:rsidRPr="00000000">
        <w:rPr>
          <w:rtl w:val="0"/>
        </w:rPr>
        <w:t xml:space="preserve">Your preferred compensation model:</w:t>
        <w:br w:type="textWrapping"/>
      </w:r>
    </w:p>
    <w:p w:rsidR="00000000" w:rsidDel="00000000" w:rsidP="00000000" w:rsidRDefault="00000000" w:rsidRPr="00000000" w14:paraId="000008A9">
      <w:pPr>
        <w:numPr>
          <w:ilvl w:val="1"/>
          <w:numId w:val="267"/>
        </w:numPr>
        <w:spacing w:after="0" w:afterAutospacing="0" w:before="0" w:beforeAutospacing="0" w:lineRule="auto"/>
        <w:ind w:left="1440" w:hanging="360"/>
      </w:pPr>
      <w:r w:rsidDel="00000000" w:rsidR="00000000" w:rsidRPr="00000000">
        <w:rPr>
          <w:rtl w:val="0"/>
        </w:rPr>
        <w:t xml:space="preserve">Hourly (with projected hours to be spent and re-evaluated if needed) </w:t>
        <w:br w:type="textWrapping"/>
      </w:r>
    </w:p>
    <w:p w:rsidR="00000000" w:rsidDel="00000000" w:rsidP="00000000" w:rsidRDefault="00000000" w:rsidRPr="00000000" w14:paraId="000008AA">
      <w:pPr>
        <w:numPr>
          <w:ilvl w:val="1"/>
          <w:numId w:val="267"/>
        </w:numPr>
        <w:spacing w:after="0" w:afterAutospacing="0" w:before="0" w:beforeAutospacing="0" w:lineRule="auto"/>
        <w:ind w:left="1440" w:hanging="360"/>
      </w:pPr>
      <w:r w:rsidDel="00000000" w:rsidR="00000000" w:rsidRPr="00000000">
        <w:rPr>
          <w:rtl w:val="0"/>
        </w:rPr>
        <w:t xml:space="preserve">Project-based</w:t>
        <w:br w:type="textWrapping"/>
      </w:r>
    </w:p>
    <w:p w:rsidR="00000000" w:rsidDel="00000000" w:rsidP="00000000" w:rsidRDefault="00000000" w:rsidRPr="00000000" w14:paraId="000008AB">
      <w:pPr>
        <w:numPr>
          <w:ilvl w:val="1"/>
          <w:numId w:val="267"/>
        </w:numPr>
        <w:spacing w:after="0" w:afterAutospacing="0" w:before="0" w:beforeAutospacing="0" w:lineRule="auto"/>
        <w:ind w:left="1440" w:hanging="360"/>
      </w:pPr>
      <w:r w:rsidDel="00000000" w:rsidR="00000000" w:rsidRPr="00000000">
        <w:rPr>
          <w:rtl w:val="0"/>
        </w:rPr>
        <w:t xml:space="preserve">Monthly retainer</w:t>
        <w:br w:type="textWrapping"/>
      </w:r>
    </w:p>
    <w:p w:rsidR="00000000" w:rsidDel="00000000" w:rsidP="00000000" w:rsidRDefault="00000000" w:rsidRPr="00000000" w14:paraId="000008AC">
      <w:pPr>
        <w:numPr>
          <w:ilvl w:val="0"/>
          <w:numId w:val="267"/>
        </w:numPr>
        <w:spacing w:after="0" w:afterAutospacing="0" w:before="0" w:beforeAutospacing="0" w:lineRule="auto"/>
        <w:ind w:left="720" w:hanging="360"/>
      </w:pPr>
      <w:r w:rsidDel="00000000" w:rsidR="00000000" w:rsidRPr="00000000">
        <w:rPr>
          <w:rtl w:val="0"/>
        </w:rPr>
        <w:t xml:space="preserve">Your funding needs for:</w:t>
        <w:br w:type="textWrapping"/>
      </w:r>
    </w:p>
    <w:p w:rsidR="00000000" w:rsidDel="00000000" w:rsidP="00000000" w:rsidRDefault="00000000" w:rsidRPr="00000000" w14:paraId="000008AD">
      <w:pPr>
        <w:numPr>
          <w:ilvl w:val="1"/>
          <w:numId w:val="267"/>
        </w:numPr>
        <w:spacing w:after="0" w:afterAutospacing="0" w:before="0" w:beforeAutospacing="0" w:lineRule="auto"/>
        <w:ind w:left="1440" w:hanging="360"/>
      </w:pPr>
      <w:r w:rsidDel="00000000" w:rsidR="00000000" w:rsidRPr="00000000">
        <w:rPr>
          <w:rtl w:val="0"/>
        </w:rPr>
        <w:t xml:space="preserve">Setup phase</w:t>
        <w:br w:type="textWrapping"/>
      </w:r>
    </w:p>
    <w:p w:rsidR="00000000" w:rsidDel="00000000" w:rsidP="00000000" w:rsidRDefault="00000000" w:rsidRPr="00000000" w14:paraId="000008AE">
      <w:pPr>
        <w:numPr>
          <w:ilvl w:val="1"/>
          <w:numId w:val="267"/>
        </w:numPr>
        <w:spacing w:after="0" w:afterAutospacing="0" w:before="0" w:beforeAutospacing="0" w:lineRule="auto"/>
        <w:ind w:left="1440" w:hanging="360"/>
      </w:pPr>
      <w:r w:rsidDel="00000000" w:rsidR="00000000" w:rsidRPr="00000000">
        <w:rPr>
          <w:rtl w:val="0"/>
        </w:rPr>
        <w:t xml:space="preserve">Ongoing support</w:t>
        <w:br w:type="textWrapping"/>
      </w:r>
    </w:p>
    <w:p w:rsidR="00000000" w:rsidDel="00000000" w:rsidP="00000000" w:rsidRDefault="00000000" w:rsidRPr="00000000" w14:paraId="000008AF">
      <w:pPr>
        <w:numPr>
          <w:ilvl w:val="0"/>
          <w:numId w:val="267"/>
        </w:numPr>
        <w:spacing w:after="0" w:afterAutospacing="0" w:before="0" w:beforeAutospacing="0" w:lineRule="auto"/>
        <w:ind w:left="720" w:hanging="360"/>
      </w:pPr>
      <w:r w:rsidDel="00000000" w:rsidR="00000000" w:rsidRPr="00000000">
        <w:rPr>
          <w:rtl w:val="0"/>
        </w:rPr>
        <w:t xml:space="preserve">Any alternative structures:</w:t>
        <w:br w:type="textWrapping"/>
      </w:r>
    </w:p>
    <w:p w:rsidR="00000000" w:rsidDel="00000000" w:rsidP="00000000" w:rsidRDefault="00000000" w:rsidRPr="00000000" w14:paraId="000008B0">
      <w:pPr>
        <w:numPr>
          <w:ilvl w:val="1"/>
          <w:numId w:val="267"/>
        </w:numPr>
        <w:spacing w:after="0" w:afterAutospacing="0" w:before="0" w:beforeAutospacing="0" w:lineRule="auto"/>
        <w:ind w:left="1440" w:hanging="360"/>
      </w:pPr>
      <w:r w:rsidDel="00000000" w:rsidR="00000000" w:rsidRPr="00000000">
        <w:rPr>
          <w:rtl w:val="0"/>
        </w:rPr>
        <w:t xml:space="preserve">Sliding scale</w:t>
        <w:br w:type="textWrapping"/>
      </w:r>
    </w:p>
    <w:p w:rsidR="00000000" w:rsidDel="00000000" w:rsidP="00000000" w:rsidRDefault="00000000" w:rsidRPr="00000000" w14:paraId="000008B1">
      <w:pPr>
        <w:numPr>
          <w:ilvl w:val="1"/>
          <w:numId w:val="267"/>
        </w:numPr>
        <w:spacing w:after="0" w:afterAutospacing="0" w:before="0" w:beforeAutospacing="0" w:lineRule="auto"/>
        <w:ind w:left="1440" w:hanging="360"/>
      </w:pPr>
      <w:r w:rsidDel="00000000" w:rsidR="00000000" w:rsidRPr="00000000">
        <w:rPr>
          <w:rtl w:val="0"/>
        </w:rPr>
        <w:t xml:space="preserve">Phased compensation</w:t>
        <w:br w:type="textWrapping"/>
      </w:r>
    </w:p>
    <w:p w:rsidR="00000000" w:rsidDel="00000000" w:rsidP="00000000" w:rsidRDefault="00000000" w:rsidRPr="00000000" w14:paraId="000008B2">
      <w:pPr>
        <w:numPr>
          <w:ilvl w:val="1"/>
          <w:numId w:val="267"/>
        </w:numPr>
        <w:spacing w:after="720" w:before="0" w:beforeAutospacing="0" w:lineRule="auto"/>
        <w:ind w:left="1440" w:hanging="360"/>
      </w:pPr>
      <w:r w:rsidDel="00000000" w:rsidR="00000000" w:rsidRPr="00000000">
        <w:rPr>
          <w:rtl w:val="0"/>
        </w:rPr>
        <w:t xml:space="preserve">Equity-like contribution models (non-legal)</w:t>
        <w:br w:type="textWrapping"/>
      </w:r>
    </w:p>
    <w:p w:rsidR="00000000" w:rsidDel="00000000" w:rsidP="00000000" w:rsidRDefault="00000000" w:rsidRPr="00000000" w14:paraId="000008B3">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4">
      <w:pPr>
        <w:pStyle w:val="Heading3"/>
        <w:keepNext w:val="0"/>
        <w:keepLines w:val="0"/>
        <w:ind w:left="0" w:firstLine="0"/>
        <w:rPr>
          <w:sz w:val="26"/>
          <w:szCs w:val="26"/>
        </w:rPr>
      </w:pPr>
      <w:bookmarkStart w:colFirst="0" w:colLast="0" w:name="_uaem7yeivat" w:id="176"/>
      <w:bookmarkEnd w:id="176"/>
      <w:r w:rsidDel="00000000" w:rsidR="00000000" w:rsidRPr="00000000">
        <w:rPr>
          <w:sz w:val="26"/>
          <w:szCs w:val="26"/>
          <w:rtl w:val="0"/>
        </w:rPr>
        <w:t xml:space="preserve">📩 What to Submit</w:t>
      </w:r>
    </w:p>
    <w:p w:rsidR="00000000" w:rsidDel="00000000" w:rsidP="00000000" w:rsidRDefault="00000000" w:rsidRPr="00000000" w14:paraId="000008B5">
      <w:pPr>
        <w:spacing w:after="240" w:before="240" w:lineRule="auto"/>
        <w:ind w:left="0" w:firstLine="0"/>
        <w:rPr/>
      </w:pPr>
      <w:r w:rsidDel="00000000" w:rsidR="00000000" w:rsidRPr="00000000">
        <w:rPr>
          <w:rtl w:val="0"/>
        </w:rPr>
        <w:t xml:space="preserve">Please send a short proposal including:</w:t>
      </w:r>
    </w:p>
    <w:p w:rsidR="00000000" w:rsidDel="00000000" w:rsidP="00000000" w:rsidRDefault="00000000" w:rsidRPr="00000000" w14:paraId="000008B6">
      <w:pPr>
        <w:numPr>
          <w:ilvl w:val="0"/>
          <w:numId w:val="253"/>
        </w:numPr>
        <w:spacing w:after="0" w:afterAutospacing="0" w:before="480" w:lineRule="auto"/>
        <w:ind w:left="720" w:hanging="360"/>
      </w:pPr>
      <w:r w:rsidDel="00000000" w:rsidR="00000000" w:rsidRPr="00000000">
        <w:rPr>
          <w:rtl w:val="0"/>
        </w:rPr>
        <w:t xml:space="preserve">A brief bio (1–2 paragraphs)</w:t>
        <w:br w:type="textWrapping"/>
      </w:r>
    </w:p>
    <w:p w:rsidR="00000000" w:rsidDel="00000000" w:rsidP="00000000" w:rsidRDefault="00000000" w:rsidRPr="00000000" w14:paraId="000008B7">
      <w:pPr>
        <w:numPr>
          <w:ilvl w:val="0"/>
          <w:numId w:val="253"/>
        </w:numPr>
        <w:spacing w:after="0" w:afterAutospacing="0" w:before="0" w:beforeAutospacing="0" w:lineRule="auto"/>
        <w:ind w:left="720" w:hanging="360"/>
      </w:pPr>
      <w:r w:rsidDel="00000000" w:rsidR="00000000" w:rsidRPr="00000000">
        <w:rPr>
          <w:rtl w:val="0"/>
        </w:rPr>
        <w:t xml:space="preserve">Relevant experience or portfolio</w:t>
        <w:br w:type="textWrapping"/>
      </w:r>
    </w:p>
    <w:p w:rsidR="00000000" w:rsidDel="00000000" w:rsidP="00000000" w:rsidRDefault="00000000" w:rsidRPr="00000000" w14:paraId="000008B8">
      <w:pPr>
        <w:numPr>
          <w:ilvl w:val="0"/>
          <w:numId w:val="253"/>
        </w:numPr>
        <w:spacing w:after="0" w:afterAutospacing="0" w:before="0" w:beforeAutospacing="0" w:lineRule="auto"/>
        <w:ind w:left="720" w:hanging="360"/>
      </w:pPr>
      <w:r w:rsidDel="00000000" w:rsidR="00000000" w:rsidRPr="00000000">
        <w:rPr>
          <w:rtl w:val="0"/>
        </w:rPr>
        <w:t xml:space="preserve">Why you feel called to this role</w:t>
        <w:br w:type="textWrapping"/>
      </w:r>
    </w:p>
    <w:p w:rsidR="00000000" w:rsidDel="00000000" w:rsidP="00000000" w:rsidRDefault="00000000" w:rsidRPr="00000000" w14:paraId="000008B9">
      <w:pPr>
        <w:numPr>
          <w:ilvl w:val="0"/>
          <w:numId w:val="253"/>
        </w:numPr>
        <w:spacing w:after="0" w:afterAutospacing="0" w:before="0" w:beforeAutospacing="0" w:lineRule="auto"/>
        <w:ind w:left="720" w:hanging="360"/>
      </w:pPr>
      <w:r w:rsidDel="00000000" w:rsidR="00000000" w:rsidRPr="00000000">
        <w:rPr>
          <w:rtl w:val="0"/>
        </w:rPr>
        <w:t xml:space="preserve">Your proposed scope of work</w:t>
        <w:br w:type="textWrapping"/>
      </w:r>
    </w:p>
    <w:p w:rsidR="00000000" w:rsidDel="00000000" w:rsidP="00000000" w:rsidRDefault="00000000" w:rsidRPr="00000000" w14:paraId="000008BA">
      <w:pPr>
        <w:numPr>
          <w:ilvl w:val="0"/>
          <w:numId w:val="253"/>
        </w:numPr>
        <w:spacing w:after="0" w:afterAutospacing="0" w:before="0" w:beforeAutospacing="0" w:lineRule="auto"/>
        <w:ind w:left="720" w:hanging="360"/>
      </w:pPr>
      <w:r w:rsidDel="00000000" w:rsidR="00000000" w:rsidRPr="00000000">
        <w:rPr>
          <w:rtl w:val="0"/>
        </w:rPr>
        <w:t xml:space="preserve">Your timeline</w:t>
        <w:br w:type="textWrapping"/>
      </w:r>
    </w:p>
    <w:p w:rsidR="00000000" w:rsidDel="00000000" w:rsidP="00000000" w:rsidRDefault="00000000" w:rsidRPr="00000000" w14:paraId="000008BB">
      <w:pPr>
        <w:numPr>
          <w:ilvl w:val="0"/>
          <w:numId w:val="253"/>
        </w:numPr>
        <w:spacing w:after="0" w:afterAutospacing="0" w:before="0" w:beforeAutospacing="0" w:lineRule="auto"/>
        <w:ind w:left="720" w:hanging="360"/>
      </w:pPr>
      <w:r w:rsidDel="00000000" w:rsidR="00000000" w:rsidRPr="00000000">
        <w:rPr>
          <w:rtl w:val="0"/>
        </w:rPr>
        <w:t xml:space="preserve">Your funding ask (setup + monthly)</w:t>
        <w:br w:type="textWrapping"/>
      </w:r>
    </w:p>
    <w:p w:rsidR="00000000" w:rsidDel="00000000" w:rsidP="00000000" w:rsidRDefault="00000000" w:rsidRPr="00000000" w14:paraId="000008BC">
      <w:pPr>
        <w:numPr>
          <w:ilvl w:val="0"/>
          <w:numId w:val="253"/>
        </w:numPr>
        <w:spacing w:after="0" w:afterAutospacing="0" w:before="0" w:beforeAutospacing="0" w:lineRule="auto"/>
        <w:ind w:left="720" w:hanging="360"/>
      </w:pPr>
      <w:r w:rsidDel="00000000" w:rsidR="00000000" w:rsidRPr="00000000">
        <w:rPr>
          <w:rtl w:val="0"/>
        </w:rPr>
        <w:t xml:space="preserve">Tools you are fluent in</w:t>
        <w:br w:type="textWrapping"/>
      </w:r>
    </w:p>
    <w:p w:rsidR="00000000" w:rsidDel="00000000" w:rsidP="00000000" w:rsidRDefault="00000000" w:rsidRPr="00000000" w14:paraId="000008BD">
      <w:pPr>
        <w:numPr>
          <w:ilvl w:val="0"/>
          <w:numId w:val="253"/>
        </w:numPr>
        <w:spacing w:after="0" w:afterAutospacing="0" w:before="0" w:beforeAutospacing="0" w:lineRule="auto"/>
        <w:ind w:left="720" w:hanging="360"/>
      </w:pPr>
      <w:r w:rsidDel="00000000" w:rsidR="00000000" w:rsidRPr="00000000">
        <w:rPr>
          <w:rtl w:val="0"/>
        </w:rPr>
        <w:t xml:space="preserve">Boundaries (what you will not do)</w:t>
        <w:br w:type="textWrapping"/>
      </w:r>
    </w:p>
    <w:p w:rsidR="00000000" w:rsidDel="00000000" w:rsidP="00000000" w:rsidRDefault="00000000" w:rsidRPr="00000000" w14:paraId="000008BE">
      <w:pPr>
        <w:numPr>
          <w:ilvl w:val="0"/>
          <w:numId w:val="253"/>
        </w:numPr>
        <w:spacing w:after="0" w:afterAutospacing="0" w:before="0" w:beforeAutospacing="0" w:lineRule="auto"/>
        <w:ind w:left="720" w:hanging="360"/>
      </w:pPr>
      <w:r w:rsidDel="00000000" w:rsidR="00000000" w:rsidRPr="00000000">
        <w:rPr>
          <w:rtl w:val="0"/>
        </w:rPr>
        <w:t xml:space="preserve">How you’d like this role to evolve</w:t>
        <w:br w:type="textWrapping"/>
      </w:r>
    </w:p>
    <w:p w:rsidR="00000000" w:rsidDel="00000000" w:rsidP="00000000" w:rsidRDefault="00000000" w:rsidRPr="00000000" w14:paraId="000008BF">
      <w:pPr>
        <w:numPr>
          <w:ilvl w:val="0"/>
          <w:numId w:val="253"/>
        </w:numPr>
        <w:spacing w:after="480" w:before="0" w:beforeAutospacing="0" w:lineRule="auto"/>
        <w:ind w:left="720" w:hanging="360"/>
      </w:pPr>
      <w:r w:rsidDel="00000000" w:rsidR="00000000" w:rsidRPr="00000000">
        <w:rPr>
          <w:rtl w:val="0"/>
        </w:rPr>
        <w:t xml:space="preserve">Any questions or curiosities you have</w:t>
        <w:br w:type="textWrapping"/>
      </w:r>
    </w:p>
    <w:p w:rsidR="00000000" w:rsidDel="00000000" w:rsidP="00000000" w:rsidRDefault="00000000" w:rsidRPr="00000000" w14:paraId="000008C0">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1">
      <w:pPr>
        <w:pStyle w:val="Heading3"/>
        <w:keepNext w:val="0"/>
        <w:keepLines w:val="0"/>
        <w:ind w:left="0" w:firstLine="0"/>
        <w:rPr>
          <w:sz w:val="26"/>
          <w:szCs w:val="26"/>
        </w:rPr>
      </w:pPr>
      <w:bookmarkStart w:colFirst="0" w:colLast="0" w:name="_t3qovxlhpq88" w:id="177"/>
      <w:bookmarkEnd w:id="177"/>
      <w:r w:rsidDel="00000000" w:rsidR="00000000" w:rsidRPr="00000000">
        <w:rPr>
          <w:sz w:val="26"/>
          <w:szCs w:val="26"/>
          <w:rtl w:val="0"/>
        </w:rPr>
        <w:t xml:space="preserve">🤝 Our Commitment</w:t>
      </w:r>
    </w:p>
    <w:p w:rsidR="00000000" w:rsidDel="00000000" w:rsidP="00000000" w:rsidRDefault="00000000" w:rsidRPr="00000000" w14:paraId="000008C2">
      <w:pPr>
        <w:spacing w:after="240" w:before="240" w:lineRule="auto"/>
        <w:ind w:left="0" w:firstLine="0"/>
        <w:rPr/>
      </w:pPr>
      <w:r w:rsidDel="00000000" w:rsidR="00000000" w:rsidRPr="00000000">
        <w:rPr>
          <w:rtl w:val="0"/>
        </w:rPr>
        <w:t xml:space="preserve">We commit to:</w:t>
      </w:r>
    </w:p>
    <w:p w:rsidR="00000000" w:rsidDel="00000000" w:rsidP="00000000" w:rsidRDefault="00000000" w:rsidRPr="00000000" w14:paraId="000008C3">
      <w:pPr>
        <w:numPr>
          <w:ilvl w:val="0"/>
          <w:numId w:val="30"/>
        </w:numPr>
        <w:spacing w:after="0" w:afterAutospacing="0" w:before="480" w:lineRule="auto"/>
        <w:ind w:left="720" w:hanging="360"/>
      </w:pPr>
      <w:r w:rsidDel="00000000" w:rsidR="00000000" w:rsidRPr="00000000">
        <w:rPr>
          <w:rtl w:val="0"/>
        </w:rPr>
        <w:t xml:space="preserve">Transparent communication</w:t>
        <w:br w:type="textWrapping"/>
      </w:r>
    </w:p>
    <w:p w:rsidR="00000000" w:rsidDel="00000000" w:rsidP="00000000" w:rsidRDefault="00000000" w:rsidRPr="00000000" w14:paraId="000008C4">
      <w:pPr>
        <w:numPr>
          <w:ilvl w:val="0"/>
          <w:numId w:val="30"/>
        </w:numPr>
        <w:spacing w:after="0" w:afterAutospacing="0" w:before="0" w:beforeAutospacing="0" w:lineRule="auto"/>
        <w:ind w:left="720" w:hanging="360"/>
      </w:pPr>
      <w:r w:rsidDel="00000000" w:rsidR="00000000" w:rsidRPr="00000000">
        <w:rPr>
          <w:rtl w:val="0"/>
        </w:rPr>
        <w:t xml:space="preserve">Respect for your time and boundaries</w:t>
        <w:br w:type="textWrapping"/>
      </w:r>
    </w:p>
    <w:p w:rsidR="00000000" w:rsidDel="00000000" w:rsidP="00000000" w:rsidRDefault="00000000" w:rsidRPr="00000000" w14:paraId="000008C5">
      <w:pPr>
        <w:numPr>
          <w:ilvl w:val="0"/>
          <w:numId w:val="30"/>
        </w:numPr>
        <w:spacing w:after="0" w:afterAutospacing="0" w:before="0" w:beforeAutospacing="0" w:lineRule="auto"/>
        <w:ind w:left="720" w:hanging="360"/>
      </w:pPr>
      <w:r w:rsidDel="00000000" w:rsidR="00000000" w:rsidRPr="00000000">
        <w:rPr>
          <w:rtl w:val="0"/>
        </w:rPr>
        <w:t xml:space="preserve">Ethical data practices</w:t>
        <w:br w:type="textWrapping"/>
      </w:r>
    </w:p>
    <w:p w:rsidR="00000000" w:rsidDel="00000000" w:rsidP="00000000" w:rsidRDefault="00000000" w:rsidRPr="00000000" w14:paraId="000008C6">
      <w:pPr>
        <w:numPr>
          <w:ilvl w:val="0"/>
          <w:numId w:val="30"/>
        </w:numPr>
        <w:spacing w:after="0" w:afterAutospacing="0" w:before="0" w:beforeAutospacing="0" w:lineRule="auto"/>
        <w:ind w:left="720" w:hanging="360"/>
      </w:pPr>
      <w:r w:rsidDel="00000000" w:rsidR="00000000" w:rsidRPr="00000000">
        <w:rPr>
          <w:rtl w:val="0"/>
        </w:rPr>
        <w:t xml:space="preserve">Fair compensation within our funding capacity</w:t>
        <w:br w:type="textWrapping"/>
      </w:r>
    </w:p>
    <w:p w:rsidR="00000000" w:rsidDel="00000000" w:rsidP="00000000" w:rsidRDefault="00000000" w:rsidRPr="00000000" w14:paraId="000008C7">
      <w:pPr>
        <w:numPr>
          <w:ilvl w:val="0"/>
          <w:numId w:val="30"/>
        </w:numPr>
        <w:spacing w:after="480" w:before="0" w:beforeAutospacing="0" w:lineRule="auto"/>
        <w:ind w:left="720" w:hanging="360"/>
      </w:pPr>
      <w:r w:rsidDel="00000000" w:rsidR="00000000" w:rsidRPr="00000000">
        <w:rPr>
          <w:rtl w:val="0"/>
        </w:rPr>
        <w:t xml:space="preserve">Co-creation and mutual learning</w:t>
        <w:br w:type="textWrapping"/>
      </w:r>
    </w:p>
    <w:p w:rsidR="00000000" w:rsidDel="00000000" w:rsidP="00000000" w:rsidRDefault="00000000" w:rsidRPr="00000000" w14:paraId="000008C8">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9">
      <w:pPr>
        <w:pStyle w:val="Heading2"/>
        <w:keepNext w:val="0"/>
        <w:keepLines w:val="0"/>
        <w:ind w:left="0" w:firstLine="0"/>
        <w:rPr>
          <w:sz w:val="34"/>
          <w:szCs w:val="34"/>
        </w:rPr>
      </w:pPr>
      <w:bookmarkStart w:colFirst="0" w:colLast="0" w:name="_pkll1pla1cdt" w:id="178"/>
      <w:bookmarkEnd w:id="178"/>
      <w:r w:rsidDel="00000000" w:rsidR="00000000" w:rsidRPr="00000000">
        <w:rPr>
          <w:sz w:val="34"/>
          <w:szCs w:val="34"/>
          <w:rtl w:val="0"/>
        </w:rPr>
        <w:t xml:space="preserve">PART 2 — ROLE-SPECIFIC RFP VARIANTS</w:t>
      </w:r>
    </w:p>
    <w:p w:rsidR="00000000" w:rsidDel="00000000" w:rsidP="00000000" w:rsidRDefault="00000000" w:rsidRPr="00000000" w14:paraId="000008CA">
      <w:pPr>
        <w:spacing w:after="240" w:before="240" w:lineRule="auto"/>
        <w:ind w:left="0" w:firstLine="0"/>
        <w:rPr/>
      </w:pPr>
      <w:r w:rsidDel="00000000" w:rsidR="00000000" w:rsidRPr="00000000">
        <w:rPr>
          <w:rtl w:val="0"/>
        </w:rPr>
        <w:t xml:space="preserve">Below are plug-and-play role sections to drop into the Universal Template.</w:t>
      </w:r>
    </w:p>
    <w:p w:rsidR="00000000" w:rsidDel="00000000" w:rsidP="00000000" w:rsidRDefault="00000000" w:rsidRPr="00000000" w14:paraId="000008CB">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C">
      <w:pPr>
        <w:pStyle w:val="Heading2"/>
        <w:keepNext w:val="0"/>
        <w:keepLines w:val="0"/>
        <w:ind w:left="0" w:firstLine="0"/>
        <w:rPr>
          <w:sz w:val="34"/>
          <w:szCs w:val="34"/>
        </w:rPr>
      </w:pPr>
      <w:bookmarkStart w:colFirst="0" w:colLast="0" w:name="_5557pdgxcbqb" w:id="179"/>
      <w:bookmarkEnd w:id="179"/>
      <w:r w:rsidDel="00000000" w:rsidR="00000000" w:rsidRPr="00000000">
        <w:rPr>
          <w:sz w:val="34"/>
          <w:szCs w:val="34"/>
          <w:rtl w:val="0"/>
        </w:rPr>
        <w:t xml:space="preserve">1) TECH ARCHITECT / SYSTEMS INTEGRATOR</w:t>
      </w:r>
    </w:p>
    <w:p w:rsidR="00000000" w:rsidDel="00000000" w:rsidP="00000000" w:rsidRDefault="00000000" w:rsidRPr="00000000" w14:paraId="000008CD">
      <w:pPr>
        <w:spacing w:after="240" w:before="240" w:lineRule="auto"/>
        <w:ind w:left="0" w:firstLine="0"/>
        <w:rPr/>
      </w:pPr>
      <w:r w:rsidDel="00000000" w:rsidR="00000000" w:rsidRPr="00000000">
        <w:rPr>
          <w:rtl w:val="0"/>
        </w:rPr>
        <w:t xml:space="preserve">Core Responsibilities</w:t>
      </w:r>
    </w:p>
    <w:p w:rsidR="00000000" w:rsidDel="00000000" w:rsidP="00000000" w:rsidRDefault="00000000" w:rsidRPr="00000000" w14:paraId="000008CE">
      <w:pPr>
        <w:numPr>
          <w:ilvl w:val="0"/>
          <w:numId w:val="22"/>
        </w:numPr>
        <w:spacing w:after="0" w:afterAutospacing="0" w:before="480" w:lineRule="auto"/>
        <w:ind w:left="720" w:hanging="360"/>
      </w:pPr>
      <w:r w:rsidDel="00000000" w:rsidR="00000000" w:rsidRPr="00000000">
        <w:rPr>
          <w:rtl w:val="0"/>
        </w:rPr>
        <w:t xml:space="preserve">Design and implement the full tech stack</w:t>
        <w:br w:type="textWrapping"/>
      </w:r>
    </w:p>
    <w:p w:rsidR="00000000" w:rsidDel="00000000" w:rsidP="00000000" w:rsidRDefault="00000000" w:rsidRPr="00000000" w14:paraId="000008CF">
      <w:pPr>
        <w:numPr>
          <w:ilvl w:val="0"/>
          <w:numId w:val="22"/>
        </w:numPr>
        <w:spacing w:after="0" w:afterAutospacing="0" w:before="0" w:beforeAutospacing="0" w:lineRule="auto"/>
        <w:ind w:left="720" w:hanging="360"/>
      </w:pPr>
      <w:r w:rsidDel="00000000" w:rsidR="00000000" w:rsidRPr="00000000">
        <w:rPr>
          <w:rtl w:val="0"/>
        </w:rPr>
        <w:t xml:space="preserve">Configure live room platforms</w:t>
        <w:br w:type="textWrapping"/>
      </w:r>
    </w:p>
    <w:p w:rsidR="00000000" w:rsidDel="00000000" w:rsidP="00000000" w:rsidRDefault="00000000" w:rsidRPr="00000000" w14:paraId="000008D0">
      <w:pPr>
        <w:numPr>
          <w:ilvl w:val="0"/>
          <w:numId w:val="22"/>
        </w:numPr>
        <w:spacing w:after="0" w:afterAutospacing="0" w:before="0" w:beforeAutospacing="0" w:lineRule="auto"/>
        <w:ind w:left="720" w:hanging="360"/>
      </w:pPr>
      <w:r w:rsidDel="00000000" w:rsidR="00000000" w:rsidRPr="00000000">
        <w:rPr>
          <w:rtl w:val="0"/>
        </w:rPr>
        <w:t xml:space="preserve">Build registration + intake flows</w:t>
        <w:br w:type="textWrapping"/>
      </w:r>
    </w:p>
    <w:p w:rsidR="00000000" w:rsidDel="00000000" w:rsidP="00000000" w:rsidRDefault="00000000" w:rsidRPr="00000000" w14:paraId="000008D1">
      <w:pPr>
        <w:numPr>
          <w:ilvl w:val="0"/>
          <w:numId w:val="22"/>
        </w:numPr>
        <w:spacing w:after="0" w:afterAutospacing="0" w:before="0" w:beforeAutospacing="0" w:lineRule="auto"/>
        <w:ind w:left="720" w:hanging="360"/>
      </w:pPr>
      <w:r w:rsidDel="00000000" w:rsidR="00000000" w:rsidRPr="00000000">
        <w:rPr>
          <w:rtl w:val="0"/>
        </w:rPr>
        <w:t xml:space="preserve">Connect automations</w:t>
        <w:br w:type="textWrapping"/>
      </w:r>
    </w:p>
    <w:p w:rsidR="00000000" w:rsidDel="00000000" w:rsidP="00000000" w:rsidRDefault="00000000" w:rsidRPr="00000000" w14:paraId="000008D2">
      <w:pPr>
        <w:numPr>
          <w:ilvl w:val="0"/>
          <w:numId w:val="22"/>
        </w:numPr>
        <w:spacing w:after="0" w:afterAutospacing="0" w:before="0" w:beforeAutospacing="0" w:lineRule="auto"/>
        <w:ind w:left="720" w:hanging="360"/>
      </w:pPr>
      <w:r w:rsidDel="00000000" w:rsidR="00000000" w:rsidRPr="00000000">
        <w:rPr>
          <w:rtl w:val="0"/>
        </w:rPr>
        <w:t xml:space="preserve">Set up backend databases</w:t>
        <w:br w:type="textWrapping"/>
      </w:r>
    </w:p>
    <w:p w:rsidR="00000000" w:rsidDel="00000000" w:rsidP="00000000" w:rsidRDefault="00000000" w:rsidRPr="00000000" w14:paraId="000008D3">
      <w:pPr>
        <w:numPr>
          <w:ilvl w:val="0"/>
          <w:numId w:val="22"/>
        </w:numPr>
        <w:spacing w:after="0" w:afterAutospacing="0" w:before="0" w:beforeAutospacing="0" w:lineRule="auto"/>
        <w:ind w:left="720" w:hanging="360"/>
      </w:pPr>
      <w:r w:rsidDel="00000000" w:rsidR="00000000" w:rsidRPr="00000000">
        <w:rPr>
          <w:rtl w:val="0"/>
        </w:rPr>
        <w:t xml:space="preserve">Embed public views into Notion</w:t>
        <w:br w:type="textWrapping"/>
      </w:r>
    </w:p>
    <w:p w:rsidR="00000000" w:rsidDel="00000000" w:rsidP="00000000" w:rsidRDefault="00000000" w:rsidRPr="00000000" w14:paraId="000008D4">
      <w:pPr>
        <w:numPr>
          <w:ilvl w:val="0"/>
          <w:numId w:val="22"/>
        </w:numPr>
        <w:spacing w:after="0" w:afterAutospacing="0" w:before="0" w:beforeAutospacing="0" w:lineRule="auto"/>
        <w:ind w:left="720" w:hanging="360"/>
      </w:pPr>
      <w:r w:rsidDel="00000000" w:rsidR="00000000" w:rsidRPr="00000000">
        <w:rPr>
          <w:rtl w:val="0"/>
        </w:rPr>
        <w:t xml:space="preserve">Document system architecture</w:t>
        <w:br w:type="textWrapping"/>
      </w:r>
    </w:p>
    <w:p w:rsidR="00000000" w:rsidDel="00000000" w:rsidP="00000000" w:rsidRDefault="00000000" w:rsidRPr="00000000" w14:paraId="000008D5">
      <w:pPr>
        <w:numPr>
          <w:ilvl w:val="0"/>
          <w:numId w:val="22"/>
        </w:numPr>
        <w:spacing w:after="480" w:before="0" w:beforeAutospacing="0" w:lineRule="auto"/>
        <w:ind w:left="720" w:hanging="360"/>
      </w:pPr>
      <w:r w:rsidDel="00000000" w:rsidR="00000000" w:rsidRPr="00000000">
        <w:rPr>
          <w:rtl w:val="0"/>
        </w:rPr>
        <w:t xml:space="preserve">Train Syd on workflows</w:t>
        <w:br w:type="textWrapping"/>
      </w:r>
    </w:p>
    <w:p w:rsidR="00000000" w:rsidDel="00000000" w:rsidP="00000000" w:rsidRDefault="00000000" w:rsidRPr="00000000" w14:paraId="000008D6">
      <w:pPr>
        <w:spacing w:after="240" w:before="240" w:lineRule="auto"/>
        <w:ind w:left="0" w:firstLine="0"/>
        <w:rPr/>
      </w:pPr>
      <w:r w:rsidDel="00000000" w:rsidR="00000000" w:rsidRPr="00000000">
        <w:rPr>
          <w:rtl w:val="0"/>
        </w:rPr>
        <w:t xml:space="preserve">Skills &amp; Experience</w:t>
      </w:r>
    </w:p>
    <w:p w:rsidR="00000000" w:rsidDel="00000000" w:rsidP="00000000" w:rsidRDefault="00000000" w:rsidRPr="00000000" w14:paraId="000008D7">
      <w:pPr>
        <w:numPr>
          <w:ilvl w:val="0"/>
          <w:numId w:val="1"/>
        </w:numPr>
        <w:spacing w:after="0" w:afterAutospacing="0" w:before="480" w:lineRule="auto"/>
        <w:ind w:left="720" w:hanging="360"/>
      </w:pPr>
      <w:r w:rsidDel="00000000" w:rsidR="00000000" w:rsidRPr="00000000">
        <w:rPr>
          <w:rtl w:val="0"/>
        </w:rPr>
        <w:t xml:space="preserve">No-code / low-code systems</w:t>
        <w:br w:type="textWrapping"/>
      </w:r>
    </w:p>
    <w:p w:rsidR="00000000" w:rsidDel="00000000" w:rsidP="00000000" w:rsidRDefault="00000000" w:rsidRPr="00000000" w14:paraId="000008D8">
      <w:pPr>
        <w:numPr>
          <w:ilvl w:val="0"/>
          <w:numId w:val="1"/>
        </w:numPr>
        <w:spacing w:after="0" w:afterAutospacing="0" w:before="0" w:beforeAutospacing="0" w:lineRule="auto"/>
        <w:ind w:left="720" w:hanging="360"/>
      </w:pPr>
      <w:r w:rsidDel="00000000" w:rsidR="00000000" w:rsidRPr="00000000">
        <w:rPr>
          <w:rtl w:val="0"/>
        </w:rPr>
        <w:t xml:space="preserve">Airtable, Tally, Notion</w:t>
        <w:br w:type="textWrapping"/>
      </w:r>
    </w:p>
    <w:p w:rsidR="00000000" w:rsidDel="00000000" w:rsidP="00000000" w:rsidRDefault="00000000" w:rsidRPr="00000000" w14:paraId="000008D9">
      <w:pPr>
        <w:numPr>
          <w:ilvl w:val="0"/>
          <w:numId w:val="1"/>
        </w:numPr>
        <w:spacing w:after="0" w:afterAutospacing="0" w:before="0" w:beforeAutospacing="0" w:lineRule="auto"/>
        <w:ind w:left="720" w:hanging="360"/>
      </w:pPr>
      <w:r w:rsidDel="00000000" w:rsidR="00000000" w:rsidRPr="00000000">
        <w:rPr>
          <w:rtl w:val="0"/>
        </w:rPr>
        <w:t xml:space="preserve">Zapier / Make</w:t>
        <w:br w:type="textWrapping"/>
      </w:r>
    </w:p>
    <w:p w:rsidR="00000000" w:rsidDel="00000000" w:rsidP="00000000" w:rsidRDefault="00000000" w:rsidRPr="00000000" w14:paraId="000008DA">
      <w:pPr>
        <w:numPr>
          <w:ilvl w:val="0"/>
          <w:numId w:val="1"/>
        </w:numPr>
        <w:spacing w:after="0" w:afterAutospacing="0" w:before="0" w:beforeAutospacing="0" w:lineRule="auto"/>
        <w:ind w:left="720" w:hanging="360"/>
      </w:pPr>
      <w:r w:rsidDel="00000000" w:rsidR="00000000" w:rsidRPr="00000000">
        <w:rPr>
          <w:rtl w:val="0"/>
        </w:rPr>
        <w:t xml:space="preserve">Privacy-first tooling</w:t>
        <w:br w:type="textWrapping"/>
      </w:r>
    </w:p>
    <w:p w:rsidR="00000000" w:rsidDel="00000000" w:rsidP="00000000" w:rsidRDefault="00000000" w:rsidRPr="00000000" w14:paraId="000008DB">
      <w:pPr>
        <w:numPr>
          <w:ilvl w:val="0"/>
          <w:numId w:val="1"/>
        </w:numPr>
        <w:spacing w:after="0" w:afterAutospacing="0" w:before="0" w:beforeAutospacing="0" w:lineRule="auto"/>
        <w:ind w:left="720" w:hanging="360"/>
      </w:pPr>
      <w:r w:rsidDel="00000000" w:rsidR="00000000" w:rsidRPr="00000000">
        <w:rPr>
          <w:rtl w:val="0"/>
        </w:rPr>
        <w:t xml:space="preserve">UX simplicity</w:t>
        <w:br w:type="textWrapping"/>
      </w:r>
    </w:p>
    <w:p w:rsidR="00000000" w:rsidDel="00000000" w:rsidP="00000000" w:rsidRDefault="00000000" w:rsidRPr="00000000" w14:paraId="000008DC">
      <w:pPr>
        <w:numPr>
          <w:ilvl w:val="0"/>
          <w:numId w:val="1"/>
        </w:numPr>
        <w:spacing w:after="480" w:before="0" w:beforeAutospacing="0" w:lineRule="auto"/>
        <w:ind w:left="720" w:hanging="360"/>
      </w:pPr>
      <w:r w:rsidDel="00000000" w:rsidR="00000000" w:rsidRPr="00000000">
        <w:rPr>
          <w:rtl w:val="0"/>
        </w:rPr>
        <w:t xml:space="preserve">Video conferencing platforms</w:t>
        <w:br w:type="textWrapping"/>
      </w:r>
    </w:p>
    <w:p w:rsidR="00000000" w:rsidDel="00000000" w:rsidP="00000000" w:rsidRDefault="00000000" w:rsidRPr="00000000" w14:paraId="000008DD">
      <w:pPr>
        <w:spacing w:after="240" w:before="240" w:lineRule="auto"/>
        <w:ind w:left="0" w:firstLine="0"/>
        <w:rPr/>
      </w:pPr>
      <w:r w:rsidDel="00000000" w:rsidR="00000000" w:rsidRPr="00000000">
        <w:rPr>
          <w:rtl w:val="0"/>
        </w:rPr>
        <w:t xml:space="preserve">Time Horizon</w:t>
      </w:r>
    </w:p>
    <w:p w:rsidR="00000000" w:rsidDel="00000000" w:rsidP="00000000" w:rsidRDefault="00000000" w:rsidRPr="00000000" w14:paraId="000008DE">
      <w:pPr>
        <w:numPr>
          <w:ilvl w:val="0"/>
          <w:numId w:val="63"/>
        </w:numPr>
        <w:spacing w:after="0" w:afterAutospacing="0" w:before="480" w:lineRule="auto"/>
        <w:ind w:left="720" w:hanging="360"/>
      </w:pPr>
      <w:r w:rsidDel="00000000" w:rsidR="00000000" w:rsidRPr="00000000">
        <w:rPr>
          <w:rtl w:val="0"/>
        </w:rPr>
        <w:t xml:space="preserve">Setup: 2–4 weeks</w:t>
        <w:br w:type="textWrapping"/>
      </w:r>
    </w:p>
    <w:p w:rsidR="00000000" w:rsidDel="00000000" w:rsidP="00000000" w:rsidRDefault="00000000" w:rsidRPr="00000000" w14:paraId="000008DF">
      <w:pPr>
        <w:numPr>
          <w:ilvl w:val="0"/>
          <w:numId w:val="63"/>
        </w:numPr>
        <w:spacing w:after="480" w:before="0" w:beforeAutospacing="0" w:lineRule="auto"/>
        <w:ind w:left="720" w:hanging="360"/>
      </w:pPr>
      <w:r w:rsidDel="00000000" w:rsidR="00000000" w:rsidRPr="00000000">
        <w:rPr>
          <w:rtl w:val="0"/>
        </w:rPr>
        <w:t xml:space="preserve">Ongoing: As-needed support</w:t>
        <w:br w:type="textWrapping"/>
      </w:r>
    </w:p>
    <w:p w:rsidR="00000000" w:rsidDel="00000000" w:rsidP="00000000" w:rsidRDefault="00000000" w:rsidRPr="00000000" w14:paraId="000008E0">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1">
      <w:pPr>
        <w:pStyle w:val="Heading2"/>
        <w:keepNext w:val="0"/>
        <w:keepLines w:val="0"/>
        <w:ind w:left="0" w:firstLine="0"/>
        <w:rPr>
          <w:sz w:val="34"/>
          <w:szCs w:val="34"/>
        </w:rPr>
      </w:pPr>
      <w:bookmarkStart w:colFirst="0" w:colLast="0" w:name="_w5pxf8j7rycl" w:id="180"/>
      <w:bookmarkEnd w:id="180"/>
      <w:r w:rsidDel="00000000" w:rsidR="00000000" w:rsidRPr="00000000">
        <w:rPr>
          <w:sz w:val="34"/>
          <w:szCs w:val="34"/>
          <w:rtl w:val="0"/>
        </w:rPr>
        <w:t xml:space="preserve">2) AUTOMATION ENGINEER</w:t>
      </w:r>
    </w:p>
    <w:p w:rsidR="00000000" w:rsidDel="00000000" w:rsidP="00000000" w:rsidRDefault="00000000" w:rsidRPr="00000000" w14:paraId="000008E2">
      <w:pPr>
        <w:spacing w:after="240" w:before="240" w:lineRule="auto"/>
        <w:ind w:left="0" w:firstLine="0"/>
        <w:rPr/>
      </w:pPr>
      <w:r w:rsidDel="00000000" w:rsidR="00000000" w:rsidRPr="00000000">
        <w:rPr>
          <w:rtl w:val="0"/>
        </w:rPr>
        <w:t xml:space="preserve">Core Responsibilities</w:t>
      </w:r>
    </w:p>
    <w:p w:rsidR="00000000" w:rsidDel="00000000" w:rsidP="00000000" w:rsidRDefault="00000000" w:rsidRPr="00000000" w14:paraId="000008E3">
      <w:pPr>
        <w:numPr>
          <w:ilvl w:val="0"/>
          <w:numId w:val="93"/>
        </w:numPr>
        <w:spacing w:after="0" w:afterAutospacing="0" w:before="480" w:lineRule="auto"/>
        <w:ind w:left="720" w:hanging="360"/>
      </w:pPr>
      <w:r w:rsidDel="00000000" w:rsidR="00000000" w:rsidRPr="00000000">
        <w:rPr>
          <w:rFonts w:ascii="Cardo" w:cs="Cardo" w:eastAsia="Cardo" w:hAnsi="Cardo"/>
          <w:rtl w:val="0"/>
        </w:rPr>
        <w:t xml:space="preserve">Build Tally → Airtable → Email automations</w:t>
        <w:br w:type="textWrapping"/>
      </w:r>
    </w:p>
    <w:p w:rsidR="00000000" w:rsidDel="00000000" w:rsidP="00000000" w:rsidRDefault="00000000" w:rsidRPr="00000000" w14:paraId="000008E4">
      <w:pPr>
        <w:numPr>
          <w:ilvl w:val="0"/>
          <w:numId w:val="93"/>
        </w:numPr>
        <w:spacing w:after="0" w:afterAutospacing="0" w:before="0" w:beforeAutospacing="0" w:lineRule="auto"/>
        <w:ind w:left="720" w:hanging="360"/>
      </w:pPr>
      <w:r w:rsidDel="00000000" w:rsidR="00000000" w:rsidRPr="00000000">
        <w:rPr>
          <w:rtl w:val="0"/>
        </w:rPr>
        <w:t xml:space="preserve">Configure reminders + follow-ups</w:t>
        <w:br w:type="textWrapping"/>
      </w:r>
    </w:p>
    <w:p w:rsidR="00000000" w:rsidDel="00000000" w:rsidP="00000000" w:rsidRDefault="00000000" w:rsidRPr="00000000" w14:paraId="000008E5">
      <w:pPr>
        <w:numPr>
          <w:ilvl w:val="0"/>
          <w:numId w:val="93"/>
        </w:numPr>
        <w:spacing w:after="0" w:afterAutospacing="0" w:before="0" w:beforeAutospacing="0" w:lineRule="auto"/>
        <w:ind w:left="720" w:hanging="360"/>
      </w:pPr>
      <w:r w:rsidDel="00000000" w:rsidR="00000000" w:rsidRPr="00000000">
        <w:rPr>
          <w:rtl w:val="0"/>
        </w:rPr>
        <w:t xml:space="preserve">Create admin dashboards</w:t>
        <w:br w:type="textWrapping"/>
      </w:r>
    </w:p>
    <w:p w:rsidR="00000000" w:rsidDel="00000000" w:rsidP="00000000" w:rsidRDefault="00000000" w:rsidRPr="00000000" w14:paraId="000008E6">
      <w:pPr>
        <w:numPr>
          <w:ilvl w:val="0"/>
          <w:numId w:val="93"/>
        </w:numPr>
        <w:spacing w:after="0" w:afterAutospacing="0" w:before="0" w:beforeAutospacing="0" w:lineRule="auto"/>
        <w:ind w:left="720" w:hanging="360"/>
      </w:pPr>
      <w:r w:rsidDel="00000000" w:rsidR="00000000" w:rsidRPr="00000000">
        <w:rPr>
          <w:rtl w:val="0"/>
        </w:rPr>
        <w:t xml:space="preserve">Error handling + QA</w:t>
        <w:br w:type="textWrapping"/>
      </w:r>
    </w:p>
    <w:p w:rsidR="00000000" w:rsidDel="00000000" w:rsidP="00000000" w:rsidRDefault="00000000" w:rsidRPr="00000000" w14:paraId="000008E7">
      <w:pPr>
        <w:numPr>
          <w:ilvl w:val="0"/>
          <w:numId w:val="93"/>
        </w:numPr>
        <w:spacing w:after="480" w:before="0" w:beforeAutospacing="0" w:lineRule="auto"/>
        <w:ind w:left="720" w:hanging="360"/>
      </w:pPr>
      <w:r w:rsidDel="00000000" w:rsidR="00000000" w:rsidRPr="00000000">
        <w:rPr>
          <w:rtl w:val="0"/>
        </w:rPr>
        <w:t xml:space="preserve">Toggle approval logic</w:t>
        <w:br w:type="textWrapping"/>
      </w:r>
    </w:p>
    <w:p w:rsidR="00000000" w:rsidDel="00000000" w:rsidP="00000000" w:rsidRDefault="00000000" w:rsidRPr="00000000" w14:paraId="000008E8">
      <w:pPr>
        <w:spacing w:after="240" w:before="240" w:lineRule="auto"/>
        <w:ind w:left="0" w:firstLine="0"/>
        <w:rPr/>
      </w:pPr>
      <w:r w:rsidDel="00000000" w:rsidR="00000000" w:rsidRPr="00000000">
        <w:rPr>
          <w:rtl w:val="0"/>
        </w:rPr>
        <w:t xml:space="preserve">Skills &amp; Experience</w:t>
      </w:r>
    </w:p>
    <w:p w:rsidR="00000000" w:rsidDel="00000000" w:rsidP="00000000" w:rsidRDefault="00000000" w:rsidRPr="00000000" w14:paraId="000008E9">
      <w:pPr>
        <w:numPr>
          <w:ilvl w:val="0"/>
          <w:numId w:val="74"/>
        </w:numPr>
        <w:spacing w:after="0" w:afterAutospacing="0" w:before="480" w:lineRule="auto"/>
        <w:ind w:left="720" w:hanging="360"/>
      </w:pPr>
      <w:r w:rsidDel="00000000" w:rsidR="00000000" w:rsidRPr="00000000">
        <w:rPr>
          <w:rtl w:val="0"/>
        </w:rPr>
        <w:t xml:space="preserve">Zapier / Make</w:t>
        <w:br w:type="textWrapping"/>
      </w:r>
    </w:p>
    <w:p w:rsidR="00000000" w:rsidDel="00000000" w:rsidP="00000000" w:rsidRDefault="00000000" w:rsidRPr="00000000" w14:paraId="000008EA">
      <w:pPr>
        <w:numPr>
          <w:ilvl w:val="0"/>
          <w:numId w:val="74"/>
        </w:numPr>
        <w:spacing w:after="0" w:afterAutospacing="0" w:before="0" w:beforeAutospacing="0" w:lineRule="auto"/>
        <w:ind w:left="720" w:hanging="360"/>
      </w:pPr>
      <w:r w:rsidDel="00000000" w:rsidR="00000000" w:rsidRPr="00000000">
        <w:rPr>
          <w:rtl w:val="0"/>
        </w:rPr>
        <w:t xml:space="preserve">Email automation</w:t>
        <w:br w:type="textWrapping"/>
      </w:r>
    </w:p>
    <w:p w:rsidR="00000000" w:rsidDel="00000000" w:rsidP="00000000" w:rsidRDefault="00000000" w:rsidRPr="00000000" w14:paraId="000008EB">
      <w:pPr>
        <w:numPr>
          <w:ilvl w:val="0"/>
          <w:numId w:val="74"/>
        </w:numPr>
        <w:spacing w:after="0" w:afterAutospacing="0" w:before="0" w:beforeAutospacing="0" w:lineRule="auto"/>
        <w:ind w:left="720" w:hanging="360"/>
      </w:pPr>
      <w:r w:rsidDel="00000000" w:rsidR="00000000" w:rsidRPr="00000000">
        <w:rPr>
          <w:rtl w:val="0"/>
        </w:rPr>
        <w:t xml:space="preserve">Data hygiene</w:t>
        <w:br w:type="textWrapping"/>
      </w:r>
    </w:p>
    <w:p w:rsidR="00000000" w:rsidDel="00000000" w:rsidP="00000000" w:rsidRDefault="00000000" w:rsidRPr="00000000" w14:paraId="000008EC">
      <w:pPr>
        <w:numPr>
          <w:ilvl w:val="0"/>
          <w:numId w:val="74"/>
        </w:numPr>
        <w:spacing w:after="480" w:before="0" w:beforeAutospacing="0" w:lineRule="auto"/>
        <w:ind w:left="720" w:hanging="360"/>
      </w:pPr>
      <w:r w:rsidDel="00000000" w:rsidR="00000000" w:rsidRPr="00000000">
        <w:rPr>
          <w:rtl w:val="0"/>
        </w:rPr>
        <w:t xml:space="preserve">Workflow testing</w:t>
        <w:br w:type="textWrapping"/>
      </w:r>
    </w:p>
    <w:p w:rsidR="00000000" w:rsidDel="00000000" w:rsidP="00000000" w:rsidRDefault="00000000" w:rsidRPr="00000000" w14:paraId="000008ED">
      <w:pPr>
        <w:spacing w:after="240" w:before="240" w:lineRule="auto"/>
        <w:ind w:left="0" w:firstLine="0"/>
        <w:rPr/>
      </w:pPr>
      <w:r w:rsidDel="00000000" w:rsidR="00000000" w:rsidRPr="00000000">
        <w:rPr>
          <w:rtl w:val="0"/>
        </w:rPr>
        <w:t xml:space="preserve">Time Horizon</w:t>
      </w:r>
    </w:p>
    <w:p w:rsidR="00000000" w:rsidDel="00000000" w:rsidP="00000000" w:rsidRDefault="00000000" w:rsidRPr="00000000" w14:paraId="000008EE">
      <w:pPr>
        <w:numPr>
          <w:ilvl w:val="0"/>
          <w:numId w:val="249"/>
        </w:numPr>
        <w:spacing w:after="0" w:afterAutospacing="0" w:before="480" w:lineRule="auto"/>
        <w:ind w:left="720" w:hanging="360"/>
      </w:pPr>
      <w:r w:rsidDel="00000000" w:rsidR="00000000" w:rsidRPr="00000000">
        <w:rPr>
          <w:rtl w:val="0"/>
        </w:rPr>
        <w:t xml:space="preserve">Setup: 1–2 weeks</w:t>
        <w:br w:type="textWrapping"/>
      </w:r>
    </w:p>
    <w:p w:rsidR="00000000" w:rsidDel="00000000" w:rsidP="00000000" w:rsidRDefault="00000000" w:rsidRPr="00000000" w14:paraId="000008EF">
      <w:pPr>
        <w:numPr>
          <w:ilvl w:val="0"/>
          <w:numId w:val="249"/>
        </w:numPr>
        <w:spacing w:after="480" w:before="0" w:beforeAutospacing="0" w:lineRule="auto"/>
        <w:ind w:left="720" w:hanging="360"/>
      </w:pPr>
      <w:r w:rsidDel="00000000" w:rsidR="00000000" w:rsidRPr="00000000">
        <w:rPr>
          <w:rtl w:val="0"/>
        </w:rPr>
        <w:t xml:space="preserve">Ongoing: 2–5 hrs/month</w:t>
        <w:br w:type="textWrapping"/>
      </w:r>
    </w:p>
    <w:p w:rsidR="00000000" w:rsidDel="00000000" w:rsidP="00000000" w:rsidRDefault="00000000" w:rsidRPr="00000000" w14:paraId="000008F0">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1">
      <w:pPr>
        <w:pStyle w:val="Heading2"/>
        <w:keepNext w:val="0"/>
        <w:keepLines w:val="0"/>
        <w:ind w:left="0" w:firstLine="0"/>
        <w:rPr>
          <w:sz w:val="34"/>
          <w:szCs w:val="34"/>
        </w:rPr>
      </w:pPr>
      <w:bookmarkStart w:colFirst="0" w:colLast="0" w:name="_atnz7bztx1d" w:id="181"/>
      <w:bookmarkEnd w:id="181"/>
      <w:r w:rsidDel="00000000" w:rsidR="00000000" w:rsidRPr="00000000">
        <w:rPr>
          <w:sz w:val="34"/>
          <w:szCs w:val="34"/>
          <w:rtl w:val="0"/>
        </w:rPr>
        <w:t xml:space="preserve">3) STUDIO / ON-SITE TECH SETUP SPECIALIST</w:t>
      </w:r>
    </w:p>
    <w:p w:rsidR="00000000" w:rsidDel="00000000" w:rsidP="00000000" w:rsidRDefault="00000000" w:rsidRPr="00000000" w14:paraId="000008F2">
      <w:pPr>
        <w:spacing w:after="240" w:before="240" w:lineRule="auto"/>
        <w:ind w:left="0" w:firstLine="0"/>
        <w:rPr/>
      </w:pPr>
      <w:r w:rsidDel="00000000" w:rsidR="00000000" w:rsidRPr="00000000">
        <w:rPr>
          <w:rtl w:val="0"/>
        </w:rPr>
        <w:t xml:space="preserve">Core Responsibilities</w:t>
      </w:r>
    </w:p>
    <w:p w:rsidR="00000000" w:rsidDel="00000000" w:rsidP="00000000" w:rsidRDefault="00000000" w:rsidRPr="00000000" w14:paraId="000008F3">
      <w:pPr>
        <w:numPr>
          <w:ilvl w:val="0"/>
          <w:numId w:val="250"/>
        </w:numPr>
        <w:spacing w:after="0" w:afterAutospacing="0" w:before="480" w:lineRule="auto"/>
        <w:ind w:left="720" w:hanging="360"/>
      </w:pPr>
      <w:r w:rsidDel="00000000" w:rsidR="00000000" w:rsidRPr="00000000">
        <w:rPr>
          <w:rtl w:val="0"/>
        </w:rPr>
        <w:t xml:space="preserve">Design filming environment</w:t>
        <w:br w:type="textWrapping"/>
      </w:r>
    </w:p>
    <w:p w:rsidR="00000000" w:rsidDel="00000000" w:rsidP="00000000" w:rsidRDefault="00000000" w:rsidRPr="00000000" w14:paraId="000008F4">
      <w:pPr>
        <w:numPr>
          <w:ilvl w:val="0"/>
          <w:numId w:val="250"/>
        </w:numPr>
        <w:spacing w:after="0" w:afterAutospacing="0" w:before="0" w:beforeAutospacing="0" w:lineRule="auto"/>
        <w:ind w:left="720" w:hanging="360"/>
      </w:pPr>
      <w:r w:rsidDel="00000000" w:rsidR="00000000" w:rsidRPr="00000000">
        <w:rPr>
          <w:rtl w:val="0"/>
        </w:rPr>
        <w:t xml:space="preserve">Configure OBS</w:t>
        <w:br w:type="textWrapping"/>
      </w:r>
    </w:p>
    <w:p w:rsidR="00000000" w:rsidDel="00000000" w:rsidP="00000000" w:rsidRDefault="00000000" w:rsidRPr="00000000" w14:paraId="000008F5">
      <w:pPr>
        <w:numPr>
          <w:ilvl w:val="0"/>
          <w:numId w:val="250"/>
        </w:numPr>
        <w:spacing w:after="0" w:afterAutospacing="0" w:before="0" w:beforeAutospacing="0" w:lineRule="auto"/>
        <w:ind w:left="720" w:hanging="360"/>
      </w:pPr>
      <w:r w:rsidDel="00000000" w:rsidR="00000000" w:rsidRPr="00000000">
        <w:rPr>
          <w:rtl w:val="0"/>
        </w:rPr>
        <w:t xml:space="preserve">Optimize audio</w:t>
        <w:br w:type="textWrapping"/>
      </w:r>
    </w:p>
    <w:p w:rsidR="00000000" w:rsidDel="00000000" w:rsidP="00000000" w:rsidRDefault="00000000" w:rsidRPr="00000000" w14:paraId="000008F6">
      <w:pPr>
        <w:numPr>
          <w:ilvl w:val="0"/>
          <w:numId w:val="250"/>
        </w:numPr>
        <w:spacing w:after="0" w:afterAutospacing="0" w:before="0" w:beforeAutospacing="0" w:lineRule="auto"/>
        <w:ind w:left="720" w:hanging="360"/>
      </w:pPr>
      <w:r w:rsidDel="00000000" w:rsidR="00000000" w:rsidRPr="00000000">
        <w:rPr>
          <w:rtl w:val="0"/>
        </w:rPr>
        <w:t xml:space="preserve">Install software</w:t>
        <w:br w:type="textWrapping"/>
      </w:r>
    </w:p>
    <w:p w:rsidR="00000000" w:rsidDel="00000000" w:rsidP="00000000" w:rsidRDefault="00000000" w:rsidRPr="00000000" w14:paraId="000008F7">
      <w:pPr>
        <w:numPr>
          <w:ilvl w:val="0"/>
          <w:numId w:val="250"/>
        </w:numPr>
        <w:spacing w:after="0" w:afterAutospacing="0" w:before="0" w:beforeAutospacing="0" w:lineRule="auto"/>
        <w:ind w:left="720" w:hanging="360"/>
      </w:pPr>
      <w:r w:rsidDel="00000000" w:rsidR="00000000" w:rsidRPr="00000000">
        <w:rPr>
          <w:rtl w:val="0"/>
        </w:rPr>
        <w:t xml:space="preserve">Stress-test bandwidth</w:t>
        <w:br w:type="textWrapping"/>
      </w:r>
    </w:p>
    <w:p w:rsidR="00000000" w:rsidDel="00000000" w:rsidP="00000000" w:rsidRDefault="00000000" w:rsidRPr="00000000" w14:paraId="000008F8">
      <w:pPr>
        <w:numPr>
          <w:ilvl w:val="0"/>
          <w:numId w:val="250"/>
        </w:numPr>
        <w:spacing w:after="480" w:before="0" w:beforeAutospacing="0" w:lineRule="auto"/>
        <w:ind w:left="720" w:hanging="360"/>
      </w:pPr>
      <w:r w:rsidDel="00000000" w:rsidR="00000000" w:rsidRPr="00000000">
        <w:rPr>
          <w:rtl w:val="0"/>
        </w:rPr>
        <w:t xml:space="preserve">Build studio SOP</w:t>
        <w:br w:type="textWrapping"/>
      </w:r>
    </w:p>
    <w:p w:rsidR="00000000" w:rsidDel="00000000" w:rsidP="00000000" w:rsidRDefault="00000000" w:rsidRPr="00000000" w14:paraId="000008F9">
      <w:pPr>
        <w:spacing w:after="240" w:before="240" w:lineRule="auto"/>
        <w:ind w:left="0" w:firstLine="0"/>
        <w:rPr/>
      </w:pPr>
      <w:r w:rsidDel="00000000" w:rsidR="00000000" w:rsidRPr="00000000">
        <w:rPr>
          <w:rtl w:val="0"/>
        </w:rPr>
        <w:t xml:space="preserve">Skills &amp; Experience</w:t>
      </w:r>
    </w:p>
    <w:p w:rsidR="00000000" w:rsidDel="00000000" w:rsidP="00000000" w:rsidRDefault="00000000" w:rsidRPr="00000000" w14:paraId="000008FA">
      <w:pPr>
        <w:numPr>
          <w:ilvl w:val="0"/>
          <w:numId w:val="36"/>
        </w:numPr>
        <w:spacing w:after="0" w:afterAutospacing="0" w:before="480" w:lineRule="auto"/>
        <w:ind w:left="720" w:hanging="360"/>
      </w:pPr>
      <w:r w:rsidDel="00000000" w:rsidR="00000000" w:rsidRPr="00000000">
        <w:rPr>
          <w:rtl w:val="0"/>
        </w:rPr>
        <w:t xml:space="preserve">AV production</w:t>
        <w:br w:type="textWrapping"/>
      </w:r>
    </w:p>
    <w:p w:rsidR="00000000" w:rsidDel="00000000" w:rsidP="00000000" w:rsidRDefault="00000000" w:rsidRPr="00000000" w14:paraId="000008FB">
      <w:pPr>
        <w:numPr>
          <w:ilvl w:val="0"/>
          <w:numId w:val="36"/>
        </w:numPr>
        <w:spacing w:after="0" w:afterAutospacing="0" w:before="0" w:beforeAutospacing="0" w:lineRule="auto"/>
        <w:ind w:left="720" w:hanging="360"/>
      </w:pPr>
      <w:r w:rsidDel="00000000" w:rsidR="00000000" w:rsidRPr="00000000">
        <w:rPr>
          <w:rtl w:val="0"/>
        </w:rPr>
        <w:t xml:space="preserve">OBS</w:t>
        <w:br w:type="textWrapping"/>
      </w:r>
    </w:p>
    <w:p w:rsidR="00000000" w:rsidDel="00000000" w:rsidP="00000000" w:rsidRDefault="00000000" w:rsidRPr="00000000" w14:paraId="000008FC">
      <w:pPr>
        <w:numPr>
          <w:ilvl w:val="0"/>
          <w:numId w:val="36"/>
        </w:numPr>
        <w:spacing w:after="0" w:afterAutospacing="0" w:before="0" w:beforeAutospacing="0" w:lineRule="auto"/>
        <w:ind w:left="720" w:hanging="360"/>
      </w:pPr>
      <w:r w:rsidDel="00000000" w:rsidR="00000000" w:rsidRPr="00000000">
        <w:rPr>
          <w:rtl w:val="0"/>
        </w:rPr>
        <w:t xml:space="preserve">Home studio design</w:t>
        <w:br w:type="textWrapping"/>
      </w:r>
    </w:p>
    <w:p w:rsidR="00000000" w:rsidDel="00000000" w:rsidP="00000000" w:rsidRDefault="00000000" w:rsidRPr="00000000" w14:paraId="000008FD">
      <w:pPr>
        <w:numPr>
          <w:ilvl w:val="0"/>
          <w:numId w:val="36"/>
        </w:numPr>
        <w:spacing w:after="480" w:before="0" w:beforeAutospacing="0" w:lineRule="auto"/>
        <w:ind w:left="720" w:hanging="360"/>
      </w:pPr>
      <w:r w:rsidDel="00000000" w:rsidR="00000000" w:rsidRPr="00000000">
        <w:rPr>
          <w:rtl w:val="0"/>
        </w:rPr>
        <w:t xml:space="preserve">Live streaming</w:t>
        <w:br w:type="textWrapping"/>
      </w:r>
    </w:p>
    <w:p w:rsidR="00000000" w:rsidDel="00000000" w:rsidP="00000000" w:rsidRDefault="00000000" w:rsidRPr="00000000" w14:paraId="000008FE">
      <w:pPr>
        <w:spacing w:after="240" w:before="240" w:lineRule="auto"/>
        <w:ind w:left="0" w:firstLine="0"/>
        <w:rPr/>
      </w:pPr>
      <w:r w:rsidDel="00000000" w:rsidR="00000000" w:rsidRPr="00000000">
        <w:rPr>
          <w:rtl w:val="0"/>
        </w:rPr>
        <w:t xml:space="preserve">Time Horizon</w:t>
      </w:r>
    </w:p>
    <w:p w:rsidR="00000000" w:rsidDel="00000000" w:rsidP="00000000" w:rsidRDefault="00000000" w:rsidRPr="00000000" w14:paraId="000008FF">
      <w:pPr>
        <w:numPr>
          <w:ilvl w:val="0"/>
          <w:numId w:val="263"/>
        </w:numPr>
        <w:spacing w:after="0" w:afterAutospacing="0" w:before="480" w:lineRule="auto"/>
        <w:ind w:left="720" w:hanging="360"/>
      </w:pPr>
      <w:r w:rsidDel="00000000" w:rsidR="00000000" w:rsidRPr="00000000">
        <w:rPr>
          <w:rtl w:val="0"/>
        </w:rPr>
        <w:t xml:space="preserve">One-time: 1–3 days</w:t>
        <w:br w:type="textWrapping"/>
      </w:r>
    </w:p>
    <w:p w:rsidR="00000000" w:rsidDel="00000000" w:rsidP="00000000" w:rsidRDefault="00000000" w:rsidRPr="00000000" w14:paraId="00000900">
      <w:pPr>
        <w:numPr>
          <w:ilvl w:val="0"/>
          <w:numId w:val="263"/>
        </w:numPr>
        <w:spacing w:after="480" w:before="0" w:beforeAutospacing="0" w:lineRule="auto"/>
        <w:ind w:left="720" w:hanging="360"/>
      </w:pPr>
      <w:r w:rsidDel="00000000" w:rsidR="00000000" w:rsidRPr="00000000">
        <w:rPr>
          <w:rtl w:val="0"/>
        </w:rPr>
        <w:t xml:space="preserve">Optional quarterly tune-ups</w:t>
        <w:br w:type="textWrapping"/>
      </w:r>
    </w:p>
    <w:p w:rsidR="00000000" w:rsidDel="00000000" w:rsidP="00000000" w:rsidRDefault="00000000" w:rsidRPr="00000000" w14:paraId="00000901">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2">
      <w:pPr>
        <w:pStyle w:val="Heading2"/>
        <w:keepNext w:val="0"/>
        <w:keepLines w:val="0"/>
        <w:ind w:left="0" w:firstLine="0"/>
        <w:rPr>
          <w:sz w:val="34"/>
          <w:szCs w:val="34"/>
        </w:rPr>
      </w:pPr>
      <w:bookmarkStart w:colFirst="0" w:colLast="0" w:name="_g574e61r0ot" w:id="182"/>
      <w:bookmarkEnd w:id="182"/>
      <w:r w:rsidDel="00000000" w:rsidR="00000000" w:rsidRPr="00000000">
        <w:rPr>
          <w:sz w:val="34"/>
          <w:szCs w:val="34"/>
          <w:rtl w:val="0"/>
        </w:rPr>
        <w:t xml:space="preserve">4) LIVE SESSION MODERATOR</w:t>
      </w:r>
    </w:p>
    <w:p w:rsidR="00000000" w:rsidDel="00000000" w:rsidP="00000000" w:rsidRDefault="00000000" w:rsidRPr="00000000" w14:paraId="00000903">
      <w:pPr>
        <w:spacing w:after="240" w:before="240" w:lineRule="auto"/>
        <w:ind w:left="0" w:firstLine="0"/>
        <w:rPr/>
      </w:pPr>
      <w:r w:rsidDel="00000000" w:rsidR="00000000" w:rsidRPr="00000000">
        <w:rPr>
          <w:rtl w:val="0"/>
        </w:rPr>
        <w:t xml:space="preserve">Core Responsibilities</w:t>
      </w:r>
    </w:p>
    <w:p w:rsidR="00000000" w:rsidDel="00000000" w:rsidP="00000000" w:rsidRDefault="00000000" w:rsidRPr="00000000" w14:paraId="00000904">
      <w:pPr>
        <w:numPr>
          <w:ilvl w:val="0"/>
          <w:numId w:val="73"/>
        </w:numPr>
        <w:spacing w:after="0" w:afterAutospacing="0" w:before="480" w:lineRule="auto"/>
        <w:ind w:left="720" w:hanging="360"/>
      </w:pPr>
      <w:r w:rsidDel="00000000" w:rsidR="00000000" w:rsidRPr="00000000">
        <w:rPr>
          <w:rtl w:val="0"/>
        </w:rPr>
        <w:t xml:space="preserve">Admit participants</w:t>
        <w:br w:type="textWrapping"/>
      </w:r>
    </w:p>
    <w:p w:rsidR="00000000" w:rsidDel="00000000" w:rsidP="00000000" w:rsidRDefault="00000000" w:rsidRPr="00000000" w14:paraId="00000905">
      <w:pPr>
        <w:numPr>
          <w:ilvl w:val="0"/>
          <w:numId w:val="73"/>
        </w:numPr>
        <w:spacing w:after="0" w:afterAutospacing="0" w:before="0" w:beforeAutospacing="0" w:lineRule="auto"/>
        <w:ind w:left="720" w:hanging="360"/>
      </w:pPr>
      <w:r w:rsidDel="00000000" w:rsidR="00000000" w:rsidRPr="00000000">
        <w:rPr>
          <w:rtl w:val="0"/>
        </w:rPr>
        <w:t xml:space="preserve">Mute/unmute speakers</w:t>
        <w:br w:type="textWrapping"/>
      </w:r>
    </w:p>
    <w:p w:rsidR="00000000" w:rsidDel="00000000" w:rsidP="00000000" w:rsidRDefault="00000000" w:rsidRPr="00000000" w14:paraId="00000906">
      <w:pPr>
        <w:numPr>
          <w:ilvl w:val="0"/>
          <w:numId w:val="73"/>
        </w:numPr>
        <w:spacing w:after="0" w:afterAutospacing="0" w:before="0" w:beforeAutospacing="0" w:lineRule="auto"/>
        <w:ind w:left="720" w:hanging="360"/>
      </w:pPr>
      <w:r w:rsidDel="00000000" w:rsidR="00000000" w:rsidRPr="00000000">
        <w:rPr>
          <w:rtl w:val="0"/>
        </w:rPr>
        <w:t xml:space="preserve">Manage chat + raise-hand</w:t>
        <w:br w:type="textWrapping"/>
      </w:r>
    </w:p>
    <w:p w:rsidR="00000000" w:rsidDel="00000000" w:rsidP="00000000" w:rsidRDefault="00000000" w:rsidRPr="00000000" w14:paraId="00000907">
      <w:pPr>
        <w:numPr>
          <w:ilvl w:val="0"/>
          <w:numId w:val="73"/>
        </w:numPr>
        <w:spacing w:after="0" w:afterAutospacing="0" w:before="0" w:beforeAutospacing="0" w:lineRule="auto"/>
        <w:ind w:left="720" w:hanging="360"/>
      </w:pPr>
      <w:r w:rsidDel="00000000" w:rsidR="00000000" w:rsidRPr="00000000">
        <w:rPr>
          <w:rtl w:val="0"/>
        </w:rPr>
        <w:t xml:space="preserve">Enforce agreements</w:t>
        <w:br w:type="textWrapping"/>
      </w:r>
    </w:p>
    <w:p w:rsidR="00000000" w:rsidDel="00000000" w:rsidP="00000000" w:rsidRDefault="00000000" w:rsidRPr="00000000" w14:paraId="00000908">
      <w:pPr>
        <w:numPr>
          <w:ilvl w:val="0"/>
          <w:numId w:val="73"/>
        </w:numPr>
        <w:spacing w:after="0" w:afterAutospacing="0" w:before="0" w:beforeAutospacing="0" w:lineRule="auto"/>
        <w:ind w:left="720" w:hanging="360"/>
      </w:pPr>
      <w:r w:rsidDel="00000000" w:rsidR="00000000" w:rsidRPr="00000000">
        <w:rPr>
          <w:rtl w:val="0"/>
        </w:rPr>
        <w:t xml:space="preserve">Remove disruptions</w:t>
        <w:br w:type="textWrapping"/>
      </w:r>
    </w:p>
    <w:p w:rsidR="00000000" w:rsidDel="00000000" w:rsidP="00000000" w:rsidRDefault="00000000" w:rsidRPr="00000000" w14:paraId="00000909">
      <w:pPr>
        <w:numPr>
          <w:ilvl w:val="0"/>
          <w:numId w:val="73"/>
        </w:numPr>
        <w:spacing w:after="480" w:before="0" w:beforeAutospacing="0" w:lineRule="auto"/>
        <w:ind w:left="720" w:hanging="360"/>
      </w:pPr>
      <w:r w:rsidDel="00000000" w:rsidR="00000000" w:rsidRPr="00000000">
        <w:rPr>
          <w:rtl w:val="0"/>
        </w:rPr>
        <w:t xml:space="preserve">Time-keep segments</w:t>
        <w:br w:type="textWrapping"/>
      </w:r>
    </w:p>
    <w:p w:rsidR="00000000" w:rsidDel="00000000" w:rsidP="00000000" w:rsidRDefault="00000000" w:rsidRPr="00000000" w14:paraId="0000090A">
      <w:pPr>
        <w:spacing w:after="240" w:before="240" w:lineRule="auto"/>
        <w:ind w:left="0" w:firstLine="0"/>
        <w:rPr/>
      </w:pPr>
      <w:r w:rsidDel="00000000" w:rsidR="00000000" w:rsidRPr="00000000">
        <w:rPr>
          <w:rtl w:val="0"/>
        </w:rPr>
        <w:t xml:space="preserve">Skills &amp; Experience</w:t>
      </w:r>
    </w:p>
    <w:p w:rsidR="00000000" w:rsidDel="00000000" w:rsidP="00000000" w:rsidRDefault="00000000" w:rsidRPr="00000000" w14:paraId="0000090B">
      <w:pPr>
        <w:numPr>
          <w:ilvl w:val="0"/>
          <w:numId w:val="224"/>
        </w:numPr>
        <w:spacing w:after="0" w:afterAutospacing="0" w:before="480" w:lineRule="auto"/>
        <w:ind w:left="720" w:hanging="360"/>
      </w:pPr>
      <w:r w:rsidDel="00000000" w:rsidR="00000000" w:rsidRPr="00000000">
        <w:rPr>
          <w:rtl w:val="0"/>
        </w:rPr>
        <w:t xml:space="preserve">Facilitation</w:t>
        <w:br w:type="textWrapping"/>
      </w:r>
    </w:p>
    <w:p w:rsidR="00000000" w:rsidDel="00000000" w:rsidP="00000000" w:rsidRDefault="00000000" w:rsidRPr="00000000" w14:paraId="0000090C">
      <w:pPr>
        <w:numPr>
          <w:ilvl w:val="0"/>
          <w:numId w:val="224"/>
        </w:numPr>
        <w:spacing w:after="0" w:afterAutospacing="0" w:before="0" w:beforeAutospacing="0" w:lineRule="auto"/>
        <w:ind w:left="720" w:hanging="360"/>
      </w:pPr>
      <w:r w:rsidDel="00000000" w:rsidR="00000000" w:rsidRPr="00000000">
        <w:rPr>
          <w:rtl w:val="0"/>
        </w:rPr>
        <w:t xml:space="preserve">Conflict de-escalation</w:t>
        <w:br w:type="textWrapping"/>
      </w:r>
    </w:p>
    <w:p w:rsidR="00000000" w:rsidDel="00000000" w:rsidP="00000000" w:rsidRDefault="00000000" w:rsidRPr="00000000" w14:paraId="0000090D">
      <w:pPr>
        <w:numPr>
          <w:ilvl w:val="0"/>
          <w:numId w:val="224"/>
        </w:numPr>
        <w:spacing w:after="0" w:afterAutospacing="0" w:before="0" w:beforeAutospacing="0" w:lineRule="auto"/>
        <w:ind w:left="720" w:hanging="360"/>
      </w:pPr>
      <w:r w:rsidDel="00000000" w:rsidR="00000000" w:rsidRPr="00000000">
        <w:rPr>
          <w:rtl w:val="0"/>
        </w:rPr>
        <w:t xml:space="preserve">Tech fluency</w:t>
        <w:br w:type="textWrapping"/>
      </w:r>
    </w:p>
    <w:p w:rsidR="00000000" w:rsidDel="00000000" w:rsidP="00000000" w:rsidRDefault="00000000" w:rsidRPr="00000000" w14:paraId="0000090E">
      <w:pPr>
        <w:numPr>
          <w:ilvl w:val="0"/>
          <w:numId w:val="224"/>
        </w:numPr>
        <w:spacing w:after="480" w:before="0" w:beforeAutospacing="0" w:lineRule="auto"/>
        <w:ind w:left="720" w:hanging="360"/>
      </w:pPr>
      <w:r w:rsidDel="00000000" w:rsidR="00000000" w:rsidRPr="00000000">
        <w:rPr>
          <w:rtl w:val="0"/>
        </w:rPr>
        <w:t xml:space="preserve">Calm presence</w:t>
        <w:br w:type="textWrapping"/>
      </w:r>
    </w:p>
    <w:p w:rsidR="00000000" w:rsidDel="00000000" w:rsidP="00000000" w:rsidRDefault="00000000" w:rsidRPr="00000000" w14:paraId="0000090F">
      <w:pPr>
        <w:spacing w:after="240" w:before="240" w:lineRule="auto"/>
        <w:ind w:left="0" w:firstLine="0"/>
        <w:rPr/>
      </w:pPr>
      <w:r w:rsidDel="00000000" w:rsidR="00000000" w:rsidRPr="00000000">
        <w:rPr>
          <w:rtl w:val="0"/>
        </w:rPr>
        <w:t xml:space="preserve">Time Horizon</w:t>
      </w:r>
    </w:p>
    <w:p w:rsidR="00000000" w:rsidDel="00000000" w:rsidP="00000000" w:rsidRDefault="00000000" w:rsidRPr="00000000" w14:paraId="00000910">
      <w:pPr>
        <w:numPr>
          <w:ilvl w:val="0"/>
          <w:numId w:val="3"/>
        </w:numPr>
        <w:spacing w:after="0" w:afterAutospacing="0" w:before="480" w:lineRule="auto"/>
        <w:ind w:left="720" w:hanging="360"/>
      </w:pPr>
      <w:r w:rsidDel="00000000" w:rsidR="00000000" w:rsidRPr="00000000">
        <w:rPr>
          <w:rtl w:val="0"/>
        </w:rPr>
        <w:t xml:space="preserve">Ongoing</w:t>
        <w:br w:type="textWrapping"/>
      </w:r>
    </w:p>
    <w:p w:rsidR="00000000" w:rsidDel="00000000" w:rsidP="00000000" w:rsidRDefault="00000000" w:rsidRPr="00000000" w14:paraId="00000911">
      <w:pPr>
        <w:numPr>
          <w:ilvl w:val="0"/>
          <w:numId w:val="3"/>
        </w:numPr>
        <w:spacing w:after="480" w:before="0" w:beforeAutospacing="0" w:lineRule="auto"/>
        <w:ind w:left="720" w:hanging="360"/>
      </w:pPr>
      <w:r w:rsidDel="00000000" w:rsidR="00000000" w:rsidRPr="00000000">
        <w:rPr>
          <w:rtl w:val="0"/>
        </w:rPr>
        <w:t xml:space="preserve">2–6 hrs/week</w:t>
        <w:br w:type="textWrapping"/>
      </w:r>
    </w:p>
    <w:p w:rsidR="00000000" w:rsidDel="00000000" w:rsidP="00000000" w:rsidRDefault="00000000" w:rsidRPr="00000000" w14:paraId="00000912">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3">
      <w:pPr>
        <w:pStyle w:val="Heading2"/>
        <w:keepNext w:val="0"/>
        <w:keepLines w:val="0"/>
        <w:ind w:left="0" w:firstLine="0"/>
        <w:rPr>
          <w:sz w:val="34"/>
          <w:szCs w:val="34"/>
        </w:rPr>
      </w:pPr>
      <w:bookmarkStart w:colFirst="0" w:colLast="0" w:name="_dme0u4j54w1p" w:id="183"/>
      <w:bookmarkEnd w:id="183"/>
      <w:r w:rsidDel="00000000" w:rsidR="00000000" w:rsidRPr="00000000">
        <w:rPr>
          <w:sz w:val="34"/>
          <w:szCs w:val="34"/>
          <w:rtl w:val="0"/>
        </w:rPr>
        <w:t xml:space="preserve">5) COMMUNITY MANAGER</w:t>
      </w:r>
    </w:p>
    <w:p w:rsidR="00000000" w:rsidDel="00000000" w:rsidP="00000000" w:rsidRDefault="00000000" w:rsidRPr="00000000" w14:paraId="00000914">
      <w:pPr>
        <w:spacing w:after="240" w:before="240" w:lineRule="auto"/>
        <w:ind w:left="0" w:firstLine="0"/>
        <w:rPr/>
      </w:pPr>
      <w:r w:rsidDel="00000000" w:rsidR="00000000" w:rsidRPr="00000000">
        <w:rPr>
          <w:rtl w:val="0"/>
        </w:rPr>
        <w:t xml:space="preserve">Core Responsibilities</w:t>
      </w:r>
    </w:p>
    <w:p w:rsidR="00000000" w:rsidDel="00000000" w:rsidP="00000000" w:rsidRDefault="00000000" w:rsidRPr="00000000" w14:paraId="00000915">
      <w:pPr>
        <w:numPr>
          <w:ilvl w:val="0"/>
          <w:numId w:val="20"/>
        </w:numPr>
        <w:spacing w:after="0" w:afterAutospacing="0" w:before="480" w:lineRule="auto"/>
        <w:ind w:left="720" w:hanging="360"/>
      </w:pPr>
      <w:r w:rsidDel="00000000" w:rsidR="00000000" w:rsidRPr="00000000">
        <w:rPr>
          <w:rtl w:val="0"/>
        </w:rPr>
        <w:t xml:space="preserve">Onboard members</w:t>
        <w:br w:type="textWrapping"/>
      </w:r>
    </w:p>
    <w:p w:rsidR="00000000" w:rsidDel="00000000" w:rsidP="00000000" w:rsidRDefault="00000000" w:rsidRPr="00000000" w14:paraId="00000916">
      <w:pPr>
        <w:numPr>
          <w:ilvl w:val="0"/>
          <w:numId w:val="20"/>
        </w:numPr>
        <w:spacing w:after="0" w:afterAutospacing="0" w:before="0" w:beforeAutospacing="0" w:lineRule="auto"/>
        <w:ind w:left="720" w:hanging="360"/>
      </w:pPr>
      <w:r w:rsidDel="00000000" w:rsidR="00000000" w:rsidRPr="00000000">
        <w:rPr>
          <w:rtl w:val="0"/>
        </w:rPr>
        <w:t xml:space="preserve">Moderate Discord</w:t>
        <w:br w:type="textWrapping"/>
      </w:r>
    </w:p>
    <w:p w:rsidR="00000000" w:rsidDel="00000000" w:rsidP="00000000" w:rsidRDefault="00000000" w:rsidRPr="00000000" w14:paraId="00000917">
      <w:pPr>
        <w:numPr>
          <w:ilvl w:val="0"/>
          <w:numId w:val="20"/>
        </w:numPr>
        <w:spacing w:after="0" w:afterAutospacing="0" w:before="0" w:beforeAutospacing="0" w:lineRule="auto"/>
        <w:ind w:left="720" w:hanging="360"/>
      </w:pPr>
      <w:r w:rsidDel="00000000" w:rsidR="00000000" w:rsidRPr="00000000">
        <w:rPr>
          <w:rtl w:val="0"/>
        </w:rPr>
        <w:t xml:space="preserve">Post announcements</w:t>
        <w:br w:type="textWrapping"/>
      </w:r>
    </w:p>
    <w:p w:rsidR="00000000" w:rsidDel="00000000" w:rsidP="00000000" w:rsidRDefault="00000000" w:rsidRPr="00000000" w14:paraId="00000918">
      <w:pPr>
        <w:numPr>
          <w:ilvl w:val="0"/>
          <w:numId w:val="20"/>
        </w:numPr>
        <w:spacing w:after="0" w:afterAutospacing="0" w:before="0" w:beforeAutospacing="0" w:lineRule="auto"/>
        <w:ind w:left="720" w:hanging="360"/>
      </w:pPr>
      <w:r w:rsidDel="00000000" w:rsidR="00000000" w:rsidRPr="00000000">
        <w:rPr>
          <w:rtl w:val="0"/>
        </w:rPr>
        <w:t xml:space="preserve">Route collaboration requests</w:t>
        <w:br w:type="textWrapping"/>
      </w:r>
    </w:p>
    <w:p w:rsidR="00000000" w:rsidDel="00000000" w:rsidP="00000000" w:rsidRDefault="00000000" w:rsidRPr="00000000" w14:paraId="00000919">
      <w:pPr>
        <w:numPr>
          <w:ilvl w:val="0"/>
          <w:numId w:val="20"/>
        </w:numPr>
        <w:spacing w:after="0" w:afterAutospacing="0" w:before="0" w:beforeAutospacing="0" w:lineRule="auto"/>
        <w:ind w:left="720" w:hanging="360"/>
      </w:pPr>
      <w:r w:rsidDel="00000000" w:rsidR="00000000" w:rsidRPr="00000000">
        <w:rPr>
          <w:rtl w:val="0"/>
        </w:rPr>
        <w:t xml:space="preserve">Surface insights</w:t>
        <w:br w:type="textWrapping"/>
      </w:r>
    </w:p>
    <w:p w:rsidR="00000000" w:rsidDel="00000000" w:rsidP="00000000" w:rsidRDefault="00000000" w:rsidRPr="00000000" w14:paraId="0000091A">
      <w:pPr>
        <w:numPr>
          <w:ilvl w:val="0"/>
          <w:numId w:val="20"/>
        </w:numPr>
        <w:spacing w:after="480" w:before="0" w:beforeAutospacing="0" w:lineRule="auto"/>
        <w:ind w:left="720" w:hanging="360"/>
      </w:pPr>
      <w:r w:rsidDel="00000000" w:rsidR="00000000" w:rsidRPr="00000000">
        <w:rPr>
          <w:rtl w:val="0"/>
        </w:rPr>
        <w:t xml:space="preserve">Support working groups</w:t>
        <w:br w:type="textWrapping"/>
      </w:r>
    </w:p>
    <w:p w:rsidR="00000000" w:rsidDel="00000000" w:rsidP="00000000" w:rsidRDefault="00000000" w:rsidRPr="00000000" w14:paraId="0000091B">
      <w:pPr>
        <w:spacing w:after="240" w:before="240" w:lineRule="auto"/>
        <w:ind w:left="0" w:firstLine="0"/>
        <w:rPr/>
      </w:pPr>
      <w:r w:rsidDel="00000000" w:rsidR="00000000" w:rsidRPr="00000000">
        <w:rPr>
          <w:rtl w:val="0"/>
        </w:rPr>
        <w:t xml:space="preserve">Skills &amp; Experience</w:t>
      </w:r>
    </w:p>
    <w:p w:rsidR="00000000" w:rsidDel="00000000" w:rsidP="00000000" w:rsidRDefault="00000000" w:rsidRPr="00000000" w14:paraId="0000091C">
      <w:pPr>
        <w:numPr>
          <w:ilvl w:val="0"/>
          <w:numId w:val="220"/>
        </w:numPr>
        <w:spacing w:after="0" w:afterAutospacing="0" w:before="480" w:lineRule="auto"/>
        <w:ind w:left="720" w:hanging="360"/>
      </w:pPr>
      <w:r w:rsidDel="00000000" w:rsidR="00000000" w:rsidRPr="00000000">
        <w:rPr>
          <w:rtl w:val="0"/>
        </w:rPr>
        <w:t xml:space="preserve">Community building</w:t>
        <w:br w:type="textWrapping"/>
      </w:r>
    </w:p>
    <w:p w:rsidR="00000000" w:rsidDel="00000000" w:rsidP="00000000" w:rsidRDefault="00000000" w:rsidRPr="00000000" w14:paraId="0000091D">
      <w:pPr>
        <w:numPr>
          <w:ilvl w:val="0"/>
          <w:numId w:val="220"/>
        </w:numPr>
        <w:spacing w:after="0" w:afterAutospacing="0" w:before="0" w:beforeAutospacing="0" w:lineRule="auto"/>
        <w:ind w:left="720" w:hanging="360"/>
      </w:pPr>
      <w:r w:rsidDel="00000000" w:rsidR="00000000" w:rsidRPr="00000000">
        <w:rPr>
          <w:rtl w:val="0"/>
        </w:rPr>
        <w:t xml:space="preserve">Discord fluency</w:t>
        <w:br w:type="textWrapping"/>
      </w:r>
    </w:p>
    <w:p w:rsidR="00000000" w:rsidDel="00000000" w:rsidP="00000000" w:rsidRDefault="00000000" w:rsidRPr="00000000" w14:paraId="0000091E">
      <w:pPr>
        <w:numPr>
          <w:ilvl w:val="0"/>
          <w:numId w:val="220"/>
        </w:numPr>
        <w:spacing w:after="0" w:afterAutospacing="0" w:before="0" w:beforeAutospacing="0" w:lineRule="auto"/>
        <w:ind w:left="720" w:hanging="360"/>
      </w:pPr>
      <w:r w:rsidDel="00000000" w:rsidR="00000000" w:rsidRPr="00000000">
        <w:rPr>
          <w:rtl w:val="0"/>
        </w:rPr>
        <w:t xml:space="preserve">Emotional intelligence</w:t>
        <w:br w:type="textWrapping"/>
      </w:r>
    </w:p>
    <w:p w:rsidR="00000000" w:rsidDel="00000000" w:rsidP="00000000" w:rsidRDefault="00000000" w:rsidRPr="00000000" w14:paraId="0000091F">
      <w:pPr>
        <w:numPr>
          <w:ilvl w:val="0"/>
          <w:numId w:val="220"/>
        </w:numPr>
        <w:spacing w:after="480" w:before="0" w:beforeAutospacing="0" w:lineRule="auto"/>
        <w:ind w:left="720" w:hanging="360"/>
      </w:pPr>
      <w:r w:rsidDel="00000000" w:rsidR="00000000" w:rsidRPr="00000000">
        <w:rPr>
          <w:rtl w:val="0"/>
        </w:rPr>
        <w:t xml:space="preserve">Governance literacy</w:t>
        <w:br w:type="textWrapping"/>
      </w:r>
    </w:p>
    <w:p w:rsidR="00000000" w:rsidDel="00000000" w:rsidP="00000000" w:rsidRDefault="00000000" w:rsidRPr="00000000" w14:paraId="00000920">
      <w:pPr>
        <w:spacing w:after="240" w:before="240" w:lineRule="auto"/>
        <w:ind w:left="0" w:firstLine="0"/>
        <w:rPr/>
      </w:pPr>
      <w:r w:rsidDel="00000000" w:rsidR="00000000" w:rsidRPr="00000000">
        <w:rPr>
          <w:rtl w:val="0"/>
        </w:rPr>
        <w:t xml:space="preserve">Time Horizon</w:t>
      </w:r>
    </w:p>
    <w:p w:rsidR="00000000" w:rsidDel="00000000" w:rsidP="00000000" w:rsidRDefault="00000000" w:rsidRPr="00000000" w14:paraId="00000921">
      <w:pPr>
        <w:numPr>
          <w:ilvl w:val="0"/>
          <w:numId w:val="239"/>
        </w:numPr>
        <w:spacing w:after="0" w:afterAutospacing="0" w:before="480" w:lineRule="auto"/>
        <w:ind w:left="720" w:hanging="360"/>
      </w:pPr>
      <w:r w:rsidDel="00000000" w:rsidR="00000000" w:rsidRPr="00000000">
        <w:rPr>
          <w:rtl w:val="0"/>
        </w:rPr>
        <w:t xml:space="preserve">Ongoing</w:t>
        <w:br w:type="textWrapping"/>
      </w:r>
    </w:p>
    <w:p w:rsidR="00000000" w:rsidDel="00000000" w:rsidP="00000000" w:rsidRDefault="00000000" w:rsidRPr="00000000" w14:paraId="00000922">
      <w:pPr>
        <w:numPr>
          <w:ilvl w:val="0"/>
          <w:numId w:val="239"/>
        </w:numPr>
        <w:spacing w:after="480" w:before="0" w:beforeAutospacing="0" w:lineRule="auto"/>
        <w:ind w:left="720" w:hanging="360"/>
      </w:pPr>
      <w:r w:rsidDel="00000000" w:rsidR="00000000" w:rsidRPr="00000000">
        <w:rPr>
          <w:rtl w:val="0"/>
        </w:rPr>
        <w:t xml:space="preserve">5–15 hrs/week</w:t>
        <w:br w:type="textWrapping"/>
      </w:r>
    </w:p>
    <w:p w:rsidR="00000000" w:rsidDel="00000000" w:rsidP="00000000" w:rsidRDefault="00000000" w:rsidRPr="00000000" w14:paraId="00000923">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4">
      <w:pPr>
        <w:pStyle w:val="Heading2"/>
        <w:keepNext w:val="0"/>
        <w:keepLines w:val="0"/>
        <w:ind w:left="0" w:firstLine="0"/>
        <w:rPr>
          <w:sz w:val="34"/>
          <w:szCs w:val="34"/>
        </w:rPr>
      </w:pPr>
      <w:bookmarkStart w:colFirst="0" w:colLast="0" w:name="_3gxujbr2lvxk" w:id="184"/>
      <w:bookmarkEnd w:id="184"/>
      <w:r w:rsidDel="00000000" w:rsidR="00000000" w:rsidRPr="00000000">
        <w:rPr>
          <w:sz w:val="34"/>
          <w:szCs w:val="34"/>
          <w:rtl w:val="0"/>
        </w:rPr>
        <w:t xml:space="preserve">6) CONTENT PRODUCER / EDITOR</w:t>
      </w:r>
    </w:p>
    <w:p w:rsidR="00000000" w:rsidDel="00000000" w:rsidP="00000000" w:rsidRDefault="00000000" w:rsidRPr="00000000" w14:paraId="00000925">
      <w:pPr>
        <w:spacing w:after="240" w:before="240" w:lineRule="auto"/>
        <w:ind w:left="0" w:firstLine="0"/>
        <w:rPr/>
      </w:pPr>
      <w:r w:rsidDel="00000000" w:rsidR="00000000" w:rsidRPr="00000000">
        <w:rPr>
          <w:rtl w:val="0"/>
        </w:rPr>
        <w:t xml:space="preserve">Core Responsibilities</w:t>
      </w:r>
    </w:p>
    <w:p w:rsidR="00000000" w:rsidDel="00000000" w:rsidP="00000000" w:rsidRDefault="00000000" w:rsidRPr="00000000" w14:paraId="00000926">
      <w:pPr>
        <w:numPr>
          <w:ilvl w:val="0"/>
          <w:numId w:val="226"/>
        </w:numPr>
        <w:spacing w:after="0" w:afterAutospacing="0" w:before="480" w:lineRule="auto"/>
        <w:ind w:left="720" w:hanging="360"/>
      </w:pPr>
      <w:r w:rsidDel="00000000" w:rsidR="00000000" w:rsidRPr="00000000">
        <w:rPr>
          <w:rtl w:val="0"/>
        </w:rPr>
        <w:t xml:space="preserve">Trim replays</w:t>
        <w:br w:type="textWrapping"/>
      </w:r>
    </w:p>
    <w:p w:rsidR="00000000" w:rsidDel="00000000" w:rsidP="00000000" w:rsidRDefault="00000000" w:rsidRPr="00000000" w14:paraId="00000927">
      <w:pPr>
        <w:numPr>
          <w:ilvl w:val="0"/>
          <w:numId w:val="226"/>
        </w:numPr>
        <w:spacing w:after="0" w:afterAutospacing="0" w:before="0" w:beforeAutospacing="0" w:lineRule="auto"/>
        <w:ind w:left="720" w:hanging="360"/>
      </w:pPr>
      <w:r w:rsidDel="00000000" w:rsidR="00000000" w:rsidRPr="00000000">
        <w:rPr>
          <w:rtl w:val="0"/>
        </w:rPr>
        <w:t xml:space="preserve">Create clips</w:t>
        <w:br w:type="textWrapping"/>
      </w:r>
    </w:p>
    <w:p w:rsidR="00000000" w:rsidDel="00000000" w:rsidP="00000000" w:rsidRDefault="00000000" w:rsidRPr="00000000" w14:paraId="00000928">
      <w:pPr>
        <w:numPr>
          <w:ilvl w:val="0"/>
          <w:numId w:val="226"/>
        </w:numPr>
        <w:spacing w:after="0" w:afterAutospacing="0" w:before="0" w:beforeAutospacing="0" w:lineRule="auto"/>
        <w:ind w:left="720" w:hanging="360"/>
      </w:pPr>
      <w:r w:rsidDel="00000000" w:rsidR="00000000" w:rsidRPr="00000000">
        <w:rPr>
          <w:rtl w:val="0"/>
        </w:rPr>
        <w:t xml:space="preserve">Add captions</w:t>
        <w:br w:type="textWrapping"/>
      </w:r>
    </w:p>
    <w:p w:rsidR="00000000" w:rsidDel="00000000" w:rsidP="00000000" w:rsidRDefault="00000000" w:rsidRPr="00000000" w14:paraId="00000929">
      <w:pPr>
        <w:numPr>
          <w:ilvl w:val="0"/>
          <w:numId w:val="226"/>
        </w:numPr>
        <w:spacing w:after="0" w:afterAutospacing="0" w:before="0" w:beforeAutospacing="0" w:lineRule="auto"/>
        <w:ind w:left="720" w:hanging="360"/>
      </w:pPr>
      <w:r w:rsidDel="00000000" w:rsidR="00000000" w:rsidRPr="00000000">
        <w:rPr>
          <w:rtl w:val="0"/>
        </w:rPr>
        <w:t xml:space="preserve">Upload to YouTube</w:t>
        <w:br w:type="textWrapping"/>
      </w:r>
    </w:p>
    <w:p w:rsidR="00000000" w:rsidDel="00000000" w:rsidP="00000000" w:rsidRDefault="00000000" w:rsidRPr="00000000" w14:paraId="0000092A">
      <w:pPr>
        <w:numPr>
          <w:ilvl w:val="0"/>
          <w:numId w:val="226"/>
        </w:numPr>
        <w:spacing w:after="0" w:afterAutospacing="0" w:before="0" w:beforeAutospacing="0" w:lineRule="auto"/>
        <w:ind w:left="720" w:hanging="360"/>
      </w:pPr>
      <w:r w:rsidDel="00000000" w:rsidR="00000000" w:rsidRPr="00000000">
        <w:rPr>
          <w:rtl w:val="0"/>
        </w:rPr>
        <w:t xml:space="preserve">Maintain content calendar</w:t>
        <w:br w:type="textWrapping"/>
      </w:r>
    </w:p>
    <w:p w:rsidR="00000000" w:rsidDel="00000000" w:rsidP="00000000" w:rsidRDefault="00000000" w:rsidRPr="00000000" w14:paraId="0000092B">
      <w:pPr>
        <w:numPr>
          <w:ilvl w:val="0"/>
          <w:numId w:val="226"/>
        </w:numPr>
        <w:spacing w:after="480" w:before="0" w:beforeAutospacing="0" w:lineRule="auto"/>
        <w:ind w:left="720" w:hanging="360"/>
      </w:pPr>
      <w:r w:rsidDel="00000000" w:rsidR="00000000" w:rsidRPr="00000000">
        <w:rPr>
          <w:rtl w:val="0"/>
        </w:rPr>
        <w:t xml:space="preserve">Repurpose into newsletters</w:t>
        <w:br w:type="textWrapping"/>
      </w:r>
    </w:p>
    <w:p w:rsidR="00000000" w:rsidDel="00000000" w:rsidP="00000000" w:rsidRDefault="00000000" w:rsidRPr="00000000" w14:paraId="0000092C">
      <w:pPr>
        <w:spacing w:after="240" w:before="240" w:lineRule="auto"/>
        <w:ind w:left="0" w:firstLine="0"/>
        <w:rPr/>
      </w:pPr>
      <w:r w:rsidDel="00000000" w:rsidR="00000000" w:rsidRPr="00000000">
        <w:rPr>
          <w:rtl w:val="0"/>
        </w:rPr>
        <w:t xml:space="preserve">Skills &amp; Experience</w:t>
      </w:r>
    </w:p>
    <w:p w:rsidR="00000000" w:rsidDel="00000000" w:rsidP="00000000" w:rsidRDefault="00000000" w:rsidRPr="00000000" w14:paraId="0000092D">
      <w:pPr>
        <w:numPr>
          <w:ilvl w:val="0"/>
          <w:numId w:val="6"/>
        </w:numPr>
        <w:spacing w:after="0" w:afterAutospacing="0" w:before="480" w:lineRule="auto"/>
        <w:ind w:left="720" w:hanging="360"/>
      </w:pPr>
      <w:r w:rsidDel="00000000" w:rsidR="00000000" w:rsidRPr="00000000">
        <w:rPr>
          <w:rtl w:val="0"/>
        </w:rPr>
        <w:t xml:space="preserve">Video editing</w:t>
        <w:br w:type="textWrapping"/>
      </w:r>
    </w:p>
    <w:p w:rsidR="00000000" w:rsidDel="00000000" w:rsidP="00000000" w:rsidRDefault="00000000" w:rsidRPr="00000000" w14:paraId="0000092E">
      <w:pPr>
        <w:numPr>
          <w:ilvl w:val="0"/>
          <w:numId w:val="6"/>
        </w:numPr>
        <w:spacing w:after="0" w:afterAutospacing="0" w:before="0" w:beforeAutospacing="0" w:lineRule="auto"/>
        <w:ind w:left="720" w:hanging="360"/>
      </w:pPr>
      <w:r w:rsidDel="00000000" w:rsidR="00000000" w:rsidRPr="00000000">
        <w:rPr>
          <w:rtl w:val="0"/>
        </w:rPr>
        <w:t xml:space="preserve">YouTube workflows</w:t>
        <w:br w:type="textWrapping"/>
      </w:r>
    </w:p>
    <w:p w:rsidR="00000000" w:rsidDel="00000000" w:rsidP="00000000" w:rsidRDefault="00000000" w:rsidRPr="00000000" w14:paraId="0000092F">
      <w:pPr>
        <w:numPr>
          <w:ilvl w:val="0"/>
          <w:numId w:val="6"/>
        </w:numPr>
        <w:spacing w:after="0" w:afterAutospacing="0" w:before="0" w:beforeAutospacing="0" w:lineRule="auto"/>
        <w:ind w:left="720" w:hanging="360"/>
      </w:pPr>
      <w:r w:rsidDel="00000000" w:rsidR="00000000" w:rsidRPr="00000000">
        <w:rPr>
          <w:rtl w:val="0"/>
        </w:rPr>
        <w:t xml:space="preserve">Captioning</w:t>
        <w:br w:type="textWrapping"/>
      </w:r>
    </w:p>
    <w:p w:rsidR="00000000" w:rsidDel="00000000" w:rsidP="00000000" w:rsidRDefault="00000000" w:rsidRPr="00000000" w14:paraId="00000930">
      <w:pPr>
        <w:numPr>
          <w:ilvl w:val="0"/>
          <w:numId w:val="6"/>
        </w:numPr>
        <w:spacing w:after="480" w:before="0" w:beforeAutospacing="0" w:lineRule="auto"/>
        <w:ind w:left="720" w:hanging="360"/>
      </w:pPr>
      <w:r w:rsidDel="00000000" w:rsidR="00000000" w:rsidRPr="00000000">
        <w:rPr>
          <w:rtl w:val="0"/>
        </w:rPr>
        <w:t xml:space="preserve">Content strategy</w:t>
        <w:br w:type="textWrapping"/>
      </w:r>
    </w:p>
    <w:p w:rsidR="00000000" w:rsidDel="00000000" w:rsidP="00000000" w:rsidRDefault="00000000" w:rsidRPr="00000000" w14:paraId="00000931">
      <w:pPr>
        <w:spacing w:after="240" w:before="240" w:lineRule="auto"/>
        <w:ind w:left="0" w:firstLine="0"/>
        <w:rPr/>
      </w:pPr>
      <w:r w:rsidDel="00000000" w:rsidR="00000000" w:rsidRPr="00000000">
        <w:rPr>
          <w:rtl w:val="0"/>
        </w:rPr>
        <w:t xml:space="preserve">Time Horizon</w:t>
      </w:r>
    </w:p>
    <w:p w:rsidR="00000000" w:rsidDel="00000000" w:rsidP="00000000" w:rsidRDefault="00000000" w:rsidRPr="00000000" w14:paraId="00000932">
      <w:pPr>
        <w:numPr>
          <w:ilvl w:val="0"/>
          <w:numId w:val="244"/>
        </w:numPr>
        <w:spacing w:after="0" w:afterAutospacing="0" w:before="480" w:lineRule="auto"/>
        <w:ind w:left="720" w:hanging="360"/>
      </w:pPr>
      <w:r w:rsidDel="00000000" w:rsidR="00000000" w:rsidRPr="00000000">
        <w:rPr>
          <w:rtl w:val="0"/>
        </w:rPr>
        <w:t xml:space="preserve">Ongoing</w:t>
        <w:br w:type="textWrapping"/>
      </w:r>
    </w:p>
    <w:p w:rsidR="00000000" w:rsidDel="00000000" w:rsidP="00000000" w:rsidRDefault="00000000" w:rsidRPr="00000000" w14:paraId="00000933">
      <w:pPr>
        <w:numPr>
          <w:ilvl w:val="0"/>
          <w:numId w:val="244"/>
        </w:numPr>
        <w:spacing w:after="480" w:before="0" w:beforeAutospacing="0" w:lineRule="auto"/>
        <w:ind w:left="720" w:hanging="360"/>
      </w:pPr>
      <w:r w:rsidDel="00000000" w:rsidR="00000000" w:rsidRPr="00000000">
        <w:rPr>
          <w:rtl w:val="0"/>
        </w:rPr>
        <w:t xml:space="preserve">5–15 hrs/week</w:t>
        <w:br w:type="textWrapping"/>
      </w:r>
    </w:p>
    <w:p w:rsidR="00000000" w:rsidDel="00000000" w:rsidP="00000000" w:rsidRDefault="00000000" w:rsidRPr="00000000" w14:paraId="00000934">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5">
      <w:pPr>
        <w:pStyle w:val="Heading2"/>
        <w:keepNext w:val="0"/>
        <w:keepLines w:val="0"/>
        <w:ind w:left="0" w:firstLine="0"/>
        <w:rPr>
          <w:sz w:val="34"/>
          <w:szCs w:val="34"/>
        </w:rPr>
      </w:pPr>
      <w:bookmarkStart w:colFirst="0" w:colLast="0" w:name="_d9llxbx86uwb" w:id="185"/>
      <w:bookmarkEnd w:id="185"/>
      <w:r w:rsidDel="00000000" w:rsidR="00000000" w:rsidRPr="00000000">
        <w:rPr>
          <w:sz w:val="34"/>
          <w:szCs w:val="34"/>
          <w:rtl w:val="0"/>
        </w:rPr>
        <w:t xml:space="preserve">7) STREAMING PRODUCER</w:t>
      </w:r>
    </w:p>
    <w:p w:rsidR="00000000" w:rsidDel="00000000" w:rsidP="00000000" w:rsidRDefault="00000000" w:rsidRPr="00000000" w14:paraId="00000936">
      <w:pPr>
        <w:spacing w:after="240" w:before="240" w:lineRule="auto"/>
        <w:ind w:left="0" w:firstLine="0"/>
        <w:rPr/>
      </w:pPr>
      <w:r w:rsidDel="00000000" w:rsidR="00000000" w:rsidRPr="00000000">
        <w:rPr>
          <w:rtl w:val="0"/>
        </w:rPr>
        <w:t xml:space="preserve">Core Responsibilities</w:t>
      </w:r>
    </w:p>
    <w:p w:rsidR="00000000" w:rsidDel="00000000" w:rsidP="00000000" w:rsidRDefault="00000000" w:rsidRPr="00000000" w14:paraId="00000937">
      <w:pPr>
        <w:numPr>
          <w:ilvl w:val="0"/>
          <w:numId w:val="213"/>
        </w:numPr>
        <w:spacing w:after="0" w:afterAutospacing="0" w:before="480" w:lineRule="auto"/>
        <w:ind w:left="720" w:hanging="360"/>
      </w:pPr>
      <w:r w:rsidDel="00000000" w:rsidR="00000000" w:rsidRPr="00000000">
        <w:rPr>
          <w:rtl w:val="0"/>
        </w:rPr>
        <w:t xml:space="preserve">Run OBS</w:t>
        <w:br w:type="textWrapping"/>
      </w:r>
    </w:p>
    <w:p w:rsidR="00000000" w:rsidDel="00000000" w:rsidP="00000000" w:rsidRDefault="00000000" w:rsidRPr="00000000" w14:paraId="00000938">
      <w:pPr>
        <w:numPr>
          <w:ilvl w:val="0"/>
          <w:numId w:val="213"/>
        </w:numPr>
        <w:spacing w:after="0" w:afterAutospacing="0" w:before="0" w:beforeAutospacing="0" w:lineRule="auto"/>
        <w:ind w:left="720" w:hanging="360"/>
      </w:pPr>
      <w:r w:rsidDel="00000000" w:rsidR="00000000" w:rsidRPr="00000000">
        <w:rPr>
          <w:rtl w:val="0"/>
        </w:rPr>
        <w:t xml:space="preserve">Manage live streams</w:t>
        <w:br w:type="textWrapping"/>
      </w:r>
    </w:p>
    <w:p w:rsidR="00000000" w:rsidDel="00000000" w:rsidP="00000000" w:rsidRDefault="00000000" w:rsidRPr="00000000" w14:paraId="00000939">
      <w:pPr>
        <w:numPr>
          <w:ilvl w:val="0"/>
          <w:numId w:val="213"/>
        </w:numPr>
        <w:spacing w:after="0" w:afterAutospacing="0" w:before="0" w:beforeAutospacing="0" w:lineRule="auto"/>
        <w:ind w:left="720" w:hanging="360"/>
      </w:pPr>
      <w:r w:rsidDel="00000000" w:rsidR="00000000" w:rsidRPr="00000000">
        <w:rPr>
          <w:rtl w:val="0"/>
        </w:rPr>
        <w:t xml:space="preserve">Start/stop recordings</w:t>
        <w:br w:type="textWrapping"/>
      </w:r>
    </w:p>
    <w:p w:rsidR="00000000" w:rsidDel="00000000" w:rsidP="00000000" w:rsidRDefault="00000000" w:rsidRPr="00000000" w14:paraId="0000093A">
      <w:pPr>
        <w:numPr>
          <w:ilvl w:val="0"/>
          <w:numId w:val="213"/>
        </w:numPr>
        <w:spacing w:after="0" w:afterAutospacing="0" w:before="0" w:beforeAutospacing="0" w:lineRule="auto"/>
        <w:ind w:left="720" w:hanging="360"/>
      </w:pPr>
      <w:r w:rsidDel="00000000" w:rsidR="00000000" w:rsidRPr="00000000">
        <w:rPr>
          <w:rtl w:val="0"/>
        </w:rPr>
        <w:t xml:space="preserve">Troubleshoot audio</w:t>
        <w:br w:type="textWrapping"/>
      </w:r>
    </w:p>
    <w:p w:rsidR="00000000" w:rsidDel="00000000" w:rsidP="00000000" w:rsidRDefault="00000000" w:rsidRPr="00000000" w14:paraId="0000093B">
      <w:pPr>
        <w:numPr>
          <w:ilvl w:val="0"/>
          <w:numId w:val="213"/>
        </w:numPr>
        <w:spacing w:after="480" w:before="0" w:beforeAutospacing="0" w:lineRule="auto"/>
        <w:ind w:left="720" w:hanging="360"/>
      </w:pPr>
      <w:r w:rsidDel="00000000" w:rsidR="00000000" w:rsidRPr="00000000">
        <w:rPr>
          <w:rtl w:val="0"/>
        </w:rPr>
        <w:t xml:space="preserve">Coordinate with moderators</w:t>
        <w:br w:type="textWrapping"/>
      </w:r>
    </w:p>
    <w:p w:rsidR="00000000" w:rsidDel="00000000" w:rsidP="00000000" w:rsidRDefault="00000000" w:rsidRPr="00000000" w14:paraId="0000093C">
      <w:pPr>
        <w:spacing w:after="240" w:before="240" w:lineRule="auto"/>
        <w:ind w:left="0" w:firstLine="0"/>
        <w:rPr/>
      </w:pPr>
      <w:r w:rsidDel="00000000" w:rsidR="00000000" w:rsidRPr="00000000">
        <w:rPr>
          <w:rtl w:val="0"/>
        </w:rPr>
        <w:t xml:space="preserve">Skills &amp; Experience</w:t>
      </w:r>
    </w:p>
    <w:p w:rsidR="00000000" w:rsidDel="00000000" w:rsidP="00000000" w:rsidRDefault="00000000" w:rsidRPr="00000000" w14:paraId="0000093D">
      <w:pPr>
        <w:numPr>
          <w:ilvl w:val="0"/>
          <w:numId w:val="262"/>
        </w:numPr>
        <w:spacing w:after="0" w:afterAutospacing="0" w:before="480" w:lineRule="auto"/>
        <w:ind w:left="720" w:hanging="360"/>
      </w:pPr>
      <w:r w:rsidDel="00000000" w:rsidR="00000000" w:rsidRPr="00000000">
        <w:rPr>
          <w:rtl w:val="0"/>
        </w:rPr>
        <w:t xml:space="preserve">OBS</w:t>
        <w:br w:type="textWrapping"/>
      </w:r>
    </w:p>
    <w:p w:rsidR="00000000" w:rsidDel="00000000" w:rsidP="00000000" w:rsidRDefault="00000000" w:rsidRPr="00000000" w14:paraId="0000093E">
      <w:pPr>
        <w:numPr>
          <w:ilvl w:val="0"/>
          <w:numId w:val="262"/>
        </w:numPr>
        <w:spacing w:after="0" w:afterAutospacing="0" w:before="0" w:beforeAutospacing="0" w:lineRule="auto"/>
        <w:ind w:left="720" w:hanging="360"/>
      </w:pPr>
      <w:r w:rsidDel="00000000" w:rsidR="00000000" w:rsidRPr="00000000">
        <w:rPr>
          <w:rtl w:val="0"/>
        </w:rPr>
        <w:t xml:space="preserve">Live broadcasting</w:t>
        <w:br w:type="textWrapping"/>
      </w:r>
    </w:p>
    <w:p w:rsidR="00000000" w:rsidDel="00000000" w:rsidP="00000000" w:rsidRDefault="00000000" w:rsidRPr="00000000" w14:paraId="0000093F">
      <w:pPr>
        <w:numPr>
          <w:ilvl w:val="0"/>
          <w:numId w:val="262"/>
        </w:numPr>
        <w:spacing w:after="480" w:before="0" w:beforeAutospacing="0" w:lineRule="auto"/>
        <w:ind w:left="720" w:hanging="360"/>
      </w:pPr>
      <w:r w:rsidDel="00000000" w:rsidR="00000000" w:rsidRPr="00000000">
        <w:rPr>
          <w:rtl w:val="0"/>
        </w:rPr>
        <w:t xml:space="preserve">Troubleshooting</w:t>
        <w:br w:type="textWrapping"/>
      </w:r>
    </w:p>
    <w:p w:rsidR="00000000" w:rsidDel="00000000" w:rsidP="00000000" w:rsidRDefault="00000000" w:rsidRPr="00000000" w14:paraId="00000940">
      <w:pPr>
        <w:spacing w:after="240" w:before="240" w:lineRule="auto"/>
        <w:ind w:left="0" w:firstLine="0"/>
        <w:rPr/>
      </w:pPr>
      <w:r w:rsidDel="00000000" w:rsidR="00000000" w:rsidRPr="00000000">
        <w:rPr>
          <w:rtl w:val="0"/>
        </w:rPr>
        <w:t xml:space="preserve">Time Horizon</w:t>
      </w:r>
    </w:p>
    <w:p w:rsidR="00000000" w:rsidDel="00000000" w:rsidP="00000000" w:rsidRDefault="00000000" w:rsidRPr="00000000" w14:paraId="00000941">
      <w:pPr>
        <w:numPr>
          <w:ilvl w:val="0"/>
          <w:numId w:val="91"/>
        </w:numPr>
        <w:spacing w:after="480" w:before="480" w:lineRule="auto"/>
        <w:ind w:left="720" w:hanging="360"/>
      </w:pPr>
      <w:r w:rsidDel="00000000" w:rsidR="00000000" w:rsidRPr="00000000">
        <w:rPr>
          <w:rtl w:val="0"/>
        </w:rPr>
        <w:t xml:space="preserve">Per-session</w:t>
        <w:br w:type="textWrapping"/>
      </w:r>
    </w:p>
    <w:p w:rsidR="00000000" w:rsidDel="00000000" w:rsidP="00000000" w:rsidRDefault="00000000" w:rsidRPr="00000000" w14:paraId="00000942">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3">
      <w:pPr>
        <w:pStyle w:val="Heading2"/>
        <w:keepNext w:val="0"/>
        <w:keepLines w:val="0"/>
        <w:ind w:left="0" w:firstLine="0"/>
        <w:rPr>
          <w:sz w:val="34"/>
          <w:szCs w:val="34"/>
        </w:rPr>
      </w:pPr>
      <w:bookmarkStart w:colFirst="0" w:colLast="0" w:name="_u5r5uqwi7q2f" w:id="186"/>
      <w:bookmarkEnd w:id="186"/>
      <w:r w:rsidDel="00000000" w:rsidR="00000000" w:rsidRPr="00000000">
        <w:rPr>
          <w:sz w:val="34"/>
          <w:szCs w:val="34"/>
          <w:rtl w:val="0"/>
        </w:rPr>
        <w:t xml:space="preserve">8) GUEST LIAISON / SPEAKER COORDINATOR</w:t>
      </w:r>
    </w:p>
    <w:p w:rsidR="00000000" w:rsidDel="00000000" w:rsidP="00000000" w:rsidRDefault="00000000" w:rsidRPr="00000000" w14:paraId="00000944">
      <w:pPr>
        <w:spacing w:after="240" w:before="240" w:lineRule="auto"/>
        <w:ind w:left="0" w:firstLine="0"/>
        <w:rPr/>
      </w:pPr>
      <w:r w:rsidDel="00000000" w:rsidR="00000000" w:rsidRPr="00000000">
        <w:rPr>
          <w:rtl w:val="0"/>
        </w:rPr>
        <w:t xml:space="preserve">Core Responsibilities</w:t>
      </w:r>
    </w:p>
    <w:p w:rsidR="00000000" w:rsidDel="00000000" w:rsidP="00000000" w:rsidRDefault="00000000" w:rsidRPr="00000000" w14:paraId="00000945">
      <w:pPr>
        <w:numPr>
          <w:ilvl w:val="0"/>
          <w:numId w:val="86"/>
        </w:numPr>
        <w:spacing w:after="0" w:afterAutospacing="0" w:before="480" w:lineRule="auto"/>
        <w:ind w:left="720" w:hanging="360"/>
      </w:pPr>
      <w:r w:rsidDel="00000000" w:rsidR="00000000" w:rsidRPr="00000000">
        <w:rPr>
          <w:rtl w:val="0"/>
        </w:rPr>
        <w:t xml:space="preserve">Review speaker submissions</w:t>
        <w:br w:type="textWrapping"/>
      </w:r>
    </w:p>
    <w:p w:rsidR="00000000" w:rsidDel="00000000" w:rsidP="00000000" w:rsidRDefault="00000000" w:rsidRPr="00000000" w14:paraId="00000946">
      <w:pPr>
        <w:numPr>
          <w:ilvl w:val="0"/>
          <w:numId w:val="86"/>
        </w:numPr>
        <w:spacing w:after="0" w:afterAutospacing="0" w:before="0" w:beforeAutospacing="0" w:lineRule="auto"/>
        <w:ind w:left="720" w:hanging="360"/>
      </w:pPr>
      <w:r w:rsidDel="00000000" w:rsidR="00000000" w:rsidRPr="00000000">
        <w:rPr>
          <w:rtl w:val="0"/>
        </w:rPr>
        <w:t xml:space="preserve">Schedule guests</w:t>
        <w:br w:type="textWrapping"/>
      </w:r>
    </w:p>
    <w:p w:rsidR="00000000" w:rsidDel="00000000" w:rsidP="00000000" w:rsidRDefault="00000000" w:rsidRPr="00000000" w14:paraId="00000947">
      <w:pPr>
        <w:numPr>
          <w:ilvl w:val="0"/>
          <w:numId w:val="86"/>
        </w:numPr>
        <w:spacing w:after="0" w:afterAutospacing="0" w:before="0" w:beforeAutospacing="0" w:lineRule="auto"/>
        <w:ind w:left="720" w:hanging="360"/>
      </w:pPr>
      <w:r w:rsidDel="00000000" w:rsidR="00000000" w:rsidRPr="00000000">
        <w:rPr>
          <w:rtl w:val="0"/>
        </w:rPr>
        <w:t xml:space="preserve">Prep speakers</w:t>
        <w:br w:type="textWrapping"/>
      </w:r>
    </w:p>
    <w:p w:rsidR="00000000" w:rsidDel="00000000" w:rsidP="00000000" w:rsidRDefault="00000000" w:rsidRPr="00000000" w14:paraId="00000948">
      <w:pPr>
        <w:numPr>
          <w:ilvl w:val="0"/>
          <w:numId w:val="86"/>
        </w:numPr>
        <w:spacing w:after="0" w:afterAutospacing="0" w:before="0" w:beforeAutospacing="0" w:lineRule="auto"/>
        <w:ind w:left="720" w:hanging="360"/>
      </w:pPr>
      <w:r w:rsidDel="00000000" w:rsidR="00000000" w:rsidRPr="00000000">
        <w:rPr>
          <w:rtl w:val="0"/>
        </w:rPr>
        <w:t xml:space="preserve">Gather assets</w:t>
        <w:br w:type="textWrapping"/>
      </w:r>
    </w:p>
    <w:p w:rsidR="00000000" w:rsidDel="00000000" w:rsidP="00000000" w:rsidRDefault="00000000" w:rsidRPr="00000000" w14:paraId="00000949">
      <w:pPr>
        <w:numPr>
          <w:ilvl w:val="0"/>
          <w:numId w:val="86"/>
        </w:numPr>
        <w:spacing w:after="0" w:afterAutospacing="0" w:before="0" w:beforeAutospacing="0" w:lineRule="auto"/>
        <w:ind w:left="720" w:hanging="360"/>
      </w:pPr>
      <w:r w:rsidDel="00000000" w:rsidR="00000000" w:rsidRPr="00000000">
        <w:rPr>
          <w:rtl w:val="0"/>
        </w:rPr>
        <w:t xml:space="preserve">Manage consent</w:t>
        <w:br w:type="textWrapping"/>
      </w:r>
    </w:p>
    <w:p w:rsidR="00000000" w:rsidDel="00000000" w:rsidP="00000000" w:rsidRDefault="00000000" w:rsidRPr="00000000" w14:paraId="0000094A">
      <w:pPr>
        <w:numPr>
          <w:ilvl w:val="0"/>
          <w:numId w:val="86"/>
        </w:numPr>
        <w:spacing w:after="480" w:before="0" w:beforeAutospacing="0" w:lineRule="auto"/>
        <w:ind w:left="720" w:hanging="360"/>
      </w:pPr>
      <w:r w:rsidDel="00000000" w:rsidR="00000000" w:rsidRPr="00000000">
        <w:rPr>
          <w:rtl w:val="0"/>
        </w:rPr>
        <w:t xml:space="preserve">Send reminders</w:t>
        <w:br w:type="textWrapping"/>
      </w:r>
    </w:p>
    <w:p w:rsidR="00000000" w:rsidDel="00000000" w:rsidP="00000000" w:rsidRDefault="00000000" w:rsidRPr="00000000" w14:paraId="0000094B">
      <w:pPr>
        <w:spacing w:after="240" w:before="240" w:lineRule="auto"/>
        <w:ind w:left="0" w:firstLine="0"/>
        <w:rPr/>
      </w:pPr>
      <w:r w:rsidDel="00000000" w:rsidR="00000000" w:rsidRPr="00000000">
        <w:rPr>
          <w:rtl w:val="0"/>
        </w:rPr>
        <w:t xml:space="preserve">Skills &amp; Experience</w:t>
      </w:r>
    </w:p>
    <w:p w:rsidR="00000000" w:rsidDel="00000000" w:rsidP="00000000" w:rsidRDefault="00000000" w:rsidRPr="00000000" w14:paraId="0000094C">
      <w:pPr>
        <w:numPr>
          <w:ilvl w:val="0"/>
          <w:numId w:val="106"/>
        </w:numPr>
        <w:spacing w:after="0" w:afterAutospacing="0" w:before="480" w:lineRule="auto"/>
        <w:ind w:left="720" w:hanging="360"/>
      </w:pPr>
      <w:r w:rsidDel="00000000" w:rsidR="00000000" w:rsidRPr="00000000">
        <w:rPr>
          <w:rtl w:val="0"/>
        </w:rPr>
        <w:t xml:space="preserve">Relationship management</w:t>
        <w:br w:type="textWrapping"/>
      </w:r>
    </w:p>
    <w:p w:rsidR="00000000" w:rsidDel="00000000" w:rsidP="00000000" w:rsidRDefault="00000000" w:rsidRPr="00000000" w14:paraId="0000094D">
      <w:pPr>
        <w:numPr>
          <w:ilvl w:val="0"/>
          <w:numId w:val="106"/>
        </w:numPr>
        <w:spacing w:after="0" w:afterAutospacing="0" w:before="0" w:beforeAutospacing="0" w:lineRule="auto"/>
        <w:ind w:left="720" w:hanging="360"/>
      </w:pPr>
      <w:r w:rsidDel="00000000" w:rsidR="00000000" w:rsidRPr="00000000">
        <w:rPr>
          <w:rtl w:val="0"/>
        </w:rPr>
        <w:t xml:space="preserve">Scheduling</w:t>
        <w:br w:type="textWrapping"/>
      </w:r>
    </w:p>
    <w:p w:rsidR="00000000" w:rsidDel="00000000" w:rsidP="00000000" w:rsidRDefault="00000000" w:rsidRPr="00000000" w14:paraId="0000094E">
      <w:pPr>
        <w:numPr>
          <w:ilvl w:val="0"/>
          <w:numId w:val="106"/>
        </w:numPr>
        <w:spacing w:after="480" w:before="0" w:beforeAutospacing="0" w:lineRule="auto"/>
        <w:ind w:left="720" w:hanging="360"/>
      </w:pPr>
      <w:r w:rsidDel="00000000" w:rsidR="00000000" w:rsidRPr="00000000">
        <w:rPr>
          <w:rtl w:val="0"/>
        </w:rPr>
        <w:t xml:space="preserve">Clear communication</w:t>
        <w:br w:type="textWrapping"/>
      </w:r>
    </w:p>
    <w:p w:rsidR="00000000" w:rsidDel="00000000" w:rsidP="00000000" w:rsidRDefault="00000000" w:rsidRPr="00000000" w14:paraId="0000094F">
      <w:pPr>
        <w:spacing w:after="240" w:before="240" w:lineRule="auto"/>
        <w:ind w:left="0" w:firstLine="0"/>
        <w:rPr/>
      </w:pPr>
      <w:r w:rsidDel="00000000" w:rsidR="00000000" w:rsidRPr="00000000">
        <w:rPr>
          <w:rtl w:val="0"/>
        </w:rPr>
        <w:t xml:space="preserve">Time Horizon</w:t>
      </w:r>
    </w:p>
    <w:p w:rsidR="00000000" w:rsidDel="00000000" w:rsidP="00000000" w:rsidRDefault="00000000" w:rsidRPr="00000000" w14:paraId="00000950">
      <w:pPr>
        <w:numPr>
          <w:ilvl w:val="0"/>
          <w:numId w:val="221"/>
        </w:numPr>
        <w:spacing w:after="0" w:afterAutospacing="0" w:before="480" w:lineRule="auto"/>
        <w:ind w:left="720" w:hanging="360"/>
      </w:pPr>
      <w:r w:rsidDel="00000000" w:rsidR="00000000" w:rsidRPr="00000000">
        <w:rPr>
          <w:rtl w:val="0"/>
        </w:rPr>
        <w:t xml:space="preserve">Ongoing</w:t>
        <w:br w:type="textWrapping"/>
      </w:r>
    </w:p>
    <w:p w:rsidR="00000000" w:rsidDel="00000000" w:rsidP="00000000" w:rsidRDefault="00000000" w:rsidRPr="00000000" w14:paraId="00000951">
      <w:pPr>
        <w:numPr>
          <w:ilvl w:val="0"/>
          <w:numId w:val="221"/>
        </w:numPr>
        <w:spacing w:after="480" w:before="0" w:beforeAutospacing="0" w:lineRule="auto"/>
        <w:ind w:left="720" w:hanging="360"/>
      </w:pPr>
      <w:r w:rsidDel="00000000" w:rsidR="00000000" w:rsidRPr="00000000">
        <w:rPr>
          <w:rtl w:val="0"/>
        </w:rPr>
        <w:t xml:space="preserve">3–8 hrs/week</w:t>
        <w:br w:type="textWrapping"/>
      </w:r>
    </w:p>
    <w:p w:rsidR="00000000" w:rsidDel="00000000" w:rsidP="00000000" w:rsidRDefault="00000000" w:rsidRPr="00000000" w14:paraId="00000952">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3">
      <w:pPr>
        <w:pStyle w:val="Heading2"/>
        <w:keepNext w:val="0"/>
        <w:keepLines w:val="0"/>
        <w:ind w:left="0" w:firstLine="0"/>
        <w:rPr>
          <w:sz w:val="34"/>
          <w:szCs w:val="34"/>
        </w:rPr>
      </w:pPr>
      <w:bookmarkStart w:colFirst="0" w:colLast="0" w:name="_h2rr7u20o32n" w:id="187"/>
      <w:bookmarkEnd w:id="187"/>
      <w:r w:rsidDel="00000000" w:rsidR="00000000" w:rsidRPr="00000000">
        <w:rPr>
          <w:sz w:val="34"/>
          <w:szCs w:val="34"/>
          <w:rtl w:val="0"/>
        </w:rPr>
        <w:t xml:space="preserve">9) GRIEF CIRCLE CO-FACILITATOR</w:t>
      </w:r>
    </w:p>
    <w:p w:rsidR="00000000" w:rsidDel="00000000" w:rsidP="00000000" w:rsidRDefault="00000000" w:rsidRPr="00000000" w14:paraId="00000954">
      <w:pPr>
        <w:spacing w:after="240" w:before="240" w:lineRule="auto"/>
        <w:ind w:left="0" w:firstLine="0"/>
        <w:rPr/>
      </w:pPr>
      <w:r w:rsidDel="00000000" w:rsidR="00000000" w:rsidRPr="00000000">
        <w:rPr>
          <w:rtl w:val="0"/>
        </w:rPr>
        <w:t xml:space="preserve">Core Responsibilities</w:t>
      </w:r>
    </w:p>
    <w:p w:rsidR="00000000" w:rsidDel="00000000" w:rsidP="00000000" w:rsidRDefault="00000000" w:rsidRPr="00000000" w14:paraId="00000955">
      <w:pPr>
        <w:numPr>
          <w:ilvl w:val="0"/>
          <w:numId w:val="35"/>
        </w:numPr>
        <w:spacing w:after="0" w:afterAutospacing="0" w:before="480" w:lineRule="auto"/>
        <w:ind w:left="720" w:hanging="360"/>
      </w:pPr>
      <w:r w:rsidDel="00000000" w:rsidR="00000000" w:rsidRPr="00000000">
        <w:rPr>
          <w:rtl w:val="0"/>
        </w:rPr>
        <w:t xml:space="preserve">Co-lead grief circles</w:t>
        <w:br w:type="textWrapping"/>
      </w:r>
    </w:p>
    <w:p w:rsidR="00000000" w:rsidDel="00000000" w:rsidP="00000000" w:rsidRDefault="00000000" w:rsidRPr="00000000" w14:paraId="00000956">
      <w:pPr>
        <w:numPr>
          <w:ilvl w:val="0"/>
          <w:numId w:val="35"/>
        </w:numPr>
        <w:spacing w:after="0" w:afterAutospacing="0" w:before="0" w:beforeAutospacing="0" w:lineRule="auto"/>
        <w:ind w:left="720" w:hanging="360"/>
      </w:pPr>
      <w:r w:rsidDel="00000000" w:rsidR="00000000" w:rsidRPr="00000000">
        <w:rPr>
          <w:rtl w:val="0"/>
        </w:rPr>
        <w:t xml:space="preserve">Monitor emotional tone</w:t>
        <w:br w:type="textWrapping"/>
      </w:r>
    </w:p>
    <w:p w:rsidR="00000000" w:rsidDel="00000000" w:rsidP="00000000" w:rsidRDefault="00000000" w:rsidRPr="00000000" w14:paraId="00000957">
      <w:pPr>
        <w:numPr>
          <w:ilvl w:val="0"/>
          <w:numId w:val="35"/>
        </w:numPr>
        <w:spacing w:after="0" w:afterAutospacing="0" w:before="0" w:beforeAutospacing="0" w:lineRule="auto"/>
        <w:ind w:left="720" w:hanging="360"/>
      </w:pPr>
      <w:r w:rsidDel="00000000" w:rsidR="00000000" w:rsidRPr="00000000">
        <w:rPr>
          <w:rtl w:val="0"/>
        </w:rPr>
        <w:t xml:space="preserve">Support distressed participants</w:t>
        <w:br w:type="textWrapping"/>
      </w:r>
    </w:p>
    <w:p w:rsidR="00000000" w:rsidDel="00000000" w:rsidP="00000000" w:rsidRDefault="00000000" w:rsidRPr="00000000" w14:paraId="00000958">
      <w:pPr>
        <w:numPr>
          <w:ilvl w:val="0"/>
          <w:numId w:val="35"/>
        </w:numPr>
        <w:spacing w:after="480" w:before="0" w:beforeAutospacing="0" w:lineRule="auto"/>
        <w:ind w:left="720" w:hanging="360"/>
      </w:pPr>
      <w:r w:rsidDel="00000000" w:rsidR="00000000" w:rsidRPr="00000000">
        <w:rPr>
          <w:rtl w:val="0"/>
        </w:rPr>
        <w:t xml:space="preserve">Advise on trauma-informed design</w:t>
        <w:br w:type="textWrapping"/>
      </w:r>
    </w:p>
    <w:p w:rsidR="00000000" w:rsidDel="00000000" w:rsidP="00000000" w:rsidRDefault="00000000" w:rsidRPr="00000000" w14:paraId="00000959">
      <w:pPr>
        <w:spacing w:after="240" w:before="240" w:lineRule="auto"/>
        <w:ind w:left="0" w:firstLine="0"/>
        <w:rPr/>
      </w:pPr>
      <w:r w:rsidDel="00000000" w:rsidR="00000000" w:rsidRPr="00000000">
        <w:rPr>
          <w:rtl w:val="0"/>
        </w:rPr>
        <w:t xml:space="preserve">Skills &amp; Experience</w:t>
      </w:r>
    </w:p>
    <w:p w:rsidR="00000000" w:rsidDel="00000000" w:rsidP="00000000" w:rsidRDefault="00000000" w:rsidRPr="00000000" w14:paraId="0000095A">
      <w:pPr>
        <w:numPr>
          <w:ilvl w:val="0"/>
          <w:numId w:val="37"/>
        </w:numPr>
        <w:spacing w:after="0" w:afterAutospacing="0" w:before="480" w:lineRule="auto"/>
        <w:ind w:left="720" w:hanging="360"/>
      </w:pPr>
      <w:r w:rsidDel="00000000" w:rsidR="00000000" w:rsidRPr="00000000">
        <w:rPr>
          <w:rtl w:val="0"/>
        </w:rPr>
        <w:t xml:space="preserve">Somatic work</w:t>
        <w:br w:type="textWrapping"/>
      </w:r>
    </w:p>
    <w:p w:rsidR="00000000" w:rsidDel="00000000" w:rsidP="00000000" w:rsidRDefault="00000000" w:rsidRPr="00000000" w14:paraId="0000095B">
      <w:pPr>
        <w:numPr>
          <w:ilvl w:val="0"/>
          <w:numId w:val="37"/>
        </w:numPr>
        <w:spacing w:after="0" w:afterAutospacing="0" w:before="0" w:beforeAutospacing="0" w:lineRule="auto"/>
        <w:ind w:left="720" w:hanging="360"/>
      </w:pPr>
      <w:r w:rsidDel="00000000" w:rsidR="00000000" w:rsidRPr="00000000">
        <w:rPr>
          <w:rtl w:val="0"/>
        </w:rPr>
        <w:t xml:space="preserve">Trauma-informed facilitation</w:t>
        <w:br w:type="textWrapping"/>
      </w:r>
    </w:p>
    <w:p w:rsidR="00000000" w:rsidDel="00000000" w:rsidP="00000000" w:rsidRDefault="00000000" w:rsidRPr="00000000" w14:paraId="0000095C">
      <w:pPr>
        <w:numPr>
          <w:ilvl w:val="0"/>
          <w:numId w:val="37"/>
        </w:numPr>
        <w:spacing w:after="480" w:before="0" w:beforeAutospacing="0" w:lineRule="auto"/>
        <w:ind w:left="720" w:hanging="360"/>
      </w:pPr>
      <w:r w:rsidDel="00000000" w:rsidR="00000000" w:rsidRPr="00000000">
        <w:rPr>
          <w:rtl w:val="0"/>
        </w:rPr>
        <w:t xml:space="preserve">Group holding</w:t>
        <w:br w:type="textWrapping"/>
      </w:r>
    </w:p>
    <w:p w:rsidR="00000000" w:rsidDel="00000000" w:rsidP="00000000" w:rsidRDefault="00000000" w:rsidRPr="00000000" w14:paraId="0000095D">
      <w:pPr>
        <w:spacing w:after="240" w:before="240" w:lineRule="auto"/>
        <w:ind w:left="0" w:firstLine="0"/>
        <w:rPr/>
      </w:pPr>
      <w:r w:rsidDel="00000000" w:rsidR="00000000" w:rsidRPr="00000000">
        <w:rPr>
          <w:rtl w:val="0"/>
        </w:rPr>
        <w:t xml:space="preserve">Time Horizon</w:t>
      </w:r>
    </w:p>
    <w:p w:rsidR="00000000" w:rsidDel="00000000" w:rsidP="00000000" w:rsidRDefault="00000000" w:rsidRPr="00000000" w14:paraId="0000095E">
      <w:pPr>
        <w:numPr>
          <w:ilvl w:val="0"/>
          <w:numId w:val="43"/>
        </w:numPr>
        <w:spacing w:after="480" w:before="480" w:lineRule="auto"/>
        <w:ind w:left="720" w:hanging="360"/>
      </w:pPr>
      <w:r w:rsidDel="00000000" w:rsidR="00000000" w:rsidRPr="00000000">
        <w:rPr>
          <w:rtl w:val="0"/>
        </w:rPr>
        <w:t xml:space="preserve">Monthly or biweekly</w:t>
        <w:br w:type="textWrapping"/>
      </w:r>
    </w:p>
    <w:p w:rsidR="00000000" w:rsidDel="00000000" w:rsidP="00000000" w:rsidRDefault="00000000" w:rsidRPr="00000000" w14:paraId="0000095F">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0">
      <w:pPr>
        <w:pStyle w:val="Heading2"/>
        <w:keepNext w:val="0"/>
        <w:keepLines w:val="0"/>
        <w:ind w:left="0" w:firstLine="0"/>
        <w:rPr>
          <w:sz w:val="34"/>
          <w:szCs w:val="34"/>
        </w:rPr>
      </w:pPr>
      <w:bookmarkStart w:colFirst="0" w:colLast="0" w:name="_1yee811n4dv7" w:id="188"/>
      <w:bookmarkEnd w:id="188"/>
      <w:r w:rsidDel="00000000" w:rsidR="00000000" w:rsidRPr="00000000">
        <w:rPr>
          <w:sz w:val="34"/>
          <w:szCs w:val="34"/>
          <w:rtl w:val="0"/>
        </w:rPr>
        <w:t xml:space="preserve">10) PROGRAM CURATOR</w:t>
      </w:r>
    </w:p>
    <w:p w:rsidR="00000000" w:rsidDel="00000000" w:rsidP="00000000" w:rsidRDefault="00000000" w:rsidRPr="00000000" w14:paraId="00000961">
      <w:pPr>
        <w:spacing w:after="240" w:before="240" w:lineRule="auto"/>
        <w:ind w:left="0" w:firstLine="0"/>
        <w:rPr/>
      </w:pPr>
      <w:r w:rsidDel="00000000" w:rsidR="00000000" w:rsidRPr="00000000">
        <w:rPr>
          <w:rtl w:val="0"/>
        </w:rPr>
        <w:t xml:space="preserve">Core Responsibilities</w:t>
      </w:r>
    </w:p>
    <w:p w:rsidR="00000000" w:rsidDel="00000000" w:rsidP="00000000" w:rsidRDefault="00000000" w:rsidRPr="00000000" w14:paraId="00000962">
      <w:pPr>
        <w:numPr>
          <w:ilvl w:val="0"/>
          <w:numId w:val="255"/>
        </w:numPr>
        <w:spacing w:after="0" w:afterAutospacing="0" w:before="480" w:lineRule="auto"/>
        <w:ind w:left="720" w:hanging="360"/>
      </w:pPr>
      <w:r w:rsidDel="00000000" w:rsidR="00000000" w:rsidRPr="00000000">
        <w:rPr>
          <w:rtl w:val="0"/>
        </w:rPr>
        <w:t xml:space="preserve">Shape session arcs</w:t>
        <w:br w:type="textWrapping"/>
      </w:r>
    </w:p>
    <w:p w:rsidR="00000000" w:rsidDel="00000000" w:rsidP="00000000" w:rsidRDefault="00000000" w:rsidRPr="00000000" w14:paraId="00000963">
      <w:pPr>
        <w:numPr>
          <w:ilvl w:val="0"/>
          <w:numId w:val="255"/>
        </w:numPr>
        <w:spacing w:after="0" w:afterAutospacing="0" w:before="0" w:beforeAutospacing="0" w:lineRule="auto"/>
        <w:ind w:left="720" w:hanging="360"/>
      </w:pPr>
      <w:r w:rsidDel="00000000" w:rsidR="00000000" w:rsidRPr="00000000">
        <w:rPr>
          <w:rtl w:val="0"/>
        </w:rPr>
        <w:t xml:space="preserve">Balance guest lineup</w:t>
        <w:br w:type="textWrapping"/>
      </w:r>
    </w:p>
    <w:p w:rsidR="00000000" w:rsidDel="00000000" w:rsidP="00000000" w:rsidRDefault="00000000" w:rsidRPr="00000000" w14:paraId="00000964">
      <w:pPr>
        <w:numPr>
          <w:ilvl w:val="0"/>
          <w:numId w:val="255"/>
        </w:numPr>
        <w:spacing w:after="0" w:afterAutospacing="0" w:before="0" w:beforeAutospacing="0" w:lineRule="auto"/>
        <w:ind w:left="720" w:hanging="360"/>
      </w:pPr>
      <w:r w:rsidDel="00000000" w:rsidR="00000000" w:rsidRPr="00000000">
        <w:rPr>
          <w:rtl w:val="0"/>
        </w:rPr>
        <w:t xml:space="preserve">Track thematic coherence</w:t>
        <w:br w:type="textWrapping"/>
      </w:r>
    </w:p>
    <w:p w:rsidR="00000000" w:rsidDel="00000000" w:rsidP="00000000" w:rsidRDefault="00000000" w:rsidRPr="00000000" w14:paraId="00000965">
      <w:pPr>
        <w:numPr>
          <w:ilvl w:val="0"/>
          <w:numId w:val="255"/>
        </w:numPr>
        <w:spacing w:after="0" w:afterAutospacing="0" w:before="0" w:beforeAutospacing="0" w:lineRule="auto"/>
        <w:ind w:left="720" w:hanging="360"/>
      </w:pPr>
      <w:r w:rsidDel="00000000" w:rsidR="00000000" w:rsidRPr="00000000">
        <w:rPr>
          <w:rtl w:val="0"/>
        </w:rPr>
        <w:t xml:space="preserve">Identify emerging threads</w:t>
        <w:br w:type="textWrapping"/>
      </w:r>
    </w:p>
    <w:p w:rsidR="00000000" w:rsidDel="00000000" w:rsidP="00000000" w:rsidRDefault="00000000" w:rsidRPr="00000000" w14:paraId="00000966">
      <w:pPr>
        <w:numPr>
          <w:ilvl w:val="0"/>
          <w:numId w:val="255"/>
        </w:numPr>
        <w:spacing w:after="480" w:before="0" w:beforeAutospacing="0" w:lineRule="auto"/>
        <w:ind w:left="720" w:hanging="360"/>
      </w:pPr>
      <w:r w:rsidDel="00000000" w:rsidR="00000000" w:rsidRPr="00000000">
        <w:rPr>
          <w:rtl w:val="0"/>
        </w:rPr>
        <w:t xml:space="preserve">Strategic advising</w:t>
        <w:br w:type="textWrapping"/>
      </w:r>
    </w:p>
    <w:p w:rsidR="00000000" w:rsidDel="00000000" w:rsidP="00000000" w:rsidRDefault="00000000" w:rsidRPr="00000000" w14:paraId="00000967">
      <w:pPr>
        <w:spacing w:after="240" w:before="240" w:lineRule="auto"/>
        <w:ind w:left="0" w:firstLine="0"/>
        <w:rPr/>
      </w:pPr>
      <w:r w:rsidDel="00000000" w:rsidR="00000000" w:rsidRPr="00000000">
        <w:rPr>
          <w:rtl w:val="0"/>
        </w:rPr>
        <w:t xml:space="preserve">Skills &amp; Experience</w:t>
      </w:r>
    </w:p>
    <w:p w:rsidR="00000000" w:rsidDel="00000000" w:rsidP="00000000" w:rsidRDefault="00000000" w:rsidRPr="00000000" w14:paraId="00000968">
      <w:pPr>
        <w:numPr>
          <w:ilvl w:val="0"/>
          <w:numId w:val="81"/>
        </w:numPr>
        <w:spacing w:after="0" w:afterAutospacing="0" w:before="480" w:lineRule="auto"/>
        <w:ind w:left="720" w:hanging="360"/>
      </w:pPr>
      <w:r w:rsidDel="00000000" w:rsidR="00000000" w:rsidRPr="00000000">
        <w:rPr>
          <w:rtl w:val="0"/>
        </w:rPr>
        <w:t xml:space="preserve">Editorial curation</w:t>
        <w:br w:type="textWrapping"/>
      </w:r>
    </w:p>
    <w:p w:rsidR="00000000" w:rsidDel="00000000" w:rsidP="00000000" w:rsidRDefault="00000000" w:rsidRPr="00000000" w14:paraId="00000969">
      <w:pPr>
        <w:numPr>
          <w:ilvl w:val="0"/>
          <w:numId w:val="81"/>
        </w:numPr>
        <w:spacing w:after="0" w:afterAutospacing="0" w:before="0" w:beforeAutospacing="0" w:lineRule="auto"/>
        <w:ind w:left="720" w:hanging="360"/>
      </w:pPr>
      <w:r w:rsidDel="00000000" w:rsidR="00000000" w:rsidRPr="00000000">
        <w:rPr>
          <w:rtl w:val="0"/>
        </w:rPr>
        <w:t xml:space="preserve">Systems thinking</w:t>
        <w:br w:type="textWrapping"/>
      </w:r>
    </w:p>
    <w:p w:rsidR="00000000" w:rsidDel="00000000" w:rsidP="00000000" w:rsidRDefault="00000000" w:rsidRPr="00000000" w14:paraId="0000096A">
      <w:pPr>
        <w:numPr>
          <w:ilvl w:val="0"/>
          <w:numId w:val="81"/>
        </w:numPr>
        <w:spacing w:after="480" w:before="0" w:beforeAutospacing="0" w:lineRule="auto"/>
        <w:ind w:left="720" w:hanging="360"/>
      </w:pPr>
      <w:r w:rsidDel="00000000" w:rsidR="00000000" w:rsidRPr="00000000">
        <w:rPr>
          <w:rtl w:val="0"/>
        </w:rPr>
        <w:t xml:space="preserve">Regenerative finance literacy</w:t>
        <w:br w:type="textWrapping"/>
      </w:r>
    </w:p>
    <w:p w:rsidR="00000000" w:rsidDel="00000000" w:rsidP="00000000" w:rsidRDefault="00000000" w:rsidRPr="00000000" w14:paraId="0000096B">
      <w:pPr>
        <w:spacing w:after="240" w:before="240" w:lineRule="auto"/>
        <w:ind w:left="0" w:firstLine="0"/>
        <w:rPr/>
      </w:pPr>
      <w:r w:rsidDel="00000000" w:rsidR="00000000" w:rsidRPr="00000000">
        <w:rPr>
          <w:rtl w:val="0"/>
        </w:rPr>
        <w:t xml:space="preserve">Time Horizon</w:t>
      </w:r>
    </w:p>
    <w:p w:rsidR="00000000" w:rsidDel="00000000" w:rsidP="00000000" w:rsidRDefault="00000000" w:rsidRPr="00000000" w14:paraId="0000096C">
      <w:pPr>
        <w:numPr>
          <w:ilvl w:val="0"/>
          <w:numId w:val="246"/>
        </w:numPr>
        <w:spacing w:after="0" w:afterAutospacing="0" w:before="480" w:lineRule="auto"/>
        <w:ind w:left="720" w:hanging="360"/>
      </w:pPr>
      <w:r w:rsidDel="00000000" w:rsidR="00000000" w:rsidRPr="00000000">
        <w:rPr>
          <w:rtl w:val="0"/>
        </w:rPr>
        <w:t xml:space="preserve">Ongoing</w:t>
        <w:br w:type="textWrapping"/>
      </w:r>
    </w:p>
    <w:p w:rsidR="00000000" w:rsidDel="00000000" w:rsidP="00000000" w:rsidRDefault="00000000" w:rsidRPr="00000000" w14:paraId="0000096D">
      <w:pPr>
        <w:numPr>
          <w:ilvl w:val="0"/>
          <w:numId w:val="246"/>
        </w:numPr>
        <w:spacing w:after="480" w:before="0" w:beforeAutospacing="0" w:lineRule="auto"/>
        <w:ind w:left="720" w:hanging="360"/>
      </w:pPr>
      <w:r w:rsidDel="00000000" w:rsidR="00000000" w:rsidRPr="00000000">
        <w:rPr>
          <w:rtl w:val="0"/>
        </w:rPr>
        <w:t xml:space="preserve">3–6 hrs/week</w:t>
        <w:br w:type="textWrapping"/>
      </w:r>
    </w:p>
    <w:p w:rsidR="00000000" w:rsidDel="00000000" w:rsidP="00000000" w:rsidRDefault="00000000" w:rsidRPr="00000000" w14:paraId="0000096E">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F">
      <w:pPr>
        <w:pStyle w:val="Heading2"/>
        <w:keepNext w:val="0"/>
        <w:keepLines w:val="0"/>
        <w:ind w:left="0" w:firstLine="0"/>
        <w:rPr>
          <w:sz w:val="34"/>
          <w:szCs w:val="34"/>
        </w:rPr>
      </w:pPr>
      <w:bookmarkStart w:colFirst="0" w:colLast="0" w:name="_5t1w1lwriz3h" w:id="189"/>
      <w:bookmarkEnd w:id="189"/>
      <w:r w:rsidDel="00000000" w:rsidR="00000000" w:rsidRPr="00000000">
        <w:rPr>
          <w:sz w:val="34"/>
          <w:szCs w:val="34"/>
          <w:rtl w:val="0"/>
        </w:rPr>
        <w:t xml:space="preserve">11) ADMINISTRATOR / OPS MANAGER</w:t>
      </w:r>
    </w:p>
    <w:p w:rsidR="00000000" w:rsidDel="00000000" w:rsidP="00000000" w:rsidRDefault="00000000" w:rsidRPr="00000000" w14:paraId="00000970">
      <w:pPr>
        <w:spacing w:after="240" w:before="240" w:lineRule="auto"/>
        <w:ind w:left="0" w:firstLine="0"/>
        <w:rPr/>
      </w:pPr>
      <w:r w:rsidDel="00000000" w:rsidR="00000000" w:rsidRPr="00000000">
        <w:rPr>
          <w:rtl w:val="0"/>
        </w:rPr>
        <w:t xml:space="preserve">Core Responsibilities</w:t>
      </w:r>
    </w:p>
    <w:p w:rsidR="00000000" w:rsidDel="00000000" w:rsidP="00000000" w:rsidRDefault="00000000" w:rsidRPr="00000000" w14:paraId="00000971">
      <w:pPr>
        <w:numPr>
          <w:ilvl w:val="0"/>
          <w:numId w:val="5"/>
        </w:numPr>
        <w:spacing w:after="0" w:afterAutospacing="0" w:before="480" w:lineRule="auto"/>
        <w:ind w:left="720" w:hanging="360"/>
      </w:pPr>
      <w:r w:rsidDel="00000000" w:rsidR="00000000" w:rsidRPr="00000000">
        <w:rPr>
          <w:rtl w:val="0"/>
        </w:rPr>
        <w:t xml:space="preserve">Track budgets</w:t>
        <w:br w:type="textWrapping"/>
      </w:r>
    </w:p>
    <w:p w:rsidR="00000000" w:rsidDel="00000000" w:rsidP="00000000" w:rsidRDefault="00000000" w:rsidRPr="00000000" w14:paraId="00000972">
      <w:pPr>
        <w:numPr>
          <w:ilvl w:val="0"/>
          <w:numId w:val="5"/>
        </w:numPr>
        <w:spacing w:after="0" w:afterAutospacing="0" w:before="0" w:beforeAutospacing="0" w:lineRule="auto"/>
        <w:ind w:left="720" w:hanging="360"/>
      </w:pPr>
      <w:r w:rsidDel="00000000" w:rsidR="00000000" w:rsidRPr="00000000">
        <w:rPr>
          <w:rtl w:val="0"/>
        </w:rPr>
        <w:t xml:space="preserve">Manage contracts</w:t>
        <w:br w:type="textWrapping"/>
      </w:r>
    </w:p>
    <w:p w:rsidR="00000000" w:rsidDel="00000000" w:rsidP="00000000" w:rsidRDefault="00000000" w:rsidRPr="00000000" w14:paraId="00000973">
      <w:pPr>
        <w:numPr>
          <w:ilvl w:val="0"/>
          <w:numId w:val="5"/>
        </w:numPr>
        <w:spacing w:after="0" w:afterAutospacing="0" w:before="0" w:beforeAutospacing="0" w:lineRule="auto"/>
        <w:ind w:left="720" w:hanging="360"/>
      </w:pPr>
      <w:r w:rsidDel="00000000" w:rsidR="00000000" w:rsidRPr="00000000">
        <w:rPr>
          <w:rtl w:val="0"/>
        </w:rPr>
        <w:t xml:space="preserve">Coordinate team</w:t>
        <w:br w:type="textWrapping"/>
      </w:r>
    </w:p>
    <w:p w:rsidR="00000000" w:rsidDel="00000000" w:rsidP="00000000" w:rsidRDefault="00000000" w:rsidRPr="00000000" w14:paraId="00000974">
      <w:pPr>
        <w:numPr>
          <w:ilvl w:val="0"/>
          <w:numId w:val="5"/>
        </w:numPr>
        <w:spacing w:after="0" w:afterAutospacing="0" w:before="0" w:beforeAutospacing="0" w:lineRule="auto"/>
        <w:ind w:left="720" w:hanging="360"/>
      </w:pPr>
      <w:r w:rsidDel="00000000" w:rsidR="00000000" w:rsidRPr="00000000">
        <w:rPr>
          <w:rtl w:val="0"/>
        </w:rPr>
        <w:t xml:space="preserve">Run hiring</w:t>
        <w:br w:type="textWrapping"/>
      </w:r>
    </w:p>
    <w:p w:rsidR="00000000" w:rsidDel="00000000" w:rsidP="00000000" w:rsidRDefault="00000000" w:rsidRPr="00000000" w14:paraId="00000975">
      <w:pPr>
        <w:numPr>
          <w:ilvl w:val="0"/>
          <w:numId w:val="5"/>
        </w:numPr>
        <w:spacing w:after="0" w:afterAutospacing="0" w:before="0" w:beforeAutospacing="0" w:lineRule="auto"/>
        <w:ind w:left="720" w:hanging="360"/>
      </w:pPr>
      <w:r w:rsidDel="00000000" w:rsidR="00000000" w:rsidRPr="00000000">
        <w:rPr>
          <w:rtl w:val="0"/>
        </w:rPr>
        <w:t xml:space="preserve">Handle payments</w:t>
        <w:br w:type="textWrapping"/>
      </w:r>
    </w:p>
    <w:p w:rsidR="00000000" w:rsidDel="00000000" w:rsidP="00000000" w:rsidRDefault="00000000" w:rsidRPr="00000000" w14:paraId="00000976">
      <w:pPr>
        <w:numPr>
          <w:ilvl w:val="0"/>
          <w:numId w:val="5"/>
        </w:numPr>
        <w:spacing w:after="0" w:afterAutospacing="0" w:before="0" w:beforeAutospacing="0" w:lineRule="auto"/>
        <w:ind w:left="720" w:hanging="360"/>
      </w:pPr>
      <w:r w:rsidDel="00000000" w:rsidR="00000000" w:rsidRPr="00000000">
        <w:rPr>
          <w:rtl w:val="0"/>
        </w:rPr>
        <w:t xml:space="preserve">Maintain timelines</w:t>
        <w:br w:type="textWrapping"/>
      </w:r>
    </w:p>
    <w:p w:rsidR="00000000" w:rsidDel="00000000" w:rsidP="00000000" w:rsidRDefault="00000000" w:rsidRPr="00000000" w14:paraId="00000977">
      <w:pPr>
        <w:numPr>
          <w:ilvl w:val="0"/>
          <w:numId w:val="5"/>
        </w:numPr>
        <w:spacing w:after="480" w:before="0" w:beforeAutospacing="0" w:lineRule="auto"/>
        <w:ind w:left="720" w:hanging="360"/>
      </w:pPr>
      <w:r w:rsidDel="00000000" w:rsidR="00000000" w:rsidRPr="00000000">
        <w:rPr>
          <w:rtl w:val="0"/>
        </w:rPr>
        <w:t xml:space="preserve">Liaise with funders</w:t>
        <w:br w:type="textWrapping"/>
      </w:r>
    </w:p>
    <w:p w:rsidR="00000000" w:rsidDel="00000000" w:rsidP="00000000" w:rsidRDefault="00000000" w:rsidRPr="00000000" w14:paraId="00000978">
      <w:pPr>
        <w:spacing w:after="240" w:before="240" w:lineRule="auto"/>
        <w:ind w:left="0" w:firstLine="0"/>
        <w:rPr/>
      </w:pPr>
      <w:r w:rsidDel="00000000" w:rsidR="00000000" w:rsidRPr="00000000">
        <w:rPr>
          <w:rtl w:val="0"/>
        </w:rPr>
        <w:t xml:space="preserve">Skills &amp; Experience</w:t>
      </w:r>
    </w:p>
    <w:p w:rsidR="00000000" w:rsidDel="00000000" w:rsidP="00000000" w:rsidRDefault="00000000" w:rsidRPr="00000000" w14:paraId="00000979">
      <w:pPr>
        <w:numPr>
          <w:ilvl w:val="0"/>
          <w:numId w:val="14"/>
        </w:numPr>
        <w:spacing w:after="0" w:afterAutospacing="0" w:before="480" w:lineRule="auto"/>
        <w:ind w:left="720" w:hanging="360"/>
      </w:pPr>
      <w:r w:rsidDel="00000000" w:rsidR="00000000" w:rsidRPr="00000000">
        <w:rPr>
          <w:rtl w:val="0"/>
        </w:rPr>
        <w:t xml:space="preserve">Operations management</w:t>
        <w:br w:type="textWrapping"/>
      </w:r>
    </w:p>
    <w:p w:rsidR="00000000" w:rsidDel="00000000" w:rsidP="00000000" w:rsidRDefault="00000000" w:rsidRPr="00000000" w14:paraId="0000097A">
      <w:pPr>
        <w:numPr>
          <w:ilvl w:val="0"/>
          <w:numId w:val="14"/>
        </w:numPr>
        <w:spacing w:after="0" w:afterAutospacing="0" w:before="0" w:beforeAutospacing="0" w:lineRule="auto"/>
        <w:ind w:left="720" w:hanging="360"/>
      </w:pPr>
      <w:r w:rsidDel="00000000" w:rsidR="00000000" w:rsidRPr="00000000">
        <w:rPr>
          <w:rtl w:val="0"/>
        </w:rPr>
        <w:t xml:space="preserve">Budgeting</w:t>
        <w:br w:type="textWrapping"/>
      </w:r>
    </w:p>
    <w:p w:rsidR="00000000" w:rsidDel="00000000" w:rsidP="00000000" w:rsidRDefault="00000000" w:rsidRPr="00000000" w14:paraId="0000097B">
      <w:pPr>
        <w:numPr>
          <w:ilvl w:val="0"/>
          <w:numId w:val="14"/>
        </w:numPr>
        <w:spacing w:after="480" w:before="0" w:beforeAutospacing="0" w:lineRule="auto"/>
        <w:ind w:left="720" w:hanging="360"/>
      </w:pPr>
      <w:r w:rsidDel="00000000" w:rsidR="00000000" w:rsidRPr="00000000">
        <w:rPr>
          <w:rtl w:val="0"/>
        </w:rPr>
        <w:t xml:space="preserve">Project coordination</w:t>
        <w:br w:type="textWrapping"/>
      </w:r>
    </w:p>
    <w:p w:rsidR="00000000" w:rsidDel="00000000" w:rsidP="00000000" w:rsidRDefault="00000000" w:rsidRPr="00000000" w14:paraId="0000097C">
      <w:pPr>
        <w:spacing w:after="240" w:before="240" w:lineRule="auto"/>
        <w:ind w:left="0" w:firstLine="0"/>
        <w:rPr/>
      </w:pPr>
      <w:r w:rsidDel="00000000" w:rsidR="00000000" w:rsidRPr="00000000">
        <w:rPr>
          <w:rtl w:val="0"/>
        </w:rPr>
        <w:t xml:space="preserve">Time Horizon</w:t>
      </w:r>
    </w:p>
    <w:p w:rsidR="00000000" w:rsidDel="00000000" w:rsidP="00000000" w:rsidRDefault="00000000" w:rsidRPr="00000000" w14:paraId="0000097D">
      <w:pPr>
        <w:numPr>
          <w:ilvl w:val="0"/>
          <w:numId w:val="42"/>
        </w:numPr>
        <w:spacing w:after="0" w:afterAutospacing="0" w:before="480" w:lineRule="auto"/>
        <w:ind w:left="720" w:hanging="360"/>
      </w:pPr>
      <w:r w:rsidDel="00000000" w:rsidR="00000000" w:rsidRPr="00000000">
        <w:rPr>
          <w:rtl w:val="0"/>
        </w:rPr>
        <w:t xml:space="preserve">Ongoing</w:t>
        <w:br w:type="textWrapping"/>
      </w:r>
    </w:p>
    <w:p w:rsidR="00000000" w:rsidDel="00000000" w:rsidP="00000000" w:rsidRDefault="00000000" w:rsidRPr="00000000" w14:paraId="0000097E">
      <w:pPr>
        <w:numPr>
          <w:ilvl w:val="0"/>
          <w:numId w:val="42"/>
        </w:numPr>
        <w:spacing w:after="480" w:before="0" w:beforeAutospacing="0" w:lineRule="auto"/>
        <w:ind w:left="720" w:hanging="360"/>
      </w:pPr>
      <w:r w:rsidDel="00000000" w:rsidR="00000000" w:rsidRPr="00000000">
        <w:rPr>
          <w:rtl w:val="0"/>
        </w:rPr>
        <w:t xml:space="preserve">5–15 hrs/week</w:t>
        <w:br w:type="textWrapping"/>
      </w:r>
    </w:p>
    <w:p w:rsidR="00000000" w:rsidDel="00000000" w:rsidP="00000000" w:rsidRDefault="00000000" w:rsidRPr="00000000" w14:paraId="0000097F">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0">
      <w:pPr>
        <w:pStyle w:val="Heading2"/>
        <w:keepNext w:val="0"/>
        <w:keepLines w:val="0"/>
        <w:ind w:left="0" w:firstLine="0"/>
        <w:rPr>
          <w:sz w:val="34"/>
          <w:szCs w:val="34"/>
        </w:rPr>
      </w:pPr>
      <w:bookmarkStart w:colFirst="0" w:colLast="0" w:name="_q65nchl61zrv" w:id="190"/>
      <w:bookmarkEnd w:id="190"/>
      <w:r w:rsidDel="00000000" w:rsidR="00000000" w:rsidRPr="00000000">
        <w:rPr>
          <w:sz w:val="34"/>
          <w:szCs w:val="34"/>
          <w:rtl w:val="0"/>
        </w:rPr>
        <w:t xml:space="preserve">12) FUNDRAISING / RESOURCE MOBILIZATION LEAD</w:t>
      </w:r>
    </w:p>
    <w:p w:rsidR="00000000" w:rsidDel="00000000" w:rsidP="00000000" w:rsidRDefault="00000000" w:rsidRPr="00000000" w14:paraId="00000981">
      <w:pPr>
        <w:spacing w:after="240" w:before="240" w:lineRule="auto"/>
        <w:ind w:left="0" w:firstLine="0"/>
        <w:rPr/>
      </w:pPr>
      <w:r w:rsidDel="00000000" w:rsidR="00000000" w:rsidRPr="00000000">
        <w:rPr>
          <w:rtl w:val="0"/>
        </w:rPr>
        <w:t xml:space="preserve">Core Responsibilities</w:t>
      </w:r>
    </w:p>
    <w:p w:rsidR="00000000" w:rsidDel="00000000" w:rsidP="00000000" w:rsidRDefault="00000000" w:rsidRPr="00000000" w14:paraId="00000982">
      <w:pPr>
        <w:numPr>
          <w:ilvl w:val="0"/>
          <w:numId w:val="261"/>
        </w:numPr>
        <w:spacing w:after="0" w:afterAutospacing="0" w:before="480" w:lineRule="auto"/>
        <w:ind w:left="720" w:hanging="360"/>
      </w:pPr>
      <w:r w:rsidDel="00000000" w:rsidR="00000000" w:rsidRPr="00000000">
        <w:rPr>
          <w:rtl w:val="0"/>
        </w:rPr>
        <w:t xml:space="preserve">Develop donor pathways</w:t>
        <w:br w:type="textWrapping"/>
      </w:r>
    </w:p>
    <w:p w:rsidR="00000000" w:rsidDel="00000000" w:rsidP="00000000" w:rsidRDefault="00000000" w:rsidRPr="00000000" w14:paraId="00000983">
      <w:pPr>
        <w:numPr>
          <w:ilvl w:val="0"/>
          <w:numId w:val="261"/>
        </w:numPr>
        <w:spacing w:after="0" w:afterAutospacing="0" w:before="0" w:beforeAutospacing="0" w:lineRule="auto"/>
        <w:ind w:left="720" w:hanging="360"/>
      </w:pPr>
      <w:r w:rsidDel="00000000" w:rsidR="00000000" w:rsidRPr="00000000">
        <w:rPr>
          <w:rtl w:val="0"/>
        </w:rPr>
        <w:t xml:space="preserve">Steward funder relationships</w:t>
        <w:br w:type="textWrapping"/>
      </w:r>
    </w:p>
    <w:p w:rsidR="00000000" w:rsidDel="00000000" w:rsidP="00000000" w:rsidRDefault="00000000" w:rsidRPr="00000000" w14:paraId="00000984">
      <w:pPr>
        <w:numPr>
          <w:ilvl w:val="0"/>
          <w:numId w:val="261"/>
        </w:numPr>
        <w:spacing w:after="0" w:afterAutospacing="0" w:before="0" w:beforeAutospacing="0" w:lineRule="auto"/>
        <w:ind w:left="720" w:hanging="360"/>
      </w:pPr>
      <w:r w:rsidDel="00000000" w:rsidR="00000000" w:rsidRPr="00000000">
        <w:rPr>
          <w:rtl w:val="0"/>
        </w:rPr>
        <w:t xml:space="preserve">Launch membership models</w:t>
        <w:br w:type="textWrapping"/>
      </w:r>
    </w:p>
    <w:p w:rsidR="00000000" w:rsidDel="00000000" w:rsidP="00000000" w:rsidRDefault="00000000" w:rsidRPr="00000000" w14:paraId="00000985">
      <w:pPr>
        <w:numPr>
          <w:ilvl w:val="0"/>
          <w:numId w:val="261"/>
        </w:numPr>
        <w:spacing w:after="0" w:afterAutospacing="0" w:before="0" w:beforeAutospacing="0" w:lineRule="auto"/>
        <w:ind w:left="720" w:hanging="360"/>
      </w:pPr>
      <w:r w:rsidDel="00000000" w:rsidR="00000000" w:rsidRPr="00000000">
        <w:rPr>
          <w:rtl w:val="0"/>
        </w:rPr>
        <w:t xml:space="preserve">Write funding decks</w:t>
        <w:br w:type="textWrapping"/>
      </w:r>
    </w:p>
    <w:p w:rsidR="00000000" w:rsidDel="00000000" w:rsidP="00000000" w:rsidRDefault="00000000" w:rsidRPr="00000000" w14:paraId="00000986">
      <w:pPr>
        <w:numPr>
          <w:ilvl w:val="0"/>
          <w:numId w:val="261"/>
        </w:numPr>
        <w:spacing w:after="480" w:before="0" w:beforeAutospacing="0" w:lineRule="auto"/>
        <w:ind w:left="720" w:hanging="360"/>
      </w:pPr>
      <w:r w:rsidDel="00000000" w:rsidR="00000000" w:rsidRPr="00000000">
        <w:rPr>
          <w:rtl w:val="0"/>
        </w:rPr>
        <w:t xml:space="preserve">Manage capital inflows</w:t>
        <w:br w:type="textWrapping"/>
      </w:r>
    </w:p>
    <w:p w:rsidR="00000000" w:rsidDel="00000000" w:rsidP="00000000" w:rsidRDefault="00000000" w:rsidRPr="00000000" w14:paraId="00000987">
      <w:pPr>
        <w:spacing w:after="240" w:before="240" w:lineRule="auto"/>
        <w:ind w:left="0" w:firstLine="0"/>
        <w:rPr/>
      </w:pPr>
      <w:r w:rsidDel="00000000" w:rsidR="00000000" w:rsidRPr="00000000">
        <w:rPr>
          <w:rtl w:val="0"/>
        </w:rPr>
        <w:t xml:space="preserve">Skills &amp; Experience</w:t>
      </w:r>
    </w:p>
    <w:p w:rsidR="00000000" w:rsidDel="00000000" w:rsidP="00000000" w:rsidRDefault="00000000" w:rsidRPr="00000000" w14:paraId="00000988">
      <w:pPr>
        <w:numPr>
          <w:ilvl w:val="0"/>
          <w:numId w:val="47"/>
        </w:numPr>
        <w:spacing w:after="0" w:afterAutospacing="0" w:before="480" w:lineRule="auto"/>
        <w:ind w:left="720" w:hanging="360"/>
      </w:pPr>
      <w:r w:rsidDel="00000000" w:rsidR="00000000" w:rsidRPr="00000000">
        <w:rPr>
          <w:rtl w:val="0"/>
        </w:rPr>
        <w:t xml:space="preserve">Fundraising</w:t>
        <w:br w:type="textWrapping"/>
      </w:r>
    </w:p>
    <w:p w:rsidR="00000000" w:rsidDel="00000000" w:rsidP="00000000" w:rsidRDefault="00000000" w:rsidRPr="00000000" w14:paraId="00000989">
      <w:pPr>
        <w:numPr>
          <w:ilvl w:val="0"/>
          <w:numId w:val="47"/>
        </w:numPr>
        <w:spacing w:after="0" w:afterAutospacing="0" w:before="0" w:beforeAutospacing="0" w:lineRule="auto"/>
        <w:ind w:left="720" w:hanging="360"/>
      </w:pPr>
      <w:r w:rsidDel="00000000" w:rsidR="00000000" w:rsidRPr="00000000">
        <w:rPr>
          <w:rtl w:val="0"/>
        </w:rPr>
        <w:t xml:space="preserve">Regenerative finance</w:t>
        <w:br w:type="textWrapping"/>
      </w:r>
    </w:p>
    <w:p w:rsidR="00000000" w:rsidDel="00000000" w:rsidP="00000000" w:rsidRDefault="00000000" w:rsidRPr="00000000" w14:paraId="0000098A">
      <w:pPr>
        <w:numPr>
          <w:ilvl w:val="0"/>
          <w:numId w:val="47"/>
        </w:numPr>
        <w:spacing w:after="480" w:before="0" w:beforeAutospacing="0" w:lineRule="auto"/>
        <w:ind w:left="720" w:hanging="360"/>
      </w:pPr>
      <w:r w:rsidDel="00000000" w:rsidR="00000000" w:rsidRPr="00000000">
        <w:rPr>
          <w:rtl w:val="0"/>
        </w:rPr>
        <w:t xml:space="preserve">Relationship stewardship</w:t>
        <w:br w:type="textWrapping"/>
      </w:r>
    </w:p>
    <w:p w:rsidR="00000000" w:rsidDel="00000000" w:rsidP="00000000" w:rsidRDefault="00000000" w:rsidRPr="00000000" w14:paraId="0000098B">
      <w:pPr>
        <w:spacing w:after="240" w:before="240" w:lineRule="auto"/>
        <w:ind w:left="0" w:firstLine="0"/>
        <w:rPr/>
      </w:pPr>
      <w:r w:rsidDel="00000000" w:rsidR="00000000" w:rsidRPr="00000000">
        <w:rPr>
          <w:rtl w:val="0"/>
        </w:rPr>
        <w:t xml:space="preserve">Time Horizon</w:t>
      </w:r>
    </w:p>
    <w:p w:rsidR="00000000" w:rsidDel="00000000" w:rsidP="00000000" w:rsidRDefault="00000000" w:rsidRPr="00000000" w14:paraId="0000098C">
      <w:pPr>
        <w:numPr>
          <w:ilvl w:val="0"/>
          <w:numId w:val="219"/>
        </w:numPr>
        <w:spacing w:after="0" w:afterAutospacing="0" w:before="480" w:lineRule="auto"/>
        <w:ind w:left="720" w:hanging="360"/>
      </w:pPr>
      <w:r w:rsidDel="00000000" w:rsidR="00000000" w:rsidRPr="00000000">
        <w:rPr>
          <w:rtl w:val="0"/>
        </w:rPr>
        <w:t xml:space="preserve">Ongoing</w:t>
        <w:br w:type="textWrapping"/>
      </w:r>
    </w:p>
    <w:p w:rsidR="00000000" w:rsidDel="00000000" w:rsidP="00000000" w:rsidRDefault="00000000" w:rsidRPr="00000000" w14:paraId="0000098D">
      <w:pPr>
        <w:numPr>
          <w:ilvl w:val="0"/>
          <w:numId w:val="219"/>
        </w:numPr>
        <w:spacing w:after="480" w:before="0" w:beforeAutospacing="0" w:lineRule="auto"/>
        <w:ind w:left="720" w:hanging="360"/>
      </w:pPr>
      <w:r w:rsidDel="00000000" w:rsidR="00000000" w:rsidRPr="00000000">
        <w:rPr>
          <w:rtl w:val="0"/>
        </w:rPr>
        <w:t xml:space="preserve">Part-time</w:t>
        <w:br w:type="textWrapping"/>
      </w:r>
    </w:p>
    <w:p w:rsidR="00000000" w:rsidDel="00000000" w:rsidP="00000000" w:rsidRDefault="00000000" w:rsidRPr="00000000" w14:paraId="0000098E">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F">
      <w:pPr>
        <w:pStyle w:val="Heading2"/>
        <w:keepNext w:val="0"/>
        <w:keepLines w:val="0"/>
        <w:ind w:left="0" w:firstLine="0"/>
        <w:rPr>
          <w:sz w:val="34"/>
          <w:szCs w:val="34"/>
        </w:rPr>
      </w:pPr>
      <w:bookmarkStart w:colFirst="0" w:colLast="0" w:name="_h9z3t752migi" w:id="191"/>
      <w:bookmarkEnd w:id="191"/>
      <w:r w:rsidDel="00000000" w:rsidR="00000000" w:rsidRPr="00000000">
        <w:rPr>
          <w:sz w:val="34"/>
          <w:szCs w:val="34"/>
          <w:rtl w:val="0"/>
        </w:rPr>
        <w:t xml:space="preserve">PART 3 — SUBMISSION FORM TEMPLATE</w:t>
      </w:r>
    </w:p>
    <w:p w:rsidR="00000000" w:rsidDel="00000000" w:rsidP="00000000" w:rsidRDefault="00000000" w:rsidRPr="00000000" w14:paraId="00000990">
      <w:pPr>
        <w:spacing w:after="240" w:before="240" w:lineRule="auto"/>
        <w:ind w:left="0" w:firstLine="0"/>
        <w:rPr/>
      </w:pPr>
      <w:r w:rsidDel="00000000" w:rsidR="00000000" w:rsidRPr="00000000">
        <w:rPr>
          <w:rtl w:val="0"/>
        </w:rPr>
        <w:t xml:space="preserve">(Turn this into a Tally or Google Form)</w:t>
      </w:r>
    </w:p>
    <w:p w:rsidR="00000000" w:rsidDel="00000000" w:rsidP="00000000" w:rsidRDefault="00000000" w:rsidRPr="00000000" w14:paraId="00000991">
      <w:pPr>
        <w:spacing w:after="240" w:before="240" w:lineRule="auto"/>
        <w:ind w:left="0" w:firstLine="0"/>
        <w:rPr/>
      </w:pPr>
      <w:r w:rsidDel="00000000" w:rsidR="00000000" w:rsidRPr="00000000">
        <w:rPr>
          <w:rtl w:val="0"/>
        </w:rPr>
        <w:t xml:space="preserve">Title:</w:t>
      </w:r>
    </w:p>
    <w:p w:rsidR="00000000" w:rsidDel="00000000" w:rsidP="00000000" w:rsidRDefault="00000000" w:rsidRPr="00000000" w14:paraId="00000992">
      <w:pPr>
        <w:spacing w:after="240" w:before="240" w:lineRule="auto"/>
        <w:ind w:left="0" w:firstLine="0"/>
        <w:rPr/>
      </w:pPr>
      <w:r w:rsidDel="00000000" w:rsidR="00000000" w:rsidRPr="00000000">
        <w:rPr>
          <w:rtl w:val="0"/>
        </w:rPr>
        <w:t xml:space="preserve">Live with Syd — Role Interest &amp; Proposal Form</w:t>
      </w:r>
    </w:p>
    <w:p w:rsidR="00000000" w:rsidDel="00000000" w:rsidP="00000000" w:rsidRDefault="00000000" w:rsidRPr="00000000" w14:paraId="00000993">
      <w:pPr>
        <w:spacing w:after="240" w:before="240" w:lineRule="auto"/>
        <w:ind w:left="0" w:firstLine="0"/>
        <w:rPr/>
      </w:pPr>
      <w:r w:rsidDel="00000000" w:rsidR="00000000" w:rsidRPr="00000000">
        <w:rPr>
          <w:rtl w:val="0"/>
        </w:rPr>
        <w:t xml:space="preserve">Fields</w:t>
      </w:r>
    </w:p>
    <w:p w:rsidR="00000000" w:rsidDel="00000000" w:rsidP="00000000" w:rsidRDefault="00000000" w:rsidRPr="00000000" w14:paraId="00000994">
      <w:pPr>
        <w:numPr>
          <w:ilvl w:val="0"/>
          <w:numId w:val="38"/>
        </w:numPr>
        <w:spacing w:after="0" w:afterAutospacing="0" w:before="480" w:lineRule="auto"/>
        <w:ind w:left="720" w:hanging="360"/>
      </w:pPr>
      <w:r w:rsidDel="00000000" w:rsidR="00000000" w:rsidRPr="00000000">
        <w:rPr>
          <w:rtl w:val="0"/>
        </w:rPr>
        <w:t xml:space="preserve">Full Name</w:t>
        <w:br w:type="textWrapping"/>
      </w:r>
    </w:p>
    <w:p w:rsidR="00000000" w:rsidDel="00000000" w:rsidP="00000000" w:rsidRDefault="00000000" w:rsidRPr="00000000" w14:paraId="00000995">
      <w:pPr>
        <w:numPr>
          <w:ilvl w:val="0"/>
          <w:numId w:val="38"/>
        </w:numPr>
        <w:spacing w:after="0" w:afterAutospacing="0" w:before="0" w:beforeAutospacing="0" w:lineRule="auto"/>
        <w:ind w:left="720" w:hanging="360"/>
      </w:pPr>
      <w:r w:rsidDel="00000000" w:rsidR="00000000" w:rsidRPr="00000000">
        <w:rPr>
          <w:rtl w:val="0"/>
        </w:rPr>
        <w:t xml:space="preserve">Email Address</w:t>
        <w:br w:type="textWrapping"/>
      </w:r>
    </w:p>
    <w:p w:rsidR="00000000" w:rsidDel="00000000" w:rsidP="00000000" w:rsidRDefault="00000000" w:rsidRPr="00000000" w14:paraId="00000996">
      <w:pPr>
        <w:numPr>
          <w:ilvl w:val="0"/>
          <w:numId w:val="38"/>
        </w:numPr>
        <w:spacing w:after="0" w:afterAutospacing="0" w:before="0" w:beforeAutospacing="0" w:lineRule="auto"/>
        <w:ind w:left="720" w:hanging="360"/>
      </w:pPr>
      <w:r w:rsidDel="00000000" w:rsidR="00000000" w:rsidRPr="00000000">
        <w:rPr>
          <w:rtl w:val="0"/>
        </w:rPr>
        <w:t xml:space="preserve">Role(s) You’re Applying For</w:t>
        <w:br w:type="textWrapping"/>
      </w:r>
    </w:p>
    <w:p w:rsidR="00000000" w:rsidDel="00000000" w:rsidP="00000000" w:rsidRDefault="00000000" w:rsidRPr="00000000" w14:paraId="00000997">
      <w:pPr>
        <w:numPr>
          <w:ilvl w:val="0"/>
          <w:numId w:val="38"/>
        </w:numPr>
        <w:spacing w:after="0" w:afterAutospacing="0" w:before="0" w:beforeAutospacing="0" w:lineRule="auto"/>
        <w:ind w:left="720" w:hanging="360"/>
      </w:pPr>
      <w:r w:rsidDel="00000000" w:rsidR="00000000" w:rsidRPr="00000000">
        <w:rPr>
          <w:rtl w:val="0"/>
        </w:rPr>
        <w:t xml:space="preserve">Short Bio</w:t>
        <w:br w:type="textWrapping"/>
      </w:r>
    </w:p>
    <w:p w:rsidR="00000000" w:rsidDel="00000000" w:rsidP="00000000" w:rsidRDefault="00000000" w:rsidRPr="00000000" w14:paraId="00000998">
      <w:pPr>
        <w:numPr>
          <w:ilvl w:val="0"/>
          <w:numId w:val="38"/>
        </w:numPr>
        <w:spacing w:after="0" w:afterAutospacing="0" w:before="0" w:beforeAutospacing="0" w:lineRule="auto"/>
        <w:ind w:left="720" w:hanging="360"/>
      </w:pPr>
      <w:r w:rsidDel="00000000" w:rsidR="00000000" w:rsidRPr="00000000">
        <w:rPr>
          <w:rtl w:val="0"/>
        </w:rPr>
        <w:t xml:space="preserve">Why You’re Called to This Work</w:t>
        <w:br w:type="textWrapping"/>
      </w:r>
    </w:p>
    <w:p w:rsidR="00000000" w:rsidDel="00000000" w:rsidP="00000000" w:rsidRDefault="00000000" w:rsidRPr="00000000" w14:paraId="00000999">
      <w:pPr>
        <w:numPr>
          <w:ilvl w:val="0"/>
          <w:numId w:val="38"/>
        </w:numPr>
        <w:spacing w:after="0" w:afterAutospacing="0" w:before="0" w:beforeAutospacing="0" w:lineRule="auto"/>
        <w:ind w:left="720" w:hanging="360"/>
      </w:pPr>
      <w:r w:rsidDel="00000000" w:rsidR="00000000" w:rsidRPr="00000000">
        <w:rPr>
          <w:rtl w:val="0"/>
        </w:rPr>
        <w:t xml:space="preserve">Relevant Experience / Portfolio Link</w:t>
        <w:br w:type="textWrapping"/>
      </w:r>
    </w:p>
    <w:p w:rsidR="00000000" w:rsidDel="00000000" w:rsidP="00000000" w:rsidRDefault="00000000" w:rsidRPr="00000000" w14:paraId="0000099A">
      <w:pPr>
        <w:numPr>
          <w:ilvl w:val="0"/>
          <w:numId w:val="38"/>
        </w:numPr>
        <w:spacing w:after="0" w:afterAutospacing="0" w:before="0" w:beforeAutospacing="0" w:lineRule="auto"/>
        <w:ind w:left="720" w:hanging="360"/>
      </w:pPr>
      <w:r w:rsidDel="00000000" w:rsidR="00000000" w:rsidRPr="00000000">
        <w:rPr>
          <w:rtl w:val="0"/>
        </w:rPr>
        <w:t xml:space="preserve">Tools You’re Fluent In</w:t>
        <w:br w:type="textWrapping"/>
      </w:r>
    </w:p>
    <w:p w:rsidR="00000000" w:rsidDel="00000000" w:rsidP="00000000" w:rsidRDefault="00000000" w:rsidRPr="00000000" w14:paraId="0000099B">
      <w:pPr>
        <w:numPr>
          <w:ilvl w:val="0"/>
          <w:numId w:val="38"/>
        </w:numPr>
        <w:spacing w:after="0" w:afterAutospacing="0" w:before="0" w:beforeAutospacing="0" w:lineRule="auto"/>
        <w:ind w:left="720" w:hanging="360"/>
      </w:pPr>
      <w:r w:rsidDel="00000000" w:rsidR="00000000" w:rsidRPr="00000000">
        <w:rPr>
          <w:rtl w:val="0"/>
        </w:rPr>
        <w:t xml:space="preserve">Proposed Scope of Work</w:t>
        <w:br w:type="textWrapping"/>
      </w:r>
    </w:p>
    <w:p w:rsidR="00000000" w:rsidDel="00000000" w:rsidP="00000000" w:rsidRDefault="00000000" w:rsidRPr="00000000" w14:paraId="0000099C">
      <w:pPr>
        <w:numPr>
          <w:ilvl w:val="0"/>
          <w:numId w:val="38"/>
        </w:numPr>
        <w:spacing w:after="0" w:afterAutospacing="0" w:before="0" w:beforeAutospacing="0" w:lineRule="auto"/>
        <w:ind w:left="720" w:hanging="360"/>
      </w:pPr>
      <w:r w:rsidDel="00000000" w:rsidR="00000000" w:rsidRPr="00000000">
        <w:rPr>
          <w:rtl w:val="0"/>
        </w:rPr>
        <w:t xml:space="preserve">Setup Phase Funding Ask</w:t>
        <w:br w:type="textWrapping"/>
      </w:r>
    </w:p>
    <w:p w:rsidR="00000000" w:rsidDel="00000000" w:rsidP="00000000" w:rsidRDefault="00000000" w:rsidRPr="00000000" w14:paraId="0000099D">
      <w:pPr>
        <w:numPr>
          <w:ilvl w:val="0"/>
          <w:numId w:val="38"/>
        </w:numPr>
        <w:spacing w:after="0" w:afterAutospacing="0" w:before="0" w:beforeAutospacing="0" w:lineRule="auto"/>
        <w:ind w:left="720" w:hanging="360"/>
      </w:pPr>
      <w:r w:rsidDel="00000000" w:rsidR="00000000" w:rsidRPr="00000000">
        <w:rPr>
          <w:rtl w:val="0"/>
        </w:rPr>
        <w:t xml:space="preserve">Monthly or Ongoing Funding Ask</w:t>
        <w:br w:type="textWrapping"/>
      </w:r>
    </w:p>
    <w:p w:rsidR="00000000" w:rsidDel="00000000" w:rsidP="00000000" w:rsidRDefault="00000000" w:rsidRPr="00000000" w14:paraId="0000099E">
      <w:pPr>
        <w:numPr>
          <w:ilvl w:val="0"/>
          <w:numId w:val="38"/>
        </w:numPr>
        <w:spacing w:after="0" w:afterAutospacing="0" w:before="0" w:beforeAutospacing="0" w:lineRule="auto"/>
        <w:ind w:left="720" w:hanging="360"/>
      </w:pPr>
      <w:r w:rsidDel="00000000" w:rsidR="00000000" w:rsidRPr="00000000">
        <w:rPr>
          <w:rtl w:val="0"/>
        </w:rPr>
        <w:t xml:space="preserve">Weekly Hours Availability</w:t>
        <w:br w:type="textWrapping"/>
      </w:r>
    </w:p>
    <w:p w:rsidR="00000000" w:rsidDel="00000000" w:rsidP="00000000" w:rsidRDefault="00000000" w:rsidRPr="00000000" w14:paraId="0000099F">
      <w:pPr>
        <w:numPr>
          <w:ilvl w:val="0"/>
          <w:numId w:val="38"/>
        </w:numPr>
        <w:spacing w:after="0" w:afterAutospacing="0" w:before="0" w:beforeAutospacing="0" w:lineRule="auto"/>
        <w:ind w:left="720" w:hanging="360"/>
      </w:pPr>
      <w:r w:rsidDel="00000000" w:rsidR="00000000" w:rsidRPr="00000000">
        <w:rPr>
          <w:rtl w:val="0"/>
        </w:rPr>
        <w:t xml:space="preserve">Start Date Availability</w:t>
        <w:br w:type="textWrapping"/>
      </w:r>
    </w:p>
    <w:p w:rsidR="00000000" w:rsidDel="00000000" w:rsidP="00000000" w:rsidRDefault="00000000" w:rsidRPr="00000000" w14:paraId="000009A0">
      <w:pPr>
        <w:numPr>
          <w:ilvl w:val="0"/>
          <w:numId w:val="38"/>
        </w:numPr>
        <w:spacing w:after="0" w:afterAutospacing="0" w:before="0" w:beforeAutospacing="0" w:lineRule="auto"/>
        <w:ind w:left="720" w:hanging="360"/>
      </w:pPr>
      <w:r w:rsidDel="00000000" w:rsidR="00000000" w:rsidRPr="00000000">
        <w:rPr>
          <w:rtl w:val="0"/>
        </w:rPr>
        <w:t xml:space="preserve">Boundaries (What You Will Not Do)</w:t>
        <w:br w:type="textWrapping"/>
      </w:r>
    </w:p>
    <w:p w:rsidR="00000000" w:rsidDel="00000000" w:rsidP="00000000" w:rsidRDefault="00000000" w:rsidRPr="00000000" w14:paraId="000009A1">
      <w:pPr>
        <w:numPr>
          <w:ilvl w:val="0"/>
          <w:numId w:val="38"/>
        </w:numPr>
        <w:spacing w:after="0" w:afterAutospacing="0" w:before="0" w:beforeAutospacing="0" w:lineRule="auto"/>
        <w:ind w:left="720" w:hanging="360"/>
      </w:pPr>
      <w:r w:rsidDel="00000000" w:rsidR="00000000" w:rsidRPr="00000000">
        <w:rPr>
          <w:rtl w:val="0"/>
        </w:rPr>
        <w:t xml:space="preserve">How You’d Like This Role to Evolve</w:t>
        <w:br w:type="textWrapping"/>
      </w:r>
    </w:p>
    <w:p w:rsidR="00000000" w:rsidDel="00000000" w:rsidP="00000000" w:rsidRDefault="00000000" w:rsidRPr="00000000" w14:paraId="000009A2">
      <w:pPr>
        <w:numPr>
          <w:ilvl w:val="0"/>
          <w:numId w:val="38"/>
        </w:numPr>
        <w:spacing w:after="480" w:before="0" w:beforeAutospacing="0" w:lineRule="auto"/>
        <w:ind w:left="720" w:hanging="360"/>
      </w:pPr>
      <w:r w:rsidDel="00000000" w:rsidR="00000000" w:rsidRPr="00000000">
        <w:rPr>
          <w:rtl w:val="0"/>
        </w:rPr>
        <w:t xml:space="preserve">Any Questions or Curiosities</w:t>
        <w:br w:type="textWrapping"/>
      </w:r>
    </w:p>
    <w:p w:rsidR="00000000" w:rsidDel="00000000" w:rsidP="00000000" w:rsidRDefault="00000000" w:rsidRPr="00000000" w14:paraId="000009A3">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4">
      <w:pPr>
        <w:pStyle w:val="Heading2"/>
        <w:keepNext w:val="0"/>
        <w:keepLines w:val="0"/>
        <w:ind w:left="0" w:firstLine="0"/>
        <w:rPr>
          <w:sz w:val="34"/>
          <w:szCs w:val="34"/>
        </w:rPr>
      </w:pPr>
      <w:bookmarkStart w:colFirst="0" w:colLast="0" w:name="_xb51rtec0yxx" w:id="192"/>
      <w:bookmarkEnd w:id="192"/>
      <w:r w:rsidDel="00000000" w:rsidR="00000000" w:rsidRPr="00000000">
        <w:rPr>
          <w:sz w:val="34"/>
          <w:szCs w:val="34"/>
          <w:rtl w:val="0"/>
        </w:rPr>
        <w:t xml:space="preserve">PART 4 — SCORING RUBRIC (FOR ADMIN USE)</w:t>
      </w:r>
    </w:p>
    <w:p w:rsidR="00000000" w:rsidDel="00000000" w:rsidP="00000000" w:rsidRDefault="00000000" w:rsidRPr="00000000" w14:paraId="000009A5">
      <w:pPr>
        <w:spacing w:after="240" w:before="240" w:lineRule="auto"/>
        <w:ind w:left="0" w:firstLine="0"/>
        <w:rPr/>
      </w:pPr>
      <w:r w:rsidDel="00000000" w:rsidR="00000000" w:rsidRPr="00000000">
        <w:rPr>
          <w:rtl w:val="0"/>
        </w:rPr>
        <w:t xml:space="preserve">Score each category 1–5:</w:t>
      </w:r>
    </w:p>
    <w:p w:rsidR="00000000" w:rsidDel="00000000" w:rsidP="00000000" w:rsidRDefault="00000000" w:rsidRPr="00000000" w14:paraId="000009A6">
      <w:pPr>
        <w:numPr>
          <w:ilvl w:val="0"/>
          <w:numId w:val="264"/>
        </w:numPr>
        <w:spacing w:after="0" w:afterAutospacing="0" w:before="480" w:lineRule="auto"/>
        <w:ind w:left="720" w:hanging="360"/>
      </w:pPr>
      <w:r w:rsidDel="00000000" w:rsidR="00000000" w:rsidRPr="00000000">
        <w:rPr>
          <w:rtl w:val="0"/>
        </w:rPr>
        <w:t xml:space="preserve">Values alignment</w:t>
        <w:br w:type="textWrapping"/>
      </w:r>
    </w:p>
    <w:p w:rsidR="00000000" w:rsidDel="00000000" w:rsidP="00000000" w:rsidRDefault="00000000" w:rsidRPr="00000000" w14:paraId="000009A7">
      <w:pPr>
        <w:numPr>
          <w:ilvl w:val="0"/>
          <w:numId w:val="264"/>
        </w:numPr>
        <w:spacing w:after="0" w:afterAutospacing="0" w:before="0" w:beforeAutospacing="0" w:lineRule="auto"/>
        <w:ind w:left="720" w:hanging="360"/>
      </w:pPr>
      <w:r w:rsidDel="00000000" w:rsidR="00000000" w:rsidRPr="00000000">
        <w:rPr>
          <w:rtl w:val="0"/>
        </w:rPr>
        <w:t xml:space="preserve">Relevant experience</w:t>
        <w:br w:type="textWrapping"/>
      </w:r>
    </w:p>
    <w:p w:rsidR="00000000" w:rsidDel="00000000" w:rsidP="00000000" w:rsidRDefault="00000000" w:rsidRPr="00000000" w14:paraId="000009A8">
      <w:pPr>
        <w:numPr>
          <w:ilvl w:val="0"/>
          <w:numId w:val="264"/>
        </w:numPr>
        <w:spacing w:after="0" w:afterAutospacing="0" w:before="0" w:beforeAutospacing="0" w:lineRule="auto"/>
        <w:ind w:left="720" w:hanging="360"/>
      </w:pPr>
      <w:r w:rsidDel="00000000" w:rsidR="00000000" w:rsidRPr="00000000">
        <w:rPr>
          <w:rtl w:val="0"/>
        </w:rPr>
        <w:t xml:space="preserve">Communication clarity</w:t>
        <w:br w:type="textWrapping"/>
      </w:r>
    </w:p>
    <w:p w:rsidR="00000000" w:rsidDel="00000000" w:rsidP="00000000" w:rsidRDefault="00000000" w:rsidRPr="00000000" w14:paraId="000009A9">
      <w:pPr>
        <w:numPr>
          <w:ilvl w:val="0"/>
          <w:numId w:val="264"/>
        </w:numPr>
        <w:spacing w:after="0" w:afterAutospacing="0" w:before="0" w:beforeAutospacing="0" w:lineRule="auto"/>
        <w:ind w:left="720" w:hanging="360"/>
      </w:pPr>
      <w:r w:rsidDel="00000000" w:rsidR="00000000" w:rsidRPr="00000000">
        <w:rPr>
          <w:rtl w:val="0"/>
        </w:rPr>
        <w:t xml:space="preserve">Technical competence</w:t>
        <w:br w:type="textWrapping"/>
      </w:r>
    </w:p>
    <w:p w:rsidR="00000000" w:rsidDel="00000000" w:rsidP="00000000" w:rsidRDefault="00000000" w:rsidRPr="00000000" w14:paraId="000009AA">
      <w:pPr>
        <w:numPr>
          <w:ilvl w:val="0"/>
          <w:numId w:val="264"/>
        </w:numPr>
        <w:spacing w:after="0" w:afterAutospacing="0" w:before="0" w:beforeAutospacing="0" w:lineRule="auto"/>
        <w:ind w:left="720" w:hanging="360"/>
      </w:pPr>
      <w:r w:rsidDel="00000000" w:rsidR="00000000" w:rsidRPr="00000000">
        <w:rPr>
          <w:rtl w:val="0"/>
        </w:rPr>
        <w:t xml:space="preserve">Availability match</w:t>
        <w:br w:type="textWrapping"/>
      </w:r>
    </w:p>
    <w:p w:rsidR="00000000" w:rsidDel="00000000" w:rsidP="00000000" w:rsidRDefault="00000000" w:rsidRPr="00000000" w14:paraId="000009AB">
      <w:pPr>
        <w:numPr>
          <w:ilvl w:val="0"/>
          <w:numId w:val="264"/>
        </w:numPr>
        <w:spacing w:after="0" w:afterAutospacing="0" w:before="0" w:beforeAutospacing="0" w:lineRule="auto"/>
        <w:ind w:left="720" w:hanging="360"/>
      </w:pPr>
      <w:r w:rsidDel="00000000" w:rsidR="00000000" w:rsidRPr="00000000">
        <w:rPr>
          <w:rtl w:val="0"/>
        </w:rPr>
        <w:t xml:space="preserve">Budget realism</w:t>
        <w:br w:type="textWrapping"/>
      </w:r>
    </w:p>
    <w:p w:rsidR="00000000" w:rsidDel="00000000" w:rsidP="00000000" w:rsidRDefault="00000000" w:rsidRPr="00000000" w14:paraId="000009AC">
      <w:pPr>
        <w:numPr>
          <w:ilvl w:val="0"/>
          <w:numId w:val="264"/>
        </w:numPr>
        <w:spacing w:after="0" w:afterAutospacing="0" w:before="0" w:beforeAutospacing="0" w:lineRule="auto"/>
        <w:ind w:left="720" w:hanging="360"/>
      </w:pPr>
      <w:r w:rsidDel="00000000" w:rsidR="00000000" w:rsidRPr="00000000">
        <w:rPr>
          <w:rtl w:val="0"/>
        </w:rPr>
        <w:t xml:space="preserve">Growth mindset</w:t>
        <w:br w:type="textWrapping"/>
      </w:r>
    </w:p>
    <w:p w:rsidR="00000000" w:rsidDel="00000000" w:rsidP="00000000" w:rsidRDefault="00000000" w:rsidRPr="00000000" w14:paraId="000009AD">
      <w:pPr>
        <w:numPr>
          <w:ilvl w:val="0"/>
          <w:numId w:val="264"/>
        </w:numPr>
        <w:spacing w:after="480" w:before="0" w:beforeAutospacing="0" w:lineRule="auto"/>
        <w:ind w:left="720" w:hanging="360"/>
      </w:pPr>
      <w:r w:rsidDel="00000000" w:rsidR="00000000" w:rsidRPr="00000000">
        <w:rPr>
          <w:rtl w:val="0"/>
        </w:rPr>
        <w:t xml:space="preserve">Boundary clarity</w:t>
        <w:br w:type="textWrapping"/>
      </w:r>
    </w:p>
    <w:p w:rsidR="00000000" w:rsidDel="00000000" w:rsidP="00000000" w:rsidRDefault="00000000" w:rsidRPr="00000000" w14:paraId="000009AE">
      <w:pPr>
        <w:spacing w:after="240" w:before="240" w:lineRule="auto"/>
        <w:ind w:left="0" w:firstLine="0"/>
        <w:rPr/>
      </w:pPr>
      <w:r w:rsidDel="00000000" w:rsidR="00000000" w:rsidRPr="00000000">
        <w:rPr>
          <w:rtl w:val="0"/>
        </w:rPr>
        <w:t xml:space="preserve">Total Possible Score: 40</w:t>
      </w:r>
    </w:p>
    <w:p w:rsidR="00000000" w:rsidDel="00000000" w:rsidP="00000000" w:rsidRDefault="00000000" w:rsidRPr="00000000" w14:paraId="000009AF">
      <w:pPr>
        <w:spacing w:after="240" w:before="240" w:lineRule="auto"/>
        <w:ind w:left="0" w:firstLine="0"/>
        <w:rPr/>
      </w:pPr>
      <w:r w:rsidDel="00000000" w:rsidR="00000000" w:rsidRPr="00000000">
        <w:rPr>
          <w:rtl w:val="0"/>
        </w:rPr>
        <w:t xml:space="preserve">Threshold for Interview: 28+</w:t>
      </w:r>
    </w:p>
    <w:p w:rsidR="00000000" w:rsidDel="00000000" w:rsidP="00000000" w:rsidRDefault="00000000" w:rsidRPr="00000000" w14:paraId="000009B0">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1">
      <w:pPr>
        <w:pStyle w:val="Heading2"/>
        <w:keepNext w:val="0"/>
        <w:keepLines w:val="0"/>
        <w:ind w:left="0" w:firstLine="0"/>
        <w:rPr>
          <w:sz w:val="34"/>
          <w:szCs w:val="34"/>
        </w:rPr>
      </w:pPr>
      <w:bookmarkStart w:colFirst="0" w:colLast="0" w:name="_u78tqsvtz0i7" w:id="193"/>
      <w:bookmarkEnd w:id="193"/>
      <w:r w:rsidDel="00000000" w:rsidR="00000000" w:rsidRPr="00000000">
        <w:rPr>
          <w:sz w:val="34"/>
          <w:szCs w:val="34"/>
          <w:rtl w:val="0"/>
        </w:rPr>
        <w:t xml:space="preserve">PART 5 — ROLE COMBINATION GUIDANCE</w:t>
      </w:r>
    </w:p>
    <w:p w:rsidR="00000000" w:rsidDel="00000000" w:rsidP="00000000" w:rsidRDefault="00000000" w:rsidRPr="00000000" w14:paraId="000009B2">
      <w:pPr>
        <w:spacing w:after="240" w:before="240" w:lineRule="auto"/>
        <w:ind w:left="0" w:firstLine="0"/>
        <w:rPr/>
      </w:pPr>
      <w:r w:rsidDel="00000000" w:rsidR="00000000" w:rsidRPr="00000000">
        <w:rPr>
          <w:rtl w:val="0"/>
        </w:rPr>
        <w:t xml:space="preserve">In early stage, prioritize people who can hold two roles: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3">
            <w:pPr>
              <w:spacing w:after="240" w:before="240" w:lineRule="auto"/>
              <w:ind w:left="0" w:firstLine="0"/>
              <w:jc w:val="center"/>
              <w:rPr>
                <w:b w:val="1"/>
                <w:bCs w:val="1"/>
              </w:rPr>
            </w:pPr>
            <w:r w:rsidDel="00000000" w:rsidR="00000000" w:rsidRPr="00000000">
              <w:rPr>
                <w:b w:val="1"/>
                <w:bCs w:val="1"/>
                <w:rtl w:val="0"/>
              </w:rPr>
              <w:t xml:space="preserve">Combo 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4">
            <w:pPr>
              <w:spacing w:after="240" w:before="240" w:lineRule="auto"/>
              <w:ind w:left="0" w:firstLine="0"/>
              <w:jc w:val="center"/>
              <w:rPr>
                <w:b w:val="1"/>
                <w:bCs w:val="1"/>
              </w:rPr>
            </w:pPr>
            <w:r w:rsidDel="00000000" w:rsidR="00000000" w:rsidRPr="00000000">
              <w:rPr>
                <w:b w:val="1"/>
                <w:bCs w:val="1"/>
                <w:rtl w:val="0"/>
              </w:rPr>
              <w:t xml:space="preserve">Covers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5">
            <w:pPr>
              <w:spacing w:after="240" w:before="240" w:lineRule="auto"/>
              <w:ind w:left="0" w:firstLine="0"/>
              <w:rPr/>
            </w:pPr>
            <w:r w:rsidDel="00000000" w:rsidR="00000000" w:rsidRPr="00000000">
              <w:rPr>
                <w:rtl w:val="0"/>
              </w:rPr>
              <w:t xml:space="preserve">Tech Architect + Automation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6">
            <w:pPr>
              <w:spacing w:after="240" w:before="240" w:lineRule="auto"/>
              <w:ind w:left="0" w:firstLine="0"/>
              <w:rPr/>
            </w:pPr>
            <w:r w:rsidDel="00000000" w:rsidR="00000000" w:rsidRPr="00000000">
              <w:rPr>
                <w:rtl w:val="0"/>
              </w:rPr>
              <w:t xml:space="preserve">Full stack build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7">
            <w:pPr>
              <w:spacing w:after="240" w:before="240" w:lineRule="auto"/>
              <w:ind w:left="0" w:firstLine="0"/>
              <w:rPr/>
            </w:pPr>
            <w:r w:rsidDel="00000000" w:rsidR="00000000" w:rsidRPr="00000000">
              <w:rPr>
                <w:rtl w:val="0"/>
              </w:rPr>
              <w:t xml:space="preserve">Moderator + Community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8">
            <w:pPr>
              <w:spacing w:after="240" w:before="240" w:lineRule="auto"/>
              <w:ind w:left="0" w:firstLine="0"/>
              <w:rPr/>
            </w:pPr>
            <w:r w:rsidDel="00000000" w:rsidR="00000000" w:rsidRPr="00000000">
              <w:rPr>
                <w:rtl w:val="0"/>
              </w:rPr>
              <w:t xml:space="preserve">Live + Discord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9">
            <w:pPr>
              <w:spacing w:after="240" w:before="240" w:lineRule="auto"/>
              <w:ind w:left="0" w:firstLine="0"/>
              <w:rPr/>
            </w:pPr>
            <w:r w:rsidDel="00000000" w:rsidR="00000000" w:rsidRPr="00000000">
              <w:rPr>
                <w:rtl w:val="0"/>
              </w:rPr>
              <w:t xml:space="preserve">Content Producer + Streaming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A">
            <w:pPr>
              <w:spacing w:after="240" w:before="240" w:lineRule="auto"/>
              <w:ind w:left="0" w:firstLine="0"/>
              <w:rPr/>
            </w:pPr>
            <w:r w:rsidDel="00000000" w:rsidR="00000000" w:rsidRPr="00000000">
              <w:rPr>
                <w:rtl w:val="0"/>
              </w:rPr>
              <w:t xml:space="preserve">Media 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B">
            <w:pPr>
              <w:spacing w:after="240" w:before="240" w:lineRule="auto"/>
              <w:ind w:left="0" w:firstLine="0"/>
              <w:rPr/>
            </w:pPr>
            <w:r w:rsidDel="00000000" w:rsidR="00000000" w:rsidRPr="00000000">
              <w:rPr>
                <w:rtl w:val="0"/>
              </w:rPr>
              <w:t xml:space="preserve">Guest Liaison + Program Curator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C">
            <w:pPr>
              <w:spacing w:after="240" w:before="240" w:lineRule="auto"/>
              <w:ind w:left="0" w:firstLine="0"/>
              <w:rPr/>
            </w:pPr>
            <w:r w:rsidDel="00000000" w:rsidR="00000000" w:rsidRPr="00000000">
              <w:rPr>
                <w:rtl w:val="0"/>
              </w:rPr>
              <w:t xml:space="preserve">Programming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D">
            <w:pPr>
              <w:spacing w:after="240" w:before="240" w:lineRule="auto"/>
              <w:ind w:left="0" w:firstLine="0"/>
              <w:rPr/>
            </w:pPr>
            <w:r w:rsidDel="00000000" w:rsidR="00000000" w:rsidRPr="00000000">
              <w:rPr>
                <w:rtl w:val="0"/>
              </w:rPr>
              <w:t xml:space="preserve">Administrator + Fundraising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E">
            <w:pPr>
              <w:spacing w:after="240" w:before="240" w:lineRule="auto"/>
              <w:ind w:left="0" w:firstLine="0"/>
              <w:rPr/>
            </w:pPr>
            <w:r w:rsidDel="00000000" w:rsidR="00000000" w:rsidRPr="00000000">
              <w:rPr>
                <w:rtl w:val="0"/>
              </w:rPr>
              <w:t xml:space="preserve">Ops + money</w:t>
            </w:r>
          </w:p>
        </w:tc>
      </w:tr>
    </w:tbl>
    <w:p w:rsidR="00000000" w:rsidDel="00000000" w:rsidP="00000000" w:rsidRDefault="00000000" w:rsidRPr="00000000" w14:paraId="000009BF">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0">
      <w:pPr>
        <w:pStyle w:val="Heading2"/>
        <w:keepNext w:val="0"/>
        <w:keepLines w:val="0"/>
        <w:ind w:left="0" w:firstLine="0"/>
        <w:rPr>
          <w:sz w:val="34"/>
          <w:szCs w:val="34"/>
        </w:rPr>
      </w:pPr>
      <w:bookmarkStart w:colFirst="0" w:colLast="0" w:name="_4zmu53cufm0x" w:id="194"/>
      <w:bookmarkEnd w:id="194"/>
      <w:r w:rsidDel="00000000" w:rsidR="00000000" w:rsidRPr="00000000">
        <w:rPr>
          <w:sz w:val="34"/>
          <w:szCs w:val="34"/>
          <w:rtl w:val="0"/>
        </w:rPr>
        <w:t xml:space="preserve">PART 6 — BUDGET SIGNALING (FOR TRANSPARENCY)</w:t>
      </w:r>
    </w:p>
    <w:p w:rsidR="00000000" w:rsidDel="00000000" w:rsidP="00000000" w:rsidRDefault="00000000" w:rsidRPr="00000000" w14:paraId="000009C1">
      <w:pPr>
        <w:spacing w:after="240" w:before="240" w:lineRule="auto"/>
        <w:ind w:left="0" w:firstLine="0"/>
        <w:rPr/>
      </w:pPr>
      <w:r w:rsidDel="00000000" w:rsidR="00000000" w:rsidRPr="00000000">
        <w:rPr>
          <w:rtl w:val="0"/>
        </w:rPr>
        <w:t xml:space="preserve">Include this line in all RFPs:</w:t>
      </w:r>
    </w:p>
    <w:p w:rsidR="00000000" w:rsidDel="00000000" w:rsidP="00000000" w:rsidRDefault="00000000" w:rsidRPr="00000000" w14:paraId="000009C2">
      <w:pPr>
        <w:ind w:left="440" w:firstLine="0"/>
        <w:rPr>
          <w:color w:val="111111"/>
          <w:sz w:val="26"/>
          <w:szCs w:val="26"/>
        </w:rPr>
      </w:pPr>
      <w:r w:rsidDel="00000000" w:rsidR="00000000" w:rsidRPr="00000000">
        <w:rPr>
          <w:color w:val="111111"/>
          <w:sz w:val="26"/>
          <w:szCs w:val="26"/>
          <w:rtl w:val="0"/>
        </w:rPr>
        <w:t xml:space="preserve">We are a values-aligned, early-stage ecosystem operating within evolving funding capacity. We invite transparent, flexible, and creative compensation proposals and are committed to fair pay within our means.</w:t>
      </w:r>
    </w:p>
    <w:p w:rsidR="00000000" w:rsidDel="00000000" w:rsidP="00000000" w:rsidRDefault="00000000" w:rsidRPr="00000000" w14:paraId="000009C3">
      <w:pPr>
        <w:spacing w:after="240" w:before="240" w:lineRule="auto"/>
        <w:ind w:left="0" w:firstLine="0"/>
        <w:rPr>
          <w:ins w:author="Nadim Hamdan" w:id="2" w:date="2026-01-27T19:36:30Z"/>
          <w:rPrChange w:author="Nadim Hamdan" w:id="3" w:date="2026-01-27T19:36:30Z">
            <w:rPr>
              <w:color w:val="111111"/>
              <w:sz w:val="26"/>
              <w:szCs w:val="26"/>
            </w:rPr>
          </w:rPrChange>
        </w:rPr>
      </w:pPr>
      <w:ins w:author="Nadim Hamdan" w:id="2" w:date="2026-01-27T19:36:30Z">
        <w:r w:rsidDel="00000000" w:rsidR="00000000" w:rsidRPr="00000000">
          <w:rPr>
            <w:rtl w:val="0"/>
          </w:rPr>
        </w:r>
      </w:ins>
    </w:p>
    <w:p w:rsidR="00000000" w:rsidDel="00000000" w:rsidP="00000000" w:rsidRDefault="00000000" w:rsidRPr="00000000" w14:paraId="000009C4">
      <w:pPr>
        <w:spacing w:after="240" w:before="240" w:lineRule="auto"/>
        <w:ind w:left="0" w:firstLine="0"/>
        <w:rPr>
          <w:ins w:author="Nadim Hamdan" w:id="2" w:date="2026-01-27T19:36:30Z"/>
          <w:rPrChange w:author="Nadim Hamdan" w:id="3" w:date="2026-01-27T19:36:30Z">
            <w:rPr>
              <w:color w:val="111111"/>
              <w:sz w:val="26"/>
              <w:szCs w:val="26"/>
            </w:rPr>
          </w:rPrChange>
        </w:rPr>
      </w:pPr>
      <w:ins w:author="Nadim Hamdan" w:id="2" w:date="2026-01-27T19:36:30Z">
        <w:r w:rsidDel="00000000" w:rsidR="00000000" w:rsidRPr="00000000">
          <w:rPr>
            <w:rtl w:val="0"/>
          </w:rPr>
        </w:r>
      </w:ins>
    </w:p>
    <w:p w:rsidR="00000000" w:rsidDel="00000000" w:rsidP="00000000" w:rsidRDefault="00000000" w:rsidRPr="00000000" w14:paraId="000009C5">
      <w:pPr>
        <w:pStyle w:val="Heading2"/>
        <w:spacing w:after="240" w:before="240" w:lineRule="auto"/>
        <w:ind w:left="0" w:firstLine="0"/>
        <w:rPr>
          <w:rPrChange w:author="Nadim Hamdan" w:id="5" w:date="2026-01-27T19:36:36Z">
            <w:rPr/>
          </w:rPrChange>
        </w:rPr>
        <w:pPrChange w:author="Nadim Hamdan" w:id="0" w:date="2026-01-27T19:36:36Z">
          <w:pPr>
            <w:spacing w:after="240" w:before="240" w:lineRule="auto"/>
            <w:ind w:left="0" w:firstLine="0"/>
          </w:pPr>
        </w:pPrChange>
      </w:pPr>
      <w:ins w:author="Nadim Hamdan" w:id="4" w:date="2026-01-27T19:36:36Z">
        <w:commentRangeStart w:id="14"/>
        <w:commentRangeStart w:id="15"/>
        <w:commentRangeStart w:id="16"/>
        <w:commentRangeStart w:id="17"/>
        <w:commentRangeStart w:id="18"/>
        <w:r w:rsidDel="00000000" w:rsidR="00000000" w:rsidRPr="00000000">
          <w:rPr>
            <w:rtl w:val="0"/>
            <w:rPrChange w:author="Nadim Hamdan" w:id="3" w:date="2026-01-27T19:36:30Z">
              <w:rPr>
                <w:color w:val="111111"/>
                <w:sz w:val="26"/>
                <w:szCs w:val="26"/>
              </w:rPr>
            </w:rPrChange>
          </w:rPr>
          <w:t xml:space="preserve">What strategy do you have to make sure young, capable people actually show up consistently, instead of this turning into yet another well intentioned </w:t>
        </w:r>
        <w:commentRangeStart w:id="14"/>
        <w:commentRangeEnd w:id="14"/>
        <w:r w:rsidDel="00000000" w:rsidR="00000000" w:rsidRPr="00000000">
          <w:commentReference w:id="14"/>
        </w:r>
        <w:commentRangeStart w:id="15"/>
        <w:commentRangeEnd w:id="15"/>
        <w:r w:rsidDel="00000000" w:rsidR="00000000" w:rsidRPr="00000000">
          <w:commentReference w:id="15"/>
        </w:r>
        <w:commentRangeStart w:id="16"/>
        <w:commentRangeEnd w:id="16"/>
        <w:r w:rsidDel="00000000" w:rsidR="00000000" w:rsidRPr="00000000">
          <w:commentReference w:id="16"/>
        </w:r>
        <w:commentRangeStart w:id="17"/>
        <w:commentRangeEnd w:id="17"/>
        <w:r w:rsidDel="00000000" w:rsidR="00000000" w:rsidRPr="00000000">
          <w:commentReference w:id="17"/>
        </w:r>
        <w:commentRangeStart w:id="18"/>
        <w:commentRangeEnd w:id="18"/>
        <w:r w:rsidDel="00000000" w:rsidR="00000000" w:rsidRPr="00000000">
          <w:commentReference w:id="18"/>
        </w:r>
        <w:r w:rsidDel="00000000" w:rsidR="00000000" w:rsidRPr="00000000">
          <w:rPr>
            <w:rtl w:val="0"/>
            <w:rPrChange w:author="Nadim Hamdan" w:id="5" w:date="2026-01-27T19:36:36Z">
              <w:rPr>
                <w:color w:val="111111"/>
                <w:sz w:val="26"/>
                <w:szCs w:val="26"/>
              </w:rPr>
            </w:rPrChange>
          </w:rPr>
          <w:t xml:space="preserve">weekly</w:t>
        </w:r>
        <w:r w:rsidDel="00000000" w:rsidR="00000000" w:rsidRPr="00000000">
          <w:rPr>
            <w:rtl w:val="0"/>
            <w:rPrChange w:author="Nadim Hamdan" w:id="3" w:date="2026-01-27T19:36:30Z">
              <w:rPr>
                <w:color w:val="111111"/>
                <w:sz w:val="26"/>
                <w:szCs w:val="26"/>
              </w:rPr>
            </w:rPrChange>
          </w:rPr>
          <w:t xml:space="preserve"> (like many other similar initiatives from very promising organizations) where, over time, only very old people with fading clarity and no money left are in the room?</w:t>
        </w:r>
      </w:ins>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adim Hamdan" w:id="5" w:date="2026-01-27T18:43:10Z">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Jitsi does not record the meeting, but it records your desktop screen, which will restrict the host a bit, as you don't want to show everything you do...</w:t>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people solv this by having a co-host who only takes care of the recording...</w:t>
      </w:r>
    </w:p>
  </w:comment>
  <w:comment w:author="Syd Harvey" w:id="6" w:date="2026-01-28T15:14:22Z">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 think you can find another software to do the recording @nadim88amdan@gmail.com - ideas of solutions for that?</w:t>
      </w:r>
    </w:p>
  </w:comment>
  <w:comment w:author="Nadim Hamdan" w:id="7" w:date="2026-01-29T02:49:00Z">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realy, if it's an other software, than you have the same issue you have in Jitsi. You need to ask yourself, what is recording? Is it your computer, like in Jitsi or any other platform, or is it the Server, like zoom / google meet does, and the other professional webinar platforms. The most secure option, which the big industries use is webex.com from CISCO</w:t>
      </w:r>
    </w:p>
  </w:comment>
  <w:comment w:author="Nadim Hamdan" w:id="14" w:date="2026-01-27T19:38:07Z">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@sydney.griffith123@gmail.com ??? 😅</w:t>
      </w:r>
    </w:p>
  </w:comment>
  <w:comment w:author="Syd Harvey" w:id="15" w:date="2026-01-28T15:10:01Z">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feels really important to me that we don’t wait until everything feels “ready” or fully formed before being more visible. PPP is alive, and it needs to be felt in motion. Going live weekly feels like a way to let the field breathe, signal what we’re exploring, and invite the right people to find us while we’re still shaping things.</w:t>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also see this as a way to attract folks who have time, care, and the capacity to contribute. These kinds of people tend to show up when something feels honest, open, and in practice, not locked behind polished decks or closed rooms.</w:t>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regenerative capital flows sessions are my lane within PPP, and they tie directly into my work with Kinship Earth. I’m excited about using that space to convene thinkers, funders, organizers, and experimenters - and let that energy feed the wider ecosystem.</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Being public about Unified Sanctuaries feels like a way to attract aligned stewards / co-creators. </w:t>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holding this as an experiment in generosity with boundaries. Not everyone will contribute in the same way, and that’s okay. I trust that the right people will step forward, and that we will adjust as we go.</w:t>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Mostly, I’m excited. This feels like a way to keep these projects alive, permeable, and relational so the people who are meant to build with us can find us.</w:t>
      </w:r>
    </w:p>
  </w:comment>
  <w:comment w:author="Syd Harvey" w:id="16" w:date="2026-01-28T15:10:05Z">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@nadim88amdan@gmail.com</w:t>
      </w:r>
    </w:p>
  </w:comment>
  <w:comment w:author="Nadim Hamdan" w:id="17" w:date="2026-01-29T02:34:03Z">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feel you! and I want this too. At the same time, experience has shown that when something isn’t exclusive, it tends to attract mostly low-quality leads.</w:t>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feeling much more drawn to the approach of our beloved sister, Susan Moora: personally inviting a small number of carefully selected, high-quality individuals, and asking each of them to invite one more. That way it ripples outward organically, and stays in high quality.</w:t>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 you feel about this? 🙂</w:t>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@sydney.griffith123@gmail.com</w:t>
      </w:r>
    </w:p>
  </w:comment>
  <w:comment w:author="Syd Harvey" w:id="18" w:date="2026-01-29T12:01:51Z">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idea  :) I like this</w:t>
      </w:r>
    </w:p>
  </w:comment>
  <w:comment w:author="Nadim Hamdan" w:id="13" w:date="2026-01-27T19:23:20Z">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Careful with breathwork!</w:t>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it is not done properly within the framework of Pranayama, which many western hobby yogis are not aware of, breath is always connected to prana (life force). Prana is co-governed by the chakras.</w:t>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form of breathwork influences the chakras. If we do not know exactly what we are doing, it is easy to create imbalances in the chakras and energy system.</w:t>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 pitfall is often overlooked by western yoga and breathwork enthusiasts is that these Eastern spiritual practices usually unfold after 49 days (one mandala or cosmic cycle). The effects take time to surface, which is why people often do not immediately realize when something is going wrong energetically</w:t>
      </w:r>
    </w:p>
  </w:comment>
  <w:comment w:author="Nadim Hamdan" w:id="8" w:date="2026-01-27T18:14:15Z">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be done with notion itself</w:t>
      </w:r>
    </w:p>
  </w:comment>
  <w:comment w:author="Nadim Hamdan" w:id="12" w:date="2026-01-27T18:46:23Z">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Airtable has forms, so no need for Tally, and notion does that too, so no need for either tally nor airtable...</w:t>
      </w:r>
    </w:p>
  </w:comment>
  <w:comment w:author="Nadim Hamdan" w:id="9" w:date="2026-01-27T18:14:28Z">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well can be done with notion itself</w:t>
      </w:r>
    </w:p>
  </w:comment>
  <w:comment w:author="Syd Harvey" w:id="10" w:date="2026-01-28T15:15:51Z">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what about the option for ppl to add themselves in as a potential speaker / educator? i know notion can have diff permissions per page but my hope here is for ppl to see who's also proposed themselves as a speaker and then to be able to add their name - without being able to edit other things on page @nadim88amdan@gmail.com</w:t>
      </w:r>
    </w:p>
  </w:comment>
  <w:comment w:author="Nadim Hamdan" w:id="11" w:date="2026-01-29T02:53:35Z">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Notion is highly customizable. It has as well forms. You might want to try it, when you klick on the + in a new line, you can create a form.  </w:t>
      </w:r>
    </w:p>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maybe we want to look into Tally too, if we want advanced forms, with email notification and so on....</w:t>
      </w:r>
    </w:p>
  </w:comment>
  <w:comment w:author="Nadim Hamdan" w:id="2" w:date="2026-01-27T18:15:56Z">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https://vid.rocket.re-cloud.io/</w:t>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a german friend, self-hosted, GDPR conform</w:t>
      </w:r>
    </w:p>
  </w:comment>
  <w:comment w:author="Syd Harvey" w:id="3" w:date="2026-01-28T15:14:46Z">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a version of Jitsi? @nadim88amdan@gmail.com</w:t>
      </w:r>
    </w:p>
  </w:comment>
  <w:comment w:author="Nadim Hamdan" w:id="4" w:date="2026-01-29T02:50:43Z">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it's Jitsi self hosted on a private server from a friend in germany.</w:t>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could do that too. But again, no proper recording, and might not be as user friendly for all kind of people....</w:t>
      </w:r>
    </w:p>
  </w:comment>
  <w:comment w:author="Syd Harvey" w:id="0" w:date="2026-01-28T15:50:59Z">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@nadim88amdan@gmail.com - just added this email outreach to friends of mine who have these skills - thoughts ? what's your interest in supporting here?</w:t>
      </w:r>
    </w:p>
  </w:comment>
  <w:comment w:author="Nadim Hamdan" w:id="1" w:date="2026-01-29T02:26:27Z">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listed needed skills are on point. I'm happy to help with all of them. But it would be good to have a team 👍</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Arial"/>
  <w:font w:name="Cardo">
    <w:embedRegular w:fontKey="{00000000-0000-0000-0000-000000000000}" r:id="rId1" w:subsetted="0"/>
    <w:embedBold w:fontKey="{00000000-0000-0000-0000-000000000000}" r:id="rId2" w:subsetted="0"/>
    <w:embedItalic w:fontKey="{00000000-0000-0000-0000-000000000000}" r:id="rId3" w:subsetted="0"/>
  </w:font>
  <w:font w:name="Arim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ind w:left="-7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Arimo-regular.ttf"/><Relationship Id="rId5" Type="http://schemas.openxmlformats.org/officeDocument/2006/relationships/font" Target="fonts/Arimo-bold.ttf"/><Relationship Id="rId6" Type="http://schemas.openxmlformats.org/officeDocument/2006/relationships/font" Target="fonts/Arimo-italic.ttf"/><Relationship Id="rId7"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